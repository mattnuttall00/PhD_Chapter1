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CFDE7" w14:textId="7B83EA12" w:rsidR="007C5BEC" w:rsidRPr="00634903" w:rsidRDefault="00F60FCB" w:rsidP="00F60FCB">
      <w:pPr>
        <w:rPr>
          <w:b/>
          <w:bCs/>
          <w:sz w:val="24"/>
          <w:szCs w:val="24"/>
        </w:rPr>
      </w:pPr>
      <w:r w:rsidRPr="00634903">
        <w:rPr>
          <w:b/>
          <w:bCs/>
          <w:sz w:val="24"/>
          <w:szCs w:val="24"/>
        </w:rPr>
        <w:t xml:space="preserve">Introduction </w:t>
      </w:r>
    </w:p>
    <w:p w14:paraId="420FC14A" w14:textId="5497D7BD" w:rsidR="00687B98" w:rsidRDefault="0090243F" w:rsidP="00F60FCB">
      <w:r>
        <w:t xml:space="preserve">Southeast Asia (SEA) </w:t>
      </w:r>
      <w:r w:rsidR="002D55B0">
        <w:t xml:space="preserve">is characterised by complex biogeography and extensive tropical forest cover resulting in exceptional biological diversity, yet it has one of the highest rates of deforestation in the world </w:t>
      </w:r>
      <w:r w:rsidR="002D55B0">
        <w:fldChar w:fldCharType="begin"/>
      </w:r>
      <w:r w:rsidR="002D55B0">
        <w:instrText xml:space="preserve"> ADDIN ZOTERO_ITEM CSL_CITATION {"citationID":"cD8gqEDG","properties":{"formattedCitation":"(Hughes, 2017)","plainCitation":"(Hughes, 2017)","noteIndex":0},"citationItems":[{"id":2333,"uris":["http://zotero.org/users/2170232/items/JBG8BXBR"],"uri":["http://zotero.org/users/2170232/items/JBG8BXBR"],"itemData":{"id":2333,"type":"article-journal","abstract":"Southeast Asia (SE Asia) is a known global hotspot of biodiversity and endemism, yet the region is also one of the most biotically threatened. Ecosystems across the region are threatened by an array of drivers, each of which increases the probability of extinction of species in a variety of ecosystems. These issues are symptomatic of the issues that face the global tropics; however, with around 4 billion people in the wider region and the associated pressures on biodiversity, this region may be under some of the greatest levels of biotic threat. Deforestation rates in SE Asia are some of the highest globally, additionally it has the highest rate of mining in the tropics, around the greatest number of hydropower dams under construction, and a consumption of species for traditional medicines which is a threat to biodiversity globally. In this review, the greatest threats to regional biodiversity in the SE Asian region are discussed. Tree-plantations and deforestation represent one of the most imminent threats, and some countries have already lost over half their original forest cover (i.e., the Philippines, parts of Indonesia), with projections of as much as 98% loss for some regions in the coming decade. Hunting and trade represent a significant threat as demand stems not only for food, but also for medicine, for ornamentation, and as a status symbol. Mining represents a frequently overlooked threat, as the Asian region is one of the greatest exporters of limestone and various minerals globally, and the cost of this to biodiversity is not only through the direct loss of areas for mines, but also through the development of roads that further fragment the landscape, the leakage of heavy metals, and the destruction of limestone karsts, which represent global endemicity hotspots. Reservoir construction, wetland drainage, fires, pollution, invasive species, disease, and finally climate change are also considered. Once each issue has been discussed, the overall prognosis of regional biodiversity and priority actions to protect SE Asian biodiversity in the future is discussed.","container-title":"Ecosphere","DOI":"10.1002/ecs2.1624","ISSN":"2150-8925","issue":"1","language":"en","page":"e01624","source":"Wiley Online Library","title":"Understanding the drivers of Southeast Asian biodiversity loss","volume":"8","author":[{"family":"Hughes","given":"Alice C."}],"issued":{"date-parts":[["2017"]]}}}],"schema":"https://github.com/citation-style-language/schema/raw/master/csl-citation.json"} </w:instrText>
      </w:r>
      <w:r w:rsidR="002D55B0">
        <w:fldChar w:fldCharType="separate"/>
      </w:r>
      <w:r w:rsidR="002D55B0" w:rsidRPr="002D55B0">
        <w:rPr>
          <w:rFonts w:ascii="Calibri" w:hAnsi="Calibri" w:cs="Calibri"/>
        </w:rPr>
        <w:t>(Hughes, 2017)</w:t>
      </w:r>
      <w:r w:rsidR="002D55B0">
        <w:fldChar w:fldCharType="end"/>
      </w:r>
      <w:r w:rsidR="002D55B0">
        <w:t>.</w:t>
      </w:r>
      <w:r w:rsidR="00241429">
        <w:t xml:space="preserve"> Deforestation rates in SEA are comparable only with those of Latin America </w:t>
      </w:r>
      <w:r w:rsidR="00241429">
        <w:fldChar w:fldCharType="begin"/>
      </w:r>
      <w:r w:rsidR="00241429">
        <w:instrText xml:space="preserve"> ADDIN ZOTERO_ITEM CSL_CITATION {"citationID":"mNm3qyn4","properties":{"formattedCitation":"(Estoque et al., 2019)","plainCitation":"(Estoque et al., 2019)","noteIndex":0},"citationItems":[{"id":2193,"uris":["http://zotero.org/users/2170232/items/XLXDWBAC"],"uri":["http://zotero.org/users/2170232/items/XLXDWBAC"],"itemData":{"id":2193,"type":"article-journal","abstract":"While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rsidR="00241429">
        <w:fldChar w:fldCharType="separate"/>
      </w:r>
      <w:r w:rsidR="00241429" w:rsidRPr="00241429">
        <w:rPr>
          <w:rFonts w:ascii="Calibri" w:hAnsi="Calibri" w:cs="Calibri"/>
        </w:rPr>
        <w:t>(Estoque et al., 2019)</w:t>
      </w:r>
      <w:r w:rsidR="00241429">
        <w:fldChar w:fldCharType="end"/>
      </w:r>
      <w:r w:rsidR="00241429">
        <w:t xml:space="preserve">, and the resulting habitat loss is arguably more damaging to biodiversity </w:t>
      </w:r>
      <w:r w:rsidR="00241429">
        <w:fldChar w:fldCharType="begin"/>
      </w:r>
      <w:r w:rsidR="00241429">
        <w:instrText xml:space="preserve"> ADDIN ZOTERO_ITEM CSL_CITATION {"citationID":"tpuzUy2s","properties":{"formattedCitation":"(Sodhi et al., 2010, 2004)","plainCitation":"(Sodhi et al., 2010, 2004)","noteIndex":0},"citationItems":[{"id":2297,"uris":["http://zotero.org/users/2170232/items/S5R8A7NT"],"uri":["http://zotero.org/users/2170232/items/S5R8A7NT"],"itemData":{"id":2297,"type":"article-journal","container-title":"Biodiversity and Conservation","DOI":"10.1007/s10531-009-9607-5","ISSN":"0960-3115, 1572-9710","issue":"2","language":"en","page":"317-328","source":"CrossRef","title":"The state and conservation of Southeast Asian biodiversity","volume":"19","author":[{"family":"Sodhi","given":"Navjot S."},{"family":"Posa","given":"Mary Rose C."},{"family":"Lee","given":"Tien Ming"},{"family":"Bickford","given":"David"},{"family":"Koh","given":"Lian Pin"},{"family":"Brook","given":"Barry W."}],"issued":{"date-parts":[["2010",2]]}}},{"id":55,"uris":["http://zotero.org/users/2170232/items/85N2SVTB"],"uri":["http://zotero.org/users/2170232/items/85N2SVTB"],"itemData":{"id":55,"type":"article-journal","container-title":"Trends in Ecology &amp; Evolution","DOI":"10.1016/j.tree.2004.09.006","ISSN":"01695347","issue":"12","language":"en","page":"654-660","source":"CrossRef","title":"Southeast Asian biodiversity: an impending disaster","title-short":"Southeast Asian biodiversity","volume":"19","author":[{"family":"Sodhi","given":"Navjot S."},{"family":"Koh","given":"Lian Pin"},{"family":"Brook","given":"Barry W."},{"family":"Ng","given":"Peter K.L."}],"issued":{"date-parts":[["2004"]]}}}],"schema":"https://github.com/citation-style-language/schema/raw/master/csl-citation.json"} </w:instrText>
      </w:r>
      <w:r w:rsidR="00241429">
        <w:fldChar w:fldCharType="separate"/>
      </w:r>
      <w:r w:rsidR="00241429" w:rsidRPr="00241429">
        <w:rPr>
          <w:rFonts w:ascii="Calibri" w:hAnsi="Calibri" w:cs="Calibri"/>
        </w:rPr>
        <w:t>(Sodhi et al., 2010, 2004)</w:t>
      </w:r>
      <w:r w:rsidR="00241429">
        <w:fldChar w:fldCharType="end"/>
      </w:r>
      <w:r w:rsidR="00241429">
        <w:t>. The loss of SEA’s forests has</w:t>
      </w:r>
      <w:r w:rsidR="00607930">
        <w:t xml:space="preserve"> potentially severe consequences for climate change </w:t>
      </w:r>
      <w:r w:rsidR="00607930">
        <w:fldChar w:fldCharType="begin"/>
      </w:r>
      <w:r w:rsidR="00607930">
        <w:instrText xml:space="preserve"> ADDIN ZOTERO_ITEM CSL_CITATION {"citationID":"AseaowXU","properties":{"formattedCitation":"(Ceddia et al., 2015)","plainCitation":"(Ceddia et al., 2015)","noteIndex":0},"citationItems":[{"id":2142,"uris":["http://zotero.org/users/2170232/items/96TCP83Z"],"uri":["http://zotero.org/users/2170232/items/96TCP83Z"],"itemData":{"id":2142,"type":"article-journal","abstract":"Agricultural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607930">
        <w:fldChar w:fldCharType="separate"/>
      </w:r>
      <w:r w:rsidR="00607930" w:rsidRPr="00607930">
        <w:rPr>
          <w:rFonts w:ascii="Calibri" w:hAnsi="Calibri" w:cs="Calibri"/>
        </w:rPr>
        <w:t>(Ceddia et al., 2015)</w:t>
      </w:r>
      <w:r w:rsidR="00607930">
        <w:fldChar w:fldCharType="end"/>
      </w:r>
      <w:r w:rsidR="00607930">
        <w:t xml:space="preserve">, ecosystem-based adaptation </w:t>
      </w:r>
      <w:r w:rsidR="00607930">
        <w:fldChar w:fldCharType="begin"/>
      </w:r>
      <w:r w:rsidR="00607930">
        <w:instrText xml:space="preserve"> ADDIN ZOTERO_ITEM CSL_CITATION {"citationID":"fqc8sra8","properties":{"formattedCitation":"(Estoque et al., 2019)","plainCitation":"(Estoque et al., 2019)","noteIndex":0},"citationItems":[{"id":2193,"uris":["http://zotero.org/users/2170232/items/XLXDWBAC"],"uri":["http://zotero.org/users/2170232/items/XLXDWBAC"],"itemData":{"id":2193,"type":"article-journal","abstract":"While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rsidR="00607930">
        <w:fldChar w:fldCharType="separate"/>
      </w:r>
      <w:r w:rsidR="00607930" w:rsidRPr="00607930">
        <w:rPr>
          <w:rFonts w:ascii="Calibri" w:hAnsi="Calibri" w:cs="Calibri"/>
        </w:rPr>
        <w:t>(Estoque et al., 2019)</w:t>
      </w:r>
      <w:r w:rsidR="00607930">
        <w:fldChar w:fldCharType="end"/>
      </w:r>
      <w:r w:rsidR="00607930">
        <w:t xml:space="preserve">, local people </w:t>
      </w:r>
      <w:r w:rsidR="00EB1A92">
        <w:fldChar w:fldCharType="begin"/>
      </w:r>
      <w:r w:rsidR="00740187">
        <w:instrText xml:space="preserve"> ADDIN ZOTERO_ITEM CSL_CITATION {"citationID":"RcrAL2wZ","properties":{"formattedCitation":"(Culas, 2007; Frewer and Chan, 2014; Gaughan et al., 2009; Poffenberger, 2006)","plainCitation":"(Culas, 2007; Frewer and Chan, 2014; Gaughan et al., 2009; Poffenberger, 2006)","noteIndex":0},"citationItems":[{"id":2123,"uris":["http://zotero.org/users/2170232/items/GFXZ4GUN"],"uri":["http://zotero.org/users/2170232/items/GFXZ4GUN"],"itemData":{"id":2123,"type":"article-journal","abstract":"Institutions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W."},{"family":"Southworth","given":"Jane"}],"issued":{"date-parts":[["2009",4,1]]}}},{"id":2737,"uris":["http://zotero.org/users/2170232/items/BT8F3AB3"],"uri":["http://zotero.org/users/2170232/items/BT8F3AB3"],"itemData":{"id":2737,"type":"article-journal","abstract":"This paper documents experiences of community forest management in five Southeast Asian nations. It briefly describes the historical and political context that frames contemporary forest sector changes, examining important shifts occurring in the forest policy sector in Cambodia, Indonesia, the Philippines, Thailand and Vietnam, following the decline of industrial forest management paradigms over the last two decades and the emergence of a new generation of environmentally and socially oriented policies and legislation. The paper explores how these new policies, laws and national programmes are affecting forest-dependent people across the region in an effort to track the transition in forest management on the ground. The paper also examines how community forestry systems are affecting forest cover, biodiversity and rural livelihoods.","container-title":"International Journal of Environment and Sustainable Development","DOI":"10.1504/IJESD.2006.008683","ISSN":"1474-6778","issue":"1","note":"publisher: Inderscience Publishers","page":"57-69","source":"inderscienceonline.com (Atypon)","title":"People in the forest: community forestry experiences from Southeast Asia","title-short":"People in the forest","volume":"5","author":[{"family":"Poffenberger","given":"Mark"}],"issued":{"date-parts":[["2006",1,1]]}}}],"schema":"https://github.com/citation-style-language/schema/raw/master/csl-citation.json"} </w:instrText>
      </w:r>
      <w:r w:rsidR="00EB1A92">
        <w:fldChar w:fldCharType="separate"/>
      </w:r>
      <w:r w:rsidR="00740187" w:rsidRPr="00740187">
        <w:rPr>
          <w:rFonts w:ascii="Calibri" w:hAnsi="Calibri" w:cs="Calibri"/>
        </w:rPr>
        <w:t>(Culas, 2007; Frewer and Chan, 2014; Gaughan et al., 2009; Poffenberger, 2006)</w:t>
      </w:r>
      <w:r w:rsidR="00EB1A92">
        <w:fldChar w:fldCharType="end"/>
      </w:r>
      <w:r w:rsidR="00607930">
        <w:t xml:space="preserve">, and biodiversity </w:t>
      </w:r>
      <w:r w:rsidR="0085516E">
        <w:fldChar w:fldCharType="begin"/>
      </w:r>
      <w:r w:rsidR="0085516E">
        <w:instrText xml:space="preserve"> ADDIN ZOTERO_ITEM CSL_CITATION {"citationID":"mDx6OkB0","properties":{"formattedCitation":"(Chapman et al., 2018; Hearn et al., 2018)","plainCitation":"(Chapman et al., 2018; Hearn et al., 2018)","noteIndex":0},"citationItems":[{"id":1976,"uris":["http://zotero.org/users/2170232/items/Y9Y4H5KS"],"uri":["http://zotero.org/users/2170232/items/Y9Y4H5KS"],"itemData":{"id":1976,"type":"article-journal","abstract":"Biodiversity conservation strategies increasingly target maintaining evolutionary history and the resilience of ecosystem function, not just species richness (SR). This has led to the emergence of two metrics commonly proposed as tools for decision making: phylogenetic diversity (PD) and functional diversity (FD). Yet, the extent to which they are interchangeable remains poorly understood. We explore shifts in and relationships between FD and PD of bird communities across a disturbance gradient in Borneo, from old-growth tropical forest to oil palm plantation. We show a marked decline in PD, and an increase in phylogenetic mean nearest taxon distance from forest to oil palm, in line with declining SR across the gradient. However, phylogenetic mean pairwise distance is constrained by forest logging more than by conversion to oil palm, taking account of SR. The decline in FD across the gradient is less severe than in PD, with all metrics indicating relatively high trait diversity in oil palm despite low SR, although functional redundancy is much reduced. Accounting for SR, levels of functional over- or under-dispersion of bird communities are strongly coupled to habitat disturbance level rather than to any equivalent phylogenetic metric. Policy implications. We suggest that while phylogenetic diversity (PD) is an improvement on species richness as a proxy for functional diversity (FD), conservation decisions based on phylogenetic diversity alone cannot reliably safeguard maximal functional diversity. Thus, phylogenetic diversity and functional diversity are related but still complementary. Priority setting exercises should use these metrics in combination to identify conservation targets.","container-title":"Journal of Applied Ecology","DOI":"10.1111/1365-2664.13073","ISSN":"1365-2664","issue":"4","language":"en","page":"1604-1614","source":"Wiley Online Library","title":"Contrasting impacts of land-use change on phylogenetic and functional diversity of tropical forest birds","volume":"55","author":[{"family":"Chapman","given":"Philip M."},{"family":"Tobias","given":"Joseph A."},{"family":"Edwards","given":"David P."},{"family":"Davies","given":"Richard G."}],"issued":{"date-parts":[["2018",7,1]]}}},{"id":1842,"uris":["http://zotero.org/users/2170232/items/VQMXAE7B"],"uri":["http://zotero.org/users/2170232/items/VQMXAE7B"],"itemData":{"id":1842,"type":"article-journal","abstract":"The forests of Borneo support some of the highest biodiversity in the world, yet have experienced among the world's highest rates of deforestation. Such rapid forest loss and associated fragmentation reduces the availability of suitable habitat for wildlife and creates dispersion barriers. Understanding the prevalence and impacts of this anthropogenic disturbance, and developing ways in which to mitigate such changes, is thus critical to the conservation of Borneo's wildlife. Here, we applied a path selection function with conditional logistic regression and used it to develop a resistance surface for a population of Sunda clouded leopards (Neofelis diardi) residing within a fragmented and human dominated landscape in Malaysian Borneo. We used cumulative resistant kernel and factorial least-cost path analysis to predict how connectivity may change in response to four future scenarios involving conversion of remaining unproductive forest to palm oil plantations, conversion of unproductive palm oil back to forest, and restoration of a riparian buffer zone along the river, and combination of the two forest restoration scenarios. We showed that Sunda clouded leopard movement is facilitated by forest canopy cover and resisted by non-forest vegetation, particularly recently cleared/planted and underproductive (flooded) plantation areas with low canopy closure. By combining resistant kernel and factorial least-cost path modelling we mapped core areas and the main linkages among them, and identified several key pinch points that may limit regional connectivity of the population. We predict that Sunda clouded leopard connectivity in the region can be greatly enhanced through the protection of privately owned forest patches and the reforestation of underproductive oil palm plantation areas, and creation of a forested buffer zone along the river. Conversely, we show that if the region's unprotected forests were to be converted to plantations then connectivity across the Kinabatangan floodplain would be significantly reduced.","container-title":"Biological Conservation","DOI":"10.1016/j.biocon.2018.04.016","ISSN":"0006-3207","journalAbbreviation":"Biological Conservation","page":"232-240","source":"ScienceDirect","title":"Evaluating scenarios of landscape change for Sunda clouded leopard connectivity in a human dominated landscape","volume":"222","author":[{"family":"Hearn","given":"Andrew J."},{"family":"Cushman","given":"Samuel A."},{"family":"Goossens","given":"Benoit"},{"family":"Macdonald","given":"Ewan"},{"family":"Ross","given":"Joanna"},{"family":"Hunter","given":"Luke T. B."},{"family":"Abram","given":"Nicola K."},{"family":"Macdonald","given":"David W."}],"issued":{"date-parts":[["2018",6,1]]}}}],"schema":"https://github.com/citation-style-language/schema/raw/master/csl-citation.json"} </w:instrText>
      </w:r>
      <w:r w:rsidR="0085516E">
        <w:fldChar w:fldCharType="separate"/>
      </w:r>
      <w:r w:rsidR="0085516E" w:rsidRPr="0085516E">
        <w:rPr>
          <w:rFonts w:ascii="Calibri" w:hAnsi="Calibri" w:cs="Calibri"/>
        </w:rPr>
        <w:t>(Chapman et al., 2018; Hearn et al., 2018)</w:t>
      </w:r>
      <w:r w:rsidR="0085516E">
        <w:fldChar w:fldCharType="end"/>
      </w:r>
      <w:r w:rsidR="0085516E">
        <w:t xml:space="preserve">. </w:t>
      </w:r>
      <w:r w:rsidR="009E7236">
        <w:t xml:space="preserve">The </w:t>
      </w:r>
      <w:r w:rsidR="008C0DC9">
        <w:t>drivers</w:t>
      </w:r>
      <w:r w:rsidR="009E7236">
        <w:t xml:space="preserve"> of tropical deforestation vary both by location and by scale, ranging from broader drivers such as population pressure and weak institutions </w:t>
      </w:r>
      <w:r w:rsidR="009E7236">
        <w:fldChar w:fldCharType="begin"/>
      </w:r>
      <w:r w:rsidR="009E7236">
        <w:instrText xml:space="preserve"> ADDIN ZOTERO_ITEM CSL_CITATION {"citationID":"EmhxK2qd","properties":{"formattedCitation":"(Geist and Lambin, 2002)","plainCitation":"(Geist and Lambin, 2002)","noteIndex":0},"citationItems":[{"id":1947,"uris":["http://zotero.org/users/2170232/items/HNTSNFG3"],"uri":["http://zotero.org/users/2170232/items/HNTSNFG3"],"itemData":{"id":1947,"type":"article-journal","abstract":"One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F."}],"issued":{"date-parts":[["2002",2,1]]}}}],"schema":"https://github.com/citation-style-language/schema/raw/master/csl-citation.json"} </w:instrText>
      </w:r>
      <w:r w:rsidR="009E7236">
        <w:fldChar w:fldCharType="separate"/>
      </w:r>
      <w:r w:rsidR="009E7236" w:rsidRPr="009E7236">
        <w:rPr>
          <w:rFonts w:ascii="Calibri" w:hAnsi="Calibri" w:cs="Calibri"/>
        </w:rPr>
        <w:t>(Geist and Lambin, 2002)</w:t>
      </w:r>
      <w:r w:rsidR="009E7236">
        <w:fldChar w:fldCharType="end"/>
      </w:r>
      <w:r w:rsidR="009E7236">
        <w:t>, to</w:t>
      </w:r>
      <w:r w:rsidR="008C0DC9">
        <w:t xml:space="preserve"> proximate causes at a local level such as</w:t>
      </w:r>
      <w:r w:rsidR="009E7236">
        <w:t xml:space="preserve"> the expansion of cash crops, agriculture, and other food production </w:t>
      </w:r>
      <w:r w:rsidR="009E7236">
        <w:fldChar w:fldCharType="begin"/>
      </w:r>
      <w:r w:rsidR="009E7236">
        <w:instrText xml:space="preserve"> ADDIN ZOTERO_ITEM CSL_CITATION {"citationID":"UpA8XHle","properties":{"formattedCitation":"(Estoque et al., 2019; Imai et al., 2018; Stibig et al., 2014; Wilcove et al., 2013; Zeng et al., 2018)","plainCitation":"(Estoque et al., 2019; Imai et al., 2018; Stibig et al., 2014; Wilcove et al., 2013; Zeng et al., 2018)","noteIndex":0},"citationItems":[{"id":2193,"uris":["http://zotero.org/users/2170232/items/XLXDWBAC"],"uri":["http://zotero.org/users/2170232/items/XLXDWBAC"],"itemData":{"id":2193,"type":"article-journal","abstract":"While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id":2735,"uris":["http://zotero.org/users/2170232/items/NRDB68R8"],"uri":["http://zotero.org/users/2170232/items/NRDB68R8"],"itemData":{"id":2735,"type":"article-journal","abstract":"While many tropical countries are experiencing rapid deforestation, some have experienced forest transition (FT) from net deforestation to net reforestation. Numerous studies have identified causative factors of FT, among which forest scarcity has been considered as a prerequisite for FT. In fact, in SE Asia, the Philippines, Thailand and Viet Nam, which experienced FT since 1990, exhibited a lower remaining forest area (30±8%) than the other five countries (68±6%, Cambodia, Indonesia, Laos, Malaysia, and Myanmar) where forest loss continues. In this study, we examined 1) the factors associated with forest scarcity, 2) the proximate and/or underlying factors that have driven forest area change, and 3) whether causative factors changed across FT phases (from deforestation to net forest gain) during 1980–2010 in the eight SE Asian countries. We used production of wood, food, and export-oriented food commodities as proximate causes and demographic, social, economic and environmental factors, as well as land-use efficiency, and wood and food trade as underlying causes that affect forest area change. Remaining forest area in 1990 was negatively correlated with population density and potential land area of lowland forests, while positively correlated with per capita wood production. This implies that countries rich in accessible and productive forests, and higher population pressures are the ones that have experienced forest scarcity, and eventually FT. Food production and agricultural input were negatively and positively correlated, respectively, with forest area change during 1980–2009. This indicates that more food production drives deforestation, but higher efficiency of agriculture is correlated with forest gain. We also found a U-shaped response of forest area change to social openness, suggesting that forest gain can be achieved in both open and closed countries, but deforestation might be accelerated in countries undergoing societal transition. These results indicate the importance of environmental, agricultural and social variables on forest area dynamics, and have important implications for predicting future tropical forest change.","container-title":"PLOS ONE","DOI":"10.1371/journal.pone.0197391","ISSN":"1932-6203","issue":"5","journalAbbreviation":"PLOS ONE","language":"en","note":"publisher: Public Library of Science","page":"e0197391","source":"PLoS Journals","title":"Factors affecting forest area change in Southeast Asia during 1980-2010","volume":"13","author":[{"family":"Imai","given":"Nobuo"},{"family":"Furukawa","given":"Takuya"},{"family":"Tsujino","given":"Riyou"},{"family":"Kitamura","given":"Shumpei"},{"family":"Yumoto","given":"Takakazu"}],"issued":{"date-parts":[["2018",5,15]]}}},{"id":2733,"uris":["http://zotero.org/users/2170232/items/DZPX3TUY"],"uri":["http://zotero.org/users/2170232/items/DZPX3TUY"],"itemData":{"id":2733,"type":"article-journal","abstract":"&lt;p&gt;&lt;strong class=\"journal-contentHeaderColor\"&gt;Abstract.&lt;/strong&gt; The study assesses the extent and trends of forest cover in Southeast Asia for the periods 1990–2000 and 2000–2010 and provides an overview on the main causes of forest cover change. A systematic sample of 418 sites (10 km × 10 km size) located at the one-degree geographical confluence points and covered with satellite imagery of 30 m resolution is used for the assessment. Techniques of image segmentation and automated classification are combined with visual satellite image interpretation and quality control, involving forestry experts from Southeast Asian countries. The accuracy of our results is assessed through an independent consistency assessment, performed from a subsample of 1572 mapping units and resulting in an overall agreement of &gt;85% for the general differentiation of forest cover versus non-forest cover. The total forest cover of Southeast Asia is estimated at 268 Mha in 1990, dropping to 236 Mha in 2010, with annual change rates of 1.75 Mha (&amp;sim;0.67%) and 1.45 Mha (&amp;sim;0.59%) for the periods 1990–2000 and 2000–2010, respectively. The vast majority of forest cover loss (&amp;sim;2 / 3 for 2000–2010) occurred in insular Southeast Asia. Complementing our quantitative results by indicative information on patterns and on processes of forest change, obtained from the screening of satellite imagery and through expert consultation, respectively, confirms the conversion of forest to cash crops plantations (including oil palm) as the main cause of forest loss in Southeast Asia. Logging and the replacement of natural forests by forest plantations are two further important change processes in the region.&lt;/p&gt;","container-title":"Biogeosciences","DOI":"10.5194/bg-11-247-2014","ISSN":"1726-4170","issue":"2","language":"English","note":"publisher: Copernicus GmbH","page":"247-258","source":"bg.copernicus.org","title":"Change in tropical forest cover of Southeast Asia from 1990 to 2010","volume":"11","author":[{"family":"Stibig","given":"H.-J."},{"family":"Achard","given":"F."},{"family":"Carboni","given":"S."},{"family":"Raši","given":"R."},{"family":"Miettinen","given":"J."}],"issued":{"date-parts":[["2014",1,22]]}}},{"id":2195,"uris":["http://zotero.org/users/2170232/items/M5QJLZLP"],"uri":["http://zotero.org/users/2170232/items/M5QJLZLP"],"itemData":{"id":2195,"type":"article-journal","abstract":"In 2004, Navjot Sodhi and colleagues warned that logging and agricultural conversion of Southeast Asia's forests were leading to a biodiversity disaster. We evaluate this prediction against subsequent research and conclude that most of the fauna of the region can persist in logged forests. Conversely, conversion of primary or logged forests to plantation crops, such as oil palm, causes tremendous biodiversity loss. This loss is exacerbated by increased fire frequency. Therefore, we conclude that preventing agricultural conversion of logged forests is essential to conserving the biodiversity of this region. Our analysis also suggests that, because Southeast Asian forests are tightly tied to global commodity markets, conservation payments commensurate with combined returns from logging and subsequent agricultural production may be required to secure long-term forest protection.","container-title":"Trends in Ecology &amp; Evolution","DOI":"10.1016/j.tree.2013.04.005","ISSN":"0169-5347","issue":"9","journalAbbreviation":"Trends in Ecology &amp; Evolution","language":"en","page":"531-540","source":"ScienceDirect","title":"Navjot's nightmare revisited: logging, agriculture, and biodiversity in Southeast Asia","title-short":"Navjot's nightmare revisited","volume":"28","author":[{"family":"Wilcove","given":"David S."},{"family":"Giam","given":"Xingli"},{"family":"Edwards","given":"David P."},{"family":"Fisher","given":"Brendan"},{"family":"Koh","given":"Lian Pin"}],"issued":{"date-parts":[["2013",9,1]]}}},{"id":1978,"uris":["http://zotero.org/users/2170232/items/3I4YRHR4"],"uri":["http://zotero.org/users/2170232/items/3I4YRHR4"],"itemData":{"id":1978,"type":"article-journal","abstract":"Cultivated areas have expanded at the expense of forests, including primary and protected forests, in Southeast Asian highlands, according to an analysis of satellite imagery of the region.","container-title":"Nature Geoscience","DOI":"10.1038/s41561-018-0166-9","ISSN":"1752-0908","language":"en","page":"1","source":"www.nature.com","title":"Highland cropland expansion and forest loss in Southeast Asia in the twenty-first century","author":[{"family":"Zeng","given":"Zhenzhong"},{"family":"Estes","given":"Lyndon"},{"family":"Ziegler","given":"Alan D."},{"family":"Chen","given":"Anping"},{"family":"Searchinger","given":"Timothy"},{"family":"Hua","given":"Fangyuan"},{"family":"Guan","given":"Kaiyu"},{"family":"Jintrawet","given":"Attachai"},{"family":"Wood","given":"Eric F."}],"issued":{"date-parts":[["2018",7,2]]}}}],"schema":"https://github.com/citation-style-language/schema/raw/master/csl-citation.json"} </w:instrText>
      </w:r>
      <w:r w:rsidR="009E7236">
        <w:fldChar w:fldCharType="separate"/>
      </w:r>
      <w:r w:rsidR="009E7236" w:rsidRPr="009E7236">
        <w:rPr>
          <w:rFonts w:ascii="Calibri" w:hAnsi="Calibri" w:cs="Calibri"/>
        </w:rPr>
        <w:t>(Estoque et al., 2019; Imai et al., 2018; Stibig et al., 2014; Wilcove et al., 2013; Zeng et al., 2018)</w:t>
      </w:r>
      <w:r w:rsidR="009E7236">
        <w:fldChar w:fldCharType="end"/>
      </w:r>
      <w:r w:rsidR="008C0DC9">
        <w:t>,</w:t>
      </w:r>
      <w:r w:rsidR="009E7236">
        <w:t xml:space="preserve"> the associated </w:t>
      </w:r>
      <w:r w:rsidR="005412D4">
        <w:t>development</w:t>
      </w:r>
      <w:r w:rsidR="009E7236">
        <w:t xml:space="preserve"> of roads and infrastructure that facilitate </w:t>
      </w:r>
      <w:r w:rsidR="00687B98">
        <w:t>such</w:t>
      </w:r>
      <w:r w:rsidR="009E7236">
        <w:t xml:space="preserve"> expansion </w:t>
      </w:r>
      <w:r w:rsidR="009E7236">
        <w:fldChar w:fldCharType="begin"/>
      </w:r>
      <w:r w:rsidR="009E7236">
        <w:instrText xml:space="preserve"> ADDIN ZOTERO_ITEM CSL_CITATION {"citationID":"rKcBzjEI","properties":{"formattedCitation":"(Hughes, 2018)","plainCitation":"(Hughes, 2018)","noteIndex":0},"citationItems":[{"id":2335,"uris":["http://zotero.org/users/2170232/items/J2ZS8K3F"],"uri":["http://zotero.org/users/2170232/items/J2ZS8K3F"],"itemData":{"id":2335,"type":"article-journal","abstract":"The Indo-Malaysian region harbours some of the highest diversity globally, yet it is also has the highest rates of deforestation. Furthermore some countries have shown up-to a 10 times increase in the area deforested annually between 2001 and 2014. Large-scale forest clearance is preceded by the growth of road networks which provide a stark warning for the region's future as many of the roads established for clearance or infrastructure are illegal and unmapped. In some regions almost 100% of roads were previously unmapped on the global roads map, yet 99.9% of deforestation occurs within 2.5 km of these roads. In Borneo the majority of plantations are on an industrial-scale averaging over 10 km2 in size, whereas most of the region typically has plantations under 1 km2 integrated into a landscape mosaic, though the preliminary infrastructure for industrial plantations are being developed in parts of the region. Within the coming decade most of the region may lose almost all unprotected forests. As some countries have only 2% of their land-area protected this condemns many of the regions endemic species to extinction. Urgent measures are needed to protect a much larger proportion of remaining forest, as this offers the only means to protect many of the regions endemic species.","container-title":"Biological Conservation","DOI":"10.1016/j.biocon.2018.04.029","ISSN":"0006-3207","journalAbbreviation":"Biological Conservation","page":"129-137","source":"ScienceDirect","title":"Have Indo-Malaysian forests reached the end of the road?","volume":"223","author":[{"family":"Hughes","given":"Alice C."}],"issued":{"date-parts":[["2018"]]}}}],"schema":"https://github.com/citation-style-language/schema/raw/master/csl-citation.json"} </w:instrText>
      </w:r>
      <w:r w:rsidR="009E7236">
        <w:fldChar w:fldCharType="separate"/>
      </w:r>
      <w:r w:rsidR="009E7236" w:rsidRPr="009E7236">
        <w:rPr>
          <w:rFonts w:ascii="Calibri" w:hAnsi="Calibri" w:cs="Calibri"/>
        </w:rPr>
        <w:t>(Hughes, 2018)</w:t>
      </w:r>
      <w:r w:rsidR="009E7236">
        <w:fldChar w:fldCharType="end"/>
      </w:r>
      <w:r w:rsidR="008C0DC9">
        <w:t xml:space="preserve">, and civil unrest and war </w:t>
      </w:r>
      <w:r w:rsidR="008C0DC9">
        <w:fldChar w:fldCharType="begin"/>
      </w:r>
      <w:r w:rsidR="008C0DC9">
        <w:instrText xml:space="preserve"> ADDIN ZOTERO_ITEM CSL_CITATION {"citationID":"YkGNnzyW","properties":{"formattedCitation":"(Kaimowitz and Faun\\uc0\\u233{}, 2003; Price, 2020)","plainCitation":"(Kaimowitz and Fauné, 2003; Price, 2020)","noteIndex":0},"citationItems":[{"id":2743,"uris":["http://zotero.org/users/2170232/items/TGT4FUZQ"],"uri":["http://zotero.org/users/2170232/items/TGT4FUZQ"],"itemData":{"id":2743,"type":"article-journal","abstract":"In the 1980s, Nicaragua's Sandinista government faced armed mestizo and indigenous insurgencies in much of the nation's central and eastern regions. After the Sandinistas lost the 1990 elections, the in-coming government signed peace agreements with the insurgents and facilitated their return to civilian life. With the war over, the Nicaraguan army greatly reduced its troop strength, leaving tens of thousands of people unemployed. Within a few years, however, many former insurgents and soldiers took up arms again for multiple and complex reasons. This paper examines how three groups that rearmed influenced forest conservation in the buffer zone of Nicaragua's Bosawas Biosphere Reserve between 1991 and 1999. The three groups were the mestizo Northern Front 3-80 (FN 3-80) and the Andrés Castro United Forces (FUAC), made up of former ‘Nicaraguan Resistance’ and Sandinista soldiers respectively, and the Miskito YATAMA movement. The presence of these armed groups impeded the government from taking coercive action to remove farmers from the reserve's nucleus. It also limited the advance of cattle ranching. At times, the groups favored logging, at times they did not. The armed conflicts have tended to keep out prudent foreign investors and encourage the presence of smaller companies willing to take greater risks.","container-title":"Journal of Sustainable Forestry","DOI":"10.1300/J091v16n03_02","ISSN":"1054-9811","issue":"3-4","note":"publisher: Taylor &amp; Francis\n_eprint: https://doi.org/10.1300/J091v16n03_02","page":"21-46","source":"Taylor and Francis+NEJM","title":"Contras and Comandantes","volume":"16","author":[{"family":"Kaimowitz","given":"David"},{"family":"Fauné","given":"Angelica"}],"issued":{"date-parts":[["2003",3,1]]}}},{"id":2741,"uris":["http://zotero.org/users/2170232/items/7R5ICILE"],"uri":["http://zotero.org/users/2170232/items/7R5ICILE"],"itemData":{"id":2741,"type":"book","abstract":"Explore the conservation implications of recent armed conflicts in the tropical forest regions of Asia, Africa, and Latin America!  From the lowland rainforests of the Colombian Amazon to the rugged habitat of Rwanda's mountain gorillas, civil, ethnic, and international wars have had severe impacts on tropical forests and the communities they sustain. The reemergence of war and the persistence of its impacts have led many conservationists to reassess their efforts and adapt their strategies to a new set of responsibilities and urgent challenges. War and Tropical Forests: Conservation in Areas of Armed Conflict explores these challenges and the lessons learned by conservationists working in conflict zones around the world. It combines case studies and comparative analyses by leading experts in ecological research, environmental policy, and conservation field programs to provide insight into the environmental dimensions of recent social, political, and humanitarian crises. War and Tropical Forests reviews lessons learned from conflict zones around the world and explores:  the potential of conservation to reduce the frequency, duration, and impact of war  preparation of conservation programs and local communities for crises  strategies for maintaining conservation capacity during times of conflict  the underlying political and economic factors that fuel war  legal mechanisms for addressing wartime damage to tropical forests  building partnerships amidst civil strife and political upheaval  This essential book also examines:  the Indonesian military's role in illegal logging and deforestation  violent conflict and gorilla poaching in the Democratic Republic of Congo  armed movements and forest conservation in Nicaragua's largest protected area  and much more! War and Tropical Forests also addresses the role of militaries in the inequitable control and illicit use of forest resources, the environmental impact of refugees, the growing social and environmental costs of efforts to eradicate drug crops, and the impact of conflict on protected area management in the habitat of Africa's endangered great apes.  War and Tropical Forests is an essential resource for conservation practitioners and policymakers, as well as anyone involved with human rights, conflict resolution, rural development, international law, or foreign relations.","ISBN":"978-1-00-015681-2","language":"en","note":"Google-Books-ID: hxb8DwAAQBAJ","number-of-pages":"224","publisher":"CRC Press","source":"Google Books","title":"War and Tropical Forests: Conservation in Areas of Armed Conflict","title-short":"War and Tropical Forests","author":[{"family":"Price","given":"Steven"}],"issued":{"date-parts":[["2020",9,10]]}}}],"schema":"https://github.com/citation-style-language/schema/raw/master/csl-citation.json"} </w:instrText>
      </w:r>
      <w:r w:rsidR="008C0DC9">
        <w:fldChar w:fldCharType="separate"/>
      </w:r>
      <w:r w:rsidR="008C0DC9" w:rsidRPr="008C0DC9">
        <w:rPr>
          <w:rFonts w:ascii="Calibri" w:hAnsi="Calibri" w:cs="Calibri"/>
          <w:szCs w:val="24"/>
        </w:rPr>
        <w:t>(Kaimowitz and Fauné, 2003; Price, 2020)</w:t>
      </w:r>
      <w:r w:rsidR="008C0DC9">
        <w:fldChar w:fldCharType="end"/>
      </w:r>
      <w:r w:rsidR="009E7236">
        <w:t>.</w:t>
      </w:r>
      <w:r w:rsidR="00277B83">
        <w:t xml:space="preserve"> </w:t>
      </w:r>
    </w:p>
    <w:p w14:paraId="7A853E54" w14:textId="3AA56FED" w:rsidR="0090243F" w:rsidRDefault="00277B83" w:rsidP="00F60FCB">
      <w:r>
        <w:t>Deforestation is accentuated in low income countries where poverty, debt, and overpopulation are high, and thus so are the demands for economic growth via agricultur</w:t>
      </w:r>
      <w:r w:rsidR="004D60CD">
        <w:t>al commodities</w:t>
      </w:r>
      <w:r>
        <w:t xml:space="preserve"> and other natural resource-based products </w:t>
      </w:r>
      <w:r>
        <w:fldChar w:fldCharType="begin"/>
      </w:r>
      <w:r>
        <w:instrText xml:space="preserve"> ADDIN ZOTERO_ITEM CSL_CITATION {"citationID":"nSN1ui0b","properties":{"formattedCitation":"(Culas, 2012)","plainCitation":"(Culas, 2012)","noteIndex":0},"citationItems":[{"id":2143,"uris":["http://zotero.org/users/2170232/items/TPIWN6QK"],"uri":["http://zotero.org/users/2170232/items/TPIWN6QK"],"itemData":{"id":2143,"type":"article-journal","abstract":"International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J."}],"issued":{"date-parts":[["2012",7,1]]}}}],"schema":"https://github.com/citation-style-language/schema/raw/master/csl-citation.json"} </w:instrText>
      </w:r>
      <w:r>
        <w:fldChar w:fldCharType="separate"/>
      </w:r>
      <w:r w:rsidRPr="00277B83">
        <w:rPr>
          <w:rFonts w:ascii="Calibri" w:hAnsi="Calibri" w:cs="Calibri"/>
        </w:rPr>
        <w:t>(Culas, 2012)</w:t>
      </w:r>
      <w:r>
        <w:fldChar w:fldCharType="end"/>
      </w:r>
      <w:r>
        <w:t xml:space="preserve">. </w:t>
      </w:r>
      <w:r w:rsidR="00406440">
        <w:t xml:space="preserve">Research has shown that this trend is reversed in high income countries where economic activity shifts to become more service-driven, and demand for environmental services increases, resulting in afforestation </w:t>
      </w:r>
      <w:r w:rsidR="00406440">
        <w:fldChar w:fldCharType="begin"/>
      </w:r>
      <w:r w:rsidR="00406440">
        <w:instrText xml:space="preserve"> ADDIN ZOTERO_ITEM CSL_CITATION {"citationID":"vOAxzuk3","properties":{"formattedCitation":"(Culas, 2012)","plainCitation":"(Culas, 2012)","noteIndex":0},"citationItems":[{"id":2143,"uris":["http://zotero.org/users/2170232/items/TPIWN6QK"],"uri":["http://zotero.org/users/2170232/items/TPIWN6QK"],"itemData":{"id":2143,"type":"article-journal","abstract":"International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J."}],"issued":{"date-parts":[["2012",7,1]]}}}],"schema":"https://github.com/citation-style-language/schema/raw/master/csl-citation.json"} </w:instrText>
      </w:r>
      <w:r w:rsidR="00406440">
        <w:fldChar w:fldCharType="separate"/>
      </w:r>
      <w:r w:rsidR="00406440" w:rsidRPr="00406440">
        <w:rPr>
          <w:rFonts w:ascii="Calibri" w:hAnsi="Calibri" w:cs="Calibri"/>
        </w:rPr>
        <w:t>(Culas, 2012)</w:t>
      </w:r>
      <w:r w:rsidR="00406440">
        <w:fldChar w:fldCharType="end"/>
      </w:r>
      <w:r w:rsidR="00406440">
        <w:t xml:space="preserve">. The change from deforestation (low income) to afforestation (high income) is termed forest transition </w:t>
      </w:r>
      <w:r w:rsidR="00406440">
        <w:fldChar w:fldCharType="begin"/>
      </w:r>
      <w:r w:rsidR="00406440">
        <w:instrText xml:space="preserve"> ADDIN ZOTERO_ITEM CSL_CITATION {"citationID":"MLdDEMjn","properties":{"formattedCitation":"(Mather, 1992)","plainCitation":"(Mather, 1992)","noteIndex":0},"citationItems":[{"id":2738,"uris":["http://zotero.org/users/2170232/items/RUWCKH8R"],"uri":["http://zotero.org/users/2170232/items/RUWCKH8R"],"itemData":{"id":2738,"type":"article-journal","abstract":"The concept of the forest transition or forest-area transition is discussed in terms of the change from decreasing to expanding forest areas that has taken place in many developed countries. Similarities between historical deforestation in now-developed countries and current deforestation in developing countries are outlined. The question of why and how the forest transition takes place is posed, and some preliminary discussion of the variables that may influence it is presented. Prospects for a forest transition in the tropical world and the world as a whole are considered.","container-title":"Area","ISSN":"0004-0894","issue":"4","note":"publisher: [Royal Geographical Society (with the Institute of British Geographers), Wiley]","page":"367-379","source":"JSTOR","title":"The Forest Transition","volume":"24","author":[{"family":"Mather","given":"A. S."}],"issued":{"date-parts":[["1992"]]}}}],"schema":"https://github.com/citation-style-language/schema/raw/master/csl-citation.json"} </w:instrText>
      </w:r>
      <w:r w:rsidR="00406440">
        <w:fldChar w:fldCharType="separate"/>
      </w:r>
      <w:r w:rsidR="00406440" w:rsidRPr="00406440">
        <w:rPr>
          <w:rFonts w:ascii="Calibri" w:hAnsi="Calibri" w:cs="Calibri"/>
        </w:rPr>
        <w:t>(Mather, 1992)</w:t>
      </w:r>
      <w:r w:rsidR="00406440">
        <w:fldChar w:fldCharType="end"/>
      </w:r>
      <w:r w:rsidR="00264263">
        <w:t xml:space="preserve">. There is also evidence that remaining forest area is an effective predictor of deforestation rates, with countries undergoing forest transition when remaining forest cover across the country is low </w:t>
      </w:r>
      <w:r w:rsidR="00264263">
        <w:fldChar w:fldCharType="begin"/>
      </w:r>
      <w:r w:rsidR="00264263">
        <w:instrText xml:space="preserve"> ADDIN ZOTERO_ITEM CSL_CITATION {"citationID":"vNmvfnJj","properties":{"formattedCitation":"(Lambin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rsidR="00264263">
        <w:fldChar w:fldCharType="separate"/>
      </w:r>
      <w:r w:rsidR="00264263" w:rsidRPr="00264263">
        <w:rPr>
          <w:rFonts w:ascii="Calibri" w:hAnsi="Calibri" w:cs="Calibri"/>
        </w:rPr>
        <w:t>(Lambin and Meyfroidt, 2010)</w:t>
      </w:r>
      <w:r w:rsidR="00264263">
        <w:fldChar w:fldCharType="end"/>
      </w:r>
      <w:r w:rsidR="00264263">
        <w:t xml:space="preserve">. Within SEA, countries such as Vietnam have </w:t>
      </w:r>
      <w:r w:rsidR="00C4246E">
        <w:t xml:space="preserve">undergone forest transitions and </w:t>
      </w:r>
      <w:r w:rsidR="00264263">
        <w:t>reduced deforestation rates dramatically over the last 20 years</w:t>
      </w:r>
      <w:r w:rsidR="00C4246E">
        <w:t xml:space="preserve"> </w:t>
      </w:r>
      <w:r w:rsidR="00C4246E">
        <w:fldChar w:fldCharType="begin"/>
      </w:r>
      <w:r w:rsidR="00C4246E">
        <w:instrText xml:space="preserve"> ADDIN ZOTERO_ITEM CSL_CITATION {"citationID":"KW9NcRWU","properties":{"formattedCitation":"(Meyfroidt and Lambin, 2008)","plainCitation":"(Meyfroidt and Lambin, 2008)","noteIndex":0},"citationItems":[{"id":2114,"uris":["http://zotero.org/users/2170232/items/KWASIK3G"],"uri":["http://zotero.org/users/2170232/items/KWASIK3G"],"itemData":{"id":2114,"type":"article-journal","abstract":"This study assesses the presence of a forest transition – that is, a shift from net deforestation to net reforestation – in Vietnam during the 1990s, and describes its key attributes relevant for global environmental change issues. Using Fuzzy Kappa and other indicators, we compared forest cover estimates and spatial patterns from global and national land cover maps from the early and late 1990s, and compiled other available statistics for years before and after that period. This showed that a forest transition indeed occurred in Vietnam: the forest cover dropped to 25–31% of the country area in 1991–1993, and then increased to 32–37% in 1999–2001. The reforestation occurred at a higher rate than deforestation in the previous decades, and was due in similar proportions, to natural forest regeneration and to planted forests. The carbon stock in forests followed a similar transition, decreasing to 903 (770–1307) Tg C in 1991–1993, and then increasing to 1374 (1058–1744) Tg C in 2005. However, forest density declined during the same period, with an increasing proportion of young and degraded forests. The effects on habitats measured with landscape pattern indices were contrasted: in several regions, the reforestation decreased forest fragmentation, while in others, clearing of old-growth forests continued and/or forest fragmentation increased. This shows that a transition in forest area is not sufficient to rehabilitate the different ecosystem functions and services of forests. Other forest transitions exist in Tropical Asia and in Latin America. Knowledge about the causes, pattern and environmental impacts of the forest transition in Vietnam is therefore relevant to understand possible emerging regional trends that would have implications for global environmental change.","container-title":"Global Change Biology","DOI":"10.1111/j.1365-2486.2008.01575.x","ISSN":"1365-2486","issue":"6","language":"en","page":"1319-1336","source":"Wiley Online Library","title":"Forest transition in Vietnam and its environmental impacts","volume":"14","author":[{"family":"Meyfroidt","given":"Patrick"},{"family":"Lambin","given":"Eric F."}],"issued":{"date-parts":[["2008"]]}}}],"schema":"https://github.com/citation-style-language/schema/raw/master/csl-citation.json"} </w:instrText>
      </w:r>
      <w:r w:rsidR="00C4246E">
        <w:fldChar w:fldCharType="separate"/>
      </w:r>
      <w:r w:rsidR="00C4246E" w:rsidRPr="00C4246E">
        <w:rPr>
          <w:rFonts w:ascii="Calibri" w:hAnsi="Calibri" w:cs="Calibri"/>
        </w:rPr>
        <w:t>(Meyfroidt and Lambin, 2008)</w:t>
      </w:r>
      <w:r w:rsidR="00C4246E">
        <w:fldChar w:fldCharType="end"/>
      </w:r>
      <w:r w:rsidR="00F17E1D">
        <w:t>.</w:t>
      </w:r>
      <w:r w:rsidR="00C4246E">
        <w:t xml:space="preserve"> </w:t>
      </w:r>
      <w:r w:rsidR="00F17E1D">
        <w:t>Y</w:t>
      </w:r>
      <w:r w:rsidR="00C4246E">
        <w:t>et often</w:t>
      </w:r>
      <w:r w:rsidR="00F17E1D">
        <w:t xml:space="preserve"> this progress is</w:t>
      </w:r>
      <w:r w:rsidR="00C4246E">
        <w:t xml:space="preserve"> at the expense of poorer, less developed countries with weaker institutions and policy frameworks such as Cambodia</w:t>
      </w:r>
      <w:r w:rsidR="00F17E1D">
        <w:t>, where activities including logging and forest clearance leak across borders</w:t>
      </w:r>
      <w:r w:rsidR="00C4246E">
        <w:t xml:space="preserve"> </w:t>
      </w:r>
      <w:r w:rsidR="00C4246E">
        <w:fldChar w:fldCharType="begin"/>
      </w:r>
      <w:r w:rsidR="00C4246E">
        <w:instrText xml:space="preserve"> ADDIN ZOTERO_ITEM CSL_CITATION {"citationID":"Pnvpmkvx","properties":{"formattedCitation":"(Meyfroidt and Lambin, 2009)","plainCitation":"(Meyfroidt and Lambin, 2009)","noteIndex":0},"citationItems":[{"id":1599,"uris":["http://zotero.org/users/2170232/items/XEAQSV3P"],"uri":["http://zotero.org/users/2170232/items/XEAQSV3P"],"itemData":{"id":1599,"type":"article-journal","abstract":"In some countries across the globe, tropical forest cover is increasing. The national-scale reforestation of Vietnam since 1992 is assumed to contribute to this recovery. It is achieved, however, by the displacement of forest extraction to other countries on the order of 49 (34–70) M m3, or ≈39% of the regrowth of Vietnam's forests from 1987 to 2006. Approximately half of wood imports to Vietnam during this period were illegal. Leakage due to policies restricting forest exploitation and displacement due to growing domestic consumption and exports contributed respectively to an estimated 58% and 42% of total displacement. Exports of wood products from Vietnam also grew rapidly, amounting to 84% of the displacement, which is a remarkable feature of the forest transition in Vietnam. Attribution of the displacement and corresponding forest extraction to Vietnam, the source countries or the final consumers is thus debatable. Sixty-one percent of the regrowth in Vietnam was, thus, not associated with displacement abroad. Policies allocating credits to countries for reducing deforestation and forest degradation should monitor illegal timber trade and take into account the policy-induced leakage of wood extraction to other countries.","container-title":"Proceedings of the National Academy of Sciences","DOI":"10.1073/pnas.0904942106","ISSN":"0027-8424, 1091-6490","issue":"38","journalAbbreviation":"PNAS","language":"en","note":"PMID: 19805270","page":"16139-16144","source":"www.pnas.org","title":"Forest transition in Vietnam and displacement of deforestation abroad","volume":"106","author":[{"family":"Meyfroidt","given":"Patrick"},{"family":"Lambin","given":"Eric F."}],"issued":{"date-parts":[["2009",9,22]]}}}],"schema":"https://github.com/citation-style-language/schema/raw/master/csl-citation.json"} </w:instrText>
      </w:r>
      <w:r w:rsidR="00C4246E">
        <w:fldChar w:fldCharType="separate"/>
      </w:r>
      <w:r w:rsidR="00C4246E" w:rsidRPr="00C4246E">
        <w:rPr>
          <w:rFonts w:ascii="Calibri" w:hAnsi="Calibri" w:cs="Calibri"/>
        </w:rPr>
        <w:t>(Meyfroidt and Lambin, 2009)</w:t>
      </w:r>
      <w:r w:rsidR="00C4246E">
        <w:fldChar w:fldCharType="end"/>
      </w:r>
      <w:r w:rsidR="00C4246E">
        <w:t xml:space="preserve">.  </w:t>
      </w:r>
      <w:r w:rsidR="00264263">
        <w:t xml:space="preserve"> </w:t>
      </w:r>
      <w:r w:rsidR="00406440">
        <w:t xml:space="preserve">  </w:t>
      </w:r>
      <w:r>
        <w:t xml:space="preserve"> </w:t>
      </w:r>
    </w:p>
    <w:p w14:paraId="398D33CA" w14:textId="50C25698" w:rsidR="00D70B02" w:rsidRDefault="00D70B02" w:rsidP="00F60FCB">
      <w:r>
        <w:t xml:space="preserve">There are various broad pathways which can result in a land use transition within a country </w:t>
      </w:r>
      <w:r>
        <w:fldChar w:fldCharType="begin"/>
      </w:r>
      <w:r>
        <w:instrText xml:space="preserve"> ADDIN ZOTERO_ITEM CSL_CITATION {"citationID":"jVhVtfPj","properties":{"formattedCitation":"(Lambin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fldChar w:fldCharType="separate"/>
      </w:r>
      <w:r w:rsidRPr="00D70B02">
        <w:rPr>
          <w:rFonts w:ascii="Calibri" w:hAnsi="Calibri" w:cs="Calibri"/>
        </w:rPr>
        <w:t>(Lambin and Meyfroidt, 2010)</w:t>
      </w:r>
      <w:r>
        <w:fldChar w:fldCharType="end"/>
      </w:r>
      <w:r>
        <w:t xml:space="preserve">. Despite the </w:t>
      </w:r>
      <w:r w:rsidR="00463897">
        <w:t>terminology, t</w:t>
      </w:r>
      <w:r>
        <w:t xml:space="preserve">hese pathways </w:t>
      </w:r>
      <w:r w:rsidR="00463897">
        <w:t>are not linear or deterministic</w:t>
      </w:r>
      <w:r w:rsidR="00F74B05">
        <w:t xml:space="preserve">; they are driven by complex endogenous and exogenous drivers and feedback loops between economic, political, social, and environmental factors operating at a variety of scales </w:t>
      </w:r>
      <w:r w:rsidR="00F74B05">
        <w:fldChar w:fldCharType="begin"/>
      </w:r>
      <w:r w:rsidR="00F74B05">
        <w:instrText xml:space="preserve"> ADDIN ZOTERO_ITEM CSL_CITATION {"citationID":"x9AvI5xQ","properties":{"formattedCitation":"(Lambin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rsidR="00F74B05">
        <w:fldChar w:fldCharType="separate"/>
      </w:r>
      <w:r w:rsidR="00F74B05" w:rsidRPr="00F74B05">
        <w:rPr>
          <w:rFonts w:ascii="Calibri" w:hAnsi="Calibri" w:cs="Calibri"/>
        </w:rPr>
        <w:t>(Lambin and Meyfroidt, 2010)</w:t>
      </w:r>
      <w:r w:rsidR="00F74B05">
        <w:fldChar w:fldCharType="end"/>
      </w:r>
      <w:r w:rsidR="00F74B05">
        <w:t xml:space="preserve">. To facilitate the development of </w:t>
      </w:r>
      <w:r w:rsidR="00372A33">
        <w:t>sustainable</w:t>
      </w:r>
      <w:r w:rsidR="00F74B05">
        <w:t xml:space="preserve"> land use policies</w:t>
      </w:r>
      <w:r w:rsidR="00372A33">
        <w:t xml:space="preserve"> that can guide countries towards </w:t>
      </w:r>
      <w:r w:rsidR="0045013F">
        <w:t>more desirable</w:t>
      </w:r>
      <w:r w:rsidR="0020286A">
        <w:t xml:space="preserve"> forest</w:t>
      </w:r>
      <w:r w:rsidR="00372A33">
        <w:t xml:space="preserve"> transition pathways</w:t>
      </w:r>
      <w:r w:rsidR="00F74B05">
        <w:t xml:space="preserve">, and to </w:t>
      </w:r>
      <w:r w:rsidR="00372A33">
        <w:t xml:space="preserve">support targeted interventions that are effective at reducing forest loss, it is </w:t>
      </w:r>
      <w:r w:rsidR="00B35044">
        <w:t>critical</w:t>
      </w:r>
      <w:r w:rsidR="00372A33">
        <w:t xml:space="preserve"> to identify</w:t>
      </w:r>
      <w:r w:rsidR="00B35044">
        <w:t xml:space="preserve"> and understand macroeconomic and</w:t>
      </w:r>
      <w:r w:rsidR="00372A33">
        <w:t xml:space="preserve"> </w:t>
      </w:r>
      <w:r w:rsidR="00451077">
        <w:t>soci</w:t>
      </w:r>
      <w:r w:rsidR="00B35044">
        <w:t>o</w:t>
      </w:r>
      <w:r w:rsidR="00451077">
        <w:t>economic</w:t>
      </w:r>
      <w:r w:rsidR="00372A33">
        <w:t xml:space="preserve"> drivers and predictors of forest cover and loss at different scales. Describing relationships between forest cover and </w:t>
      </w:r>
      <w:r w:rsidR="00B35044">
        <w:t xml:space="preserve">macroeconomic and </w:t>
      </w:r>
      <w:r w:rsidR="00372A33">
        <w:t>soci</w:t>
      </w:r>
      <w:r w:rsidR="00B35044">
        <w:t>o</w:t>
      </w:r>
      <w:r w:rsidR="00372A33">
        <w:t>economic variables, rather than simply biophysical</w:t>
      </w:r>
      <w:r w:rsidR="0045013F">
        <w:t xml:space="preserve"> variables</w:t>
      </w:r>
      <w:r w:rsidR="00372A33">
        <w:t xml:space="preserve">, is particularly important in developing countries that are undergoing social transition, as these are the conditions under which deforestation is often accelerated </w:t>
      </w:r>
      <w:r w:rsidR="00372A33">
        <w:fldChar w:fldCharType="begin"/>
      </w:r>
      <w:r w:rsidR="00372A33">
        <w:instrText xml:space="preserve"> ADDIN ZOTERO_ITEM CSL_CITATION {"citationID":"tlFKF8HG","properties":{"formattedCitation":"(Imai et al., 2018)","plainCitation":"(Imai et al., 2018)","noteIndex":0},"citationItems":[{"id":2735,"uris":["http://zotero.org/users/2170232/items/NRDB68R8"],"uri":["http://zotero.org/users/2170232/items/NRDB68R8"],"itemData":{"id":2735,"type":"article-journal","abstract":"While many tropical countries are experiencing rapid deforestation, some have experienced forest transition (FT) from net deforestation to net reforestation. Numerous studies have identified causative factors of FT, among which forest scarcity has been considered as a prerequisite for FT. In fact, in SE Asia, the Philippines, Thailand and Viet Nam, which experienced FT since 1990, exhibited a lower remaining forest area (30±8%) than the other five countries (68±6%, Cambodia, Indonesia, Laos, Malaysia, and Myanmar) where forest loss continues. In this study, we examined 1) the factors associated with forest scarcity, 2) the proximate and/or underlying factors that have driven forest area change, and 3) whether causative factors changed across FT phases (from deforestation to net forest gain) during 1980–2010 in the eight SE Asian countries. We used production of wood, food, and export-oriented food commodities as proximate causes and demographic, social, economic and environmental factors, as well as land-use efficiency, and wood and food trade as underlying causes that affect forest area change. Remaining forest area in 1990 was negatively correlated with population density and potential land area of lowland forests, while positively correlated with per capita wood production. This implies that countries rich in accessible and productive forests, and higher population pressures are the ones that have experienced forest scarcity, and eventually FT. Food production and agricultural input were negatively and positively correlated, respectively, with forest area change during 1980–2009. This indicates that more food production drives deforestation, but higher efficiency of agriculture is correlated with forest gain. We also found a U-shaped response of forest area change to social openness, suggesting that forest gain can be achieved in both open and closed countries, but deforestation might be accelerated in countries undergoing societal transition. These results indicate the importance of environmental, agricultural and social variables on forest area dynamics, and have important implications for predicting future tropical forest change.","container-title":"PLOS ONE","DOI":"10.1371/journal.pone.0197391","ISSN":"1932-6203","issue":"5","journalAbbreviation":"PLOS ONE","language":"en","note":"publisher: Public Library of Science","page":"e0197391","source":"PLoS Journals","title":"Factors affecting forest area change in Southeast Asia during 1980-2010","volume":"13","author":[{"family":"Imai","given":"Nobuo"},{"family":"Furukawa","given":"Takuya"},{"family":"Tsujino","given":"Riyou"},{"family":"Kitamura","given":"Shumpei"},{"family":"Yumoto","given":"Takakazu"}],"issued":{"date-parts":[["2018",5,15]]}}}],"schema":"https://github.com/citation-style-language/schema/raw/master/csl-citation.json"} </w:instrText>
      </w:r>
      <w:r w:rsidR="00372A33">
        <w:fldChar w:fldCharType="separate"/>
      </w:r>
      <w:r w:rsidR="00372A33" w:rsidRPr="00372A33">
        <w:rPr>
          <w:rFonts w:ascii="Calibri" w:hAnsi="Calibri" w:cs="Calibri"/>
        </w:rPr>
        <w:t>(Imai et al., 2018)</w:t>
      </w:r>
      <w:r w:rsidR="00372A33">
        <w:fldChar w:fldCharType="end"/>
      </w:r>
      <w:r w:rsidR="00372A33">
        <w:t xml:space="preserve">. </w:t>
      </w:r>
      <w:r w:rsidR="00451077">
        <w:t xml:space="preserve">Successfully isolating the signals of these relationships is however, challenging, due to the </w:t>
      </w:r>
      <w:commentRangeStart w:id="0"/>
      <w:r w:rsidR="00451077">
        <w:t>complexity of social-ecological systems, the non-linear feedback loops, and the heterogeneity in system dynamics at different scales</w:t>
      </w:r>
      <w:commentRangeEnd w:id="0"/>
      <w:r w:rsidR="00C41D4E">
        <w:rPr>
          <w:rStyle w:val="CommentReference"/>
        </w:rPr>
        <w:commentReference w:id="0"/>
      </w:r>
      <w:r w:rsidR="00451077">
        <w:t xml:space="preserve">. </w:t>
      </w:r>
      <w:r w:rsidR="00372A33">
        <w:t xml:space="preserve"> </w:t>
      </w:r>
      <w:r>
        <w:t xml:space="preserve"> </w:t>
      </w:r>
    </w:p>
    <w:p w14:paraId="4A80F084" w14:textId="2B32B5AE" w:rsidR="00EB460B" w:rsidRPr="00EB460B" w:rsidRDefault="00EB460B" w:rsidP="00F60FCB">
      <w:pPr>
        <w:rPr>
          <w:b/>
          <w:bCs/>
          <w:i/>
          <w:iCs/>
        </w:rPr>
      </w:pPr>
      <w:r w:rsidRPr="00EB460B">
        <w:rPr>
          <w:b/>
          <w:bCs/>
          <w:i/>
          <w:iCs/>
        </w:rPr>
        <w:t>Modelling approaches</w:t>
      </w:r>
    </w:p>
    <w:p w14:paraId="6FA5BEA4" w14:textId="55168B02" w:rsidR="00544327" w:rsidRDefault="00FD3603" w:rsidP="00F60FCB">
      <w:r>
        <w:t>Modelling the processes that drive land use change</w:t>
      </w:r>
      <w:r w:rsidR="00EC1665">
        <w:t xml:space="preserve"> (LUC)</w:t>
      </w:r>
      <w:r>
        <w:t>, including forest loss, is challenging due to the complex</w:t>
      </w:r>
      <w:r w:rsidR="00941455">
        <w:t>ity of the</w:t>
      </w:r>
      <w:r>
        <w:t xml:space="preserve"> systems within which it occurs </w:t>
      </w:r>
      <w:r>
        <w:fldChar w:fldCharType="begin"/>
      </w:r>
      <w:r>
        <w:instrText xml:space="preserve"> ADDIN ZOTERO_ITEM CSL_CITATION {"citationID":"GeSOjbG4","properties":{"formattedCitation":"(Basse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fldChar w:fldCharType="separate"/>
      </w:r>
      <w:r w:rsidRPr="00FD3603">
        <w:rPr>
          <w:rFonts w:ascii="Calibri" w:hAnsi="Calibri" w:cs="Calibri"/>
        </w:rPr>
        <w:t>(Basse et al., 2014)</w:t>
      </w:r>
      <w:r>
        <w:fldChar w:fldCharType="end"/>
      </w:r>
      <w:r>
        <w:t xml:space="preserve">. Advanced modelling frameworks have developed which are allowing greater understanding of the processes underlying </w:t>
      </w:r>
      <w:r w:rsidR="00EC1665">
        <w:lastRenderedPageBreak/>
        <w:t>LUC</w:t>
      </w:r>
      <w:r>
        <w:t xml:space="preserve">, and subsequently more accurate predictions into the future </w:t>
      </w:r>
      <w:r>
        <w:fldChar w:fldCharType="begin"/>
      </w:r>
      <w:r>
        <w:instrText xml:space="preserve"> ADDIN ZOTERO_ITEM CSL_CITATION {"citationID":"M5clZtuV","properties":{"formattedCitation":"(Basse et al., 2014; Bonilla-Bedoya et al., 2018)","plainCitation":"(Basse et al., 2014; Bonilla-Bedoya et al., 2018)","noteIndex":0},"citationItems":[{"id":1520,"uris":["http://zotero.org/users/2170232/items/LLN2Z9J7"],"uri":["http://zotero.org/users/2170232/items/LLN2Z9J7"],"itemData":{"id":1520,"type":"article-journal","abstract":"Identifying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fldChar w:fldCharType="separate"/>
      </w:r>
      <w:r w:rsidRPr="00FD3603">
        <w:rPr>
          <w:rFonts w:ascii="Calibri" w:hAnsi="Calibri" w:cs="Calibri"/>
        </w:rPr>
        <w:t>(Basse et al., 2014; Bonilla-Bedoya et al., 2018)</w:t>
      </w:r>
      <w:r>
        <w:fldChar w:fldCharType="end"/>
      </w:r>
      <w:r>
        <w:t xml:space="preserve">. However, the modelling approach taken depends on </w:t>
      </w:r>
      <w:r w:rsidR="00EC1665">
        <w:t>several</w:t>
      </w:r>
      <w:r>
        <w:t xml:space="preserve"> factors including</w:t>
      </w:r>
      <w:r w:rsidR="00EC1665">
        <w:t xml:space="preserve"> 1)</w:t>
      </w:r>
      <w:r>
        <w:t xml:space="preserve"> the research question</w:t>
      </w:r>
      <w:r w:rsidR="00EC1665">
        <w:t xml:space="preserve">, e.g., whether you want to model </w:t>
      </w:r>
      <w:r w:rsidR="00EC1665" w:rsidRPr="00EC1665">
        <w:rPr>
          <w:i/>
          <w:iCs/>
        </w:rPr>
        <w:t>patterns</w:t>
      </w:r>
      <w:r w:rsidR="00EC1665">
        <w:t xml:space="preserve"> of LUC or the </w:t>
      </w:r>
      <w:r w:rsidR="00EC1665" w:rsidRPr="00EC1665">
        <w:rPr>
          <w:i/>
          <w:iCs/>
        </w:rPr>
        <w:t>processes</w:t>
      </w:r>
      <w:r w:rsidR="00EC1665">
        <w:t xml:space="preserve"> of LUC</w:t>
      </w:r>
      <w:r>
        <w:t>,</w:t>
      </w:r>
      <w:r w:rsidR="00EC1665">
        <w:t xml:space="preserve"> 2)</w:t>
      </w:r>
      <w:r>
        <w:t xml:space="preserve"> </w:t>
      </w:r>
      <w:r w:rsidR="00EC1665">
        <w:t>the scale of the analysis</w:t>
      </w:r>
      <w:r w:rsidR="00941455">
        <w:t xml:space="preserve"> </w:t>
      </w:r>
      <w:r w:rsidR="00941455">
        <w:fldChar w:fldCharType="begin"/>
      </w:r>
      <w:r w:rsidR="00941455">
        <w:instrText xml:space="preserve"> ADDIN ZOTERO_ITEM CSL_CITATION {"citationID":"fpYMEYuQ","properties":{"formattedCitation":"(Brown et al., 2013)","plainCitation":"(Brown et al., 2013)","noteIndex":0},"citationItems":[{"id":1940,"uris":["http://zotero.org/users/2170232/items/53Q9HMSK"],"uri":["http://zotero.org/users/2170232/items/53Q9HMSK"],"itemData":{"id":1940,"type":"article-journal","abstract":"Land change modeling supports analyses, assessments, and decisions concerning land management by providing a platform for both encoding mechanisms of land-change processes and making projections of future land-cover and land-use patterns. Approaches have ranged from pattern-based methods, such as machine learning models, to structural or process-based methods, such as economic or agent-based models. Selection of the appropriate modeling approach for a given scientific or decision making purpose is essential. Additionally, we argue that more needs to be done to develop and disseminate methods for evaluating land-change models (LCMs). The profession needs better data to support the use of LCMs, integration of models that operate at various scales, and combinations of models that address both positive and normative aspects of land use and land cover patterns and dynamics","collection-title":"Human settlements and industrial systems","container-title":"Current Opinion in Environmental Sustainability","DOI":"10.1016/j.cosust.2013.07.012","ISSN":"1877-3435","issue":"5","journalAbbreviation":"Current Opinion in Environmental Sustainability","page":"452-457","source":"ScienceDirect","title":"Opportunities to improve impact, integration, and evaluation of land change models","volume":"5","author":[{"family":"Brown","given":"Daniel G"},{"family":"Verburg","given":"Peter H"},{"family":"Pontius","given":"Robert Gilmore"},{"family":"Lange","given":"Mark D"}],"issued":{"date-parts":[["2013",10,1]]}}}],"schema":"https://github.com/citation-style-language/schema/raw/master/csl-citation.json"} </w:instrText>
      </w:r>
      <w:r w:rsidR="00941455">
        <w:fldChar w:fldCharType="separate"/>
      </w:r>
      <w:r w:rsidR="00941455" w:rsidRPr="002E1632">
        <w:rPr>
          <w:rFonts w:ascii="Calibri" w:hAnsi="Calibri" w:cs="Calibri"/>
        </w:rPr>
        <w:t>(Brown et al., 2013)</w:t>
      </w:r>
      <w:r w:rsidR="00941455">
        <w:fldChar w:fldCharType="end"/>
      </w:r>
      <w:r w:rsidR="00EC1665">
        <w:t>, e.g., understanding human decision-making that drives land conversion at the local level, or understanding how global macroeconomics affect agricultural expansion at a regional</w:t>
      </w:r>
      <w:r w:rsidR="0045013F">
        <w:t xml:space="preserve"> or national</w:t>
      </w:r>
      <w:r w:rsidR="00EC1665">
        <w:t xml:space="preserve"> level, 3) expertise and interests, which govern both the research questions and the statistical approaches that are likely to be used, and 4) data availability, which</w:t>
      </w:r>
      <w:r w:rsidR="002E1632">
        <w:t xml:space="preserve"> although</w:t>
      </w:r>
      <w:r w:rsidR="00EC1665">
        <w:t xml:space="preserve"> has seen dramatic improvements in recent decades </w:t>
      </w:r>
      <w:r w:rsidR="002E1632">
        <w:t>thanks to</w:t>
      </w:r>
      <w:r w:rsidR="00EC1665">
        <w:t xml:space="preserve"> freely available, high resolution remote sensing imagery</w:t>
      </w:r>
      <w:r w:rsidR="002E1632">
        <w:t xml:space="preserve"> and long-term global data sets on socioeconomic</w:t>
      </w:r>
      <w:r w:rsidR="0045013F">
        <w:t>s</w:t>
      </w:r>
      <w:r w:rsidR="002E1632">
        <w:t>, can still limit analyses, particularly when there are scale mismatches between data</w:t>
      </w:r>
      <w:r w:rsidR="0045013F">
        <w:t xml:space="preserve"> </w:t>
      </w:r>
      <w:r w:rsidR="0045013F">
        <w:fldChar w:fldCharType="begin"/>
      </w:r>
      <w:r w:rsidR="0045013F">
        <w:instrText xml:space="preserve"> ADDIN ZOTERO_ITEM CSL_CITATION {"citationID":"EJlQaKOV","properties":{"formattedCitation":"(Ceddia,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5013F">
        <w:fldChar w:fldCharType="separate"/>
      </w:r>
      <w:r w:rsidR="0045013F" w:rsidRPr="0045013F">
        <w:rPr>
          <w:rFonts w:ascii="Calibri" w:hAnsi="Calibri" w:cs="Calibri"/>
        </w:rPr>
        <w:t>(Ceddia, 2019)</w:t>
      </w:r>
      <w:r w:rsidR="0045013F">
        <w:fldChar w:fldCharType="end"/>
      </w:r>
      <w:r w:rsidR="002E1632">
        <w:t xml:space="preserve">. </w:t>
      </w:r>
    </w:p>
    <w:p w14:paraId="102467D6" w14:textId="4D349D3A" w:rsidR="00426F41" w:rsidRDefault="00544327" w:rsidP="00F60FCB">
      <w:r>
        <w:t xml:space="preserve">Methodological approaches fall broadly </w:t>
      </w:r>
      <w:r w:rsidR="00941455">
        <w:t>into two groups</w:t>
      </w:r>
      <w:r>
        <w:t xml:space="preserve"> governed largely by the aims of the study. </w:t>
      </w:r>
      <w:r w:rsidR="00BF441F">
        <w:t>First, m</w:t>
      </w:r>
      <w:r>
        <w:t>odelling the spatial processes of LUC is a common</w:t>
      </w:r>
      <w:r w:rsidR="00BF441F">
        <w:t xml:space="preserve"> goal, as this allows researchers to use patterns of past LUC to predict which areas are at higher risk of land conversion in the future, with the potential to explore a number of plausible future scenarios</w:t>
      </w:r>
      <w:r w:rsidR="00FD3603">
        <w:t xml:space="preserve"> </w:t>
      </w:r>
      <w:r w:rsidR="00BF441F">
        <w:fldChar w:fldCharType="begin"/>
      </w:r>
      <w:r w:rsidR="00BF441F">
        <w:instrText xml:space="preserve"> ADDIN ZOTERO_ITEM CSL_CITATION {"citationID":"yUHiZ6Uo","properties":{"formattedCitation":"(Basse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00BF441F">
        <w:fldChar w:fldCharType="separate"/>
      </w:r>
      <w:r w:rsidR="00BF441F" w:rsidRPr="00BF441F">
        <w:rPr>
          <w:rFonts w:ascii="Calibri" w:hAnsi="Calibri" w:cs="Calibri"/>
        </w:rPr>
        <w:t>(Basse et al., 2014)</w:t>
      </w:r>
      <w:r w:rsidR="00BF441F">
        <w:fldChar w:fldCharType="end"/>
      </w:r>
      <w:r w:rsidR="00BF441F">
        <w:t>. There are several</w:t>
      </w:r>
      <w:r w:rsidR="00226BE2">
        <w:t xml:space="preserve"> spatially explicit cell-based</w:t>
      </w:r>
      <w:r w:rsidR="00BF441F">
        <w:t xml:space="preserve"> modelling frameworks that can achieve these aims, including maximum entropy </w:t>
      </w:r>
      <w:r w:rsidR="00BF441F">
        <w:fldChar w:fldCharType="begin"/>
      </w:r>
      <w:r w:rsidR="00226BE2">
        <w:instrText xml:space="preserve"> ADDIN ZOTERO_ITEM CSL_CITATION {"citationID":"tpfDNh1d","properties":{"formattedCitation":"(Bonilla-Bedoya et al., 2018; de Souza and De Marco, 2014)","plainCitation":"(Bonilla-Bedoya et al., 2018; de Souza and De Marco, 2014)","noteIndex":0},"citationItems":[{"id":179,"uris":["http://zotero.org/users/2170232/items/WZLMGHYE"],"uri":["http://zotero.org/users/2170232/items/WZLMGHYE"],"itemData":{"id":179,"type":"article-journal","abstract":"The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Ángel"}],"issued":{"date-parts":[["2018",12,10]]}}},{"id":2739,"uris":["http://zotero.org/users/2170232/items/6XJ7VLX5"],"uri":["http://zotero.org/users/2170232/items/6XJ7VLX5"],"itemData":{"id":2739,"type":"article-journal","abstract":"The prevention of deforestation in rainforests requires the identification of where facilitating and mitigating factors will combine and increase the likelihood of deforestation. This approach, which relates a geographic space with an environmental space of factors to predict where new deforestation will occur, is very similar to the approaches used to predict species distributions. Thus, we believe that deforestation can be treated as a “species” and that its future occurrence can be determined using species distribution models. The objective of this work is to test the efficiency of species distribution models in predicting the potential areas of deforestation in a region of the western Amazon. We analyzed five different areas in the arc of deforestation. For each area, we ran the MaxEnt model in six different experiments to determine the boundaries of the probability distributions. Potential areas identified using the different models of MaxEnt were very effective in predicting deforestation areas. The models that used only previous deforestation density were less effective than the models that included functional variables. In four of the five areas, 80% of the new deforestation occurred in the area predicted by the models. These models were more effective than the business-as-usual (BAU) and governance (GOV) model scenarios described using the DINAMICA-EGO platform by Soares-Filho et al. (2006). Species distribution models are a valuable tool for determining potential areas of future Amazon deforestation. The use of these models arises as support to efforts to conserve tropical forests and identify critical locations where command and control actions against deforestation can be most efficient.","container-title":"Ecological Modelling","DOI":"10.1016/j.ecolmodel.2014.07.007","ISSN":"0304-3800","journalAbbreviation":"Ecological Modelling","language":"en","page":"250-259","source":"ScienceDirect","title":"The use of species distribution models to predict the spatial distribution of deforestation in the western Brazilian Amazon","volume":"291","author":[{"family":"Souza","given":"Rodrigo Antônio","non-dropping-particle":"de"},{"family":"De Marco","given":"Paulo"}],"issued":{"date-parts":[["2014",11,10]]}}}],"schema":"https://github.com/citation-style-language/schema/raw/master/csl-citation.json"} </w:instrText>
      </w:r>
      <w:r w:rsidR="00BF441F">
        <w:fldChar w:fldCharType="separate"/>
      </w:r>
      <w:r w:rsidR="00226BE2" w:rsidRPr="00226BE2">
        <w:rPr>
          <w:rFonts w:ascii="Calibri" w:hAnsi="Calibri" w:cs="Calibri"/>
        </w:rPr>
        <w:t>(Bonilla-Bedoya et al., 2018; de Souza and De Marco, 2014)</w:t>
      </w:r>
      <w:r w:rsidR="00BF441F">
        <w:fldChar w:fldCharType="end"/>
      </w:r>
      <w:r w:rsidR="00226BE2">
        <w:t xml:space="preserve">, and cellular automata </w:t>
      </w:r>
      <w:r w:rsidR="00226BE2">
        <w:fldChar w:fldCharType="begin"/>
      </w:r>
      <w:r w:rsidR="005662E2">
        <w:instrText xml:space="preserve"> ADDIN ZOTERO_ITEM CSL_CITATION {"citationID":"M3Guuckj","properties":{"formattedCitation":"(Stevens and Dragi\\uc0\\u263{}evi\\uc0\\u263{}, 2007; Yang et al., 2012)","plainCitation":"(Stevens and Dragićević, 2007; Yang et al., 2012)","noteIndex":0},"citationItems":[{"id":2745,"uris":["http://zotero.org/users/2170232/items/YZU2LDXS"],"uri":["http://zotero.org/users/2170232/items/YZU2LDXS"],"itemData":{"id":2745,"type":"article-journal","abstract":"This study proposes an alternative cellular automata (CA) model, which relaxes the traditional CA regular square grid and synchronous growth, and is designed for representations of land-use change in rural-urban fringe settings. The model uses high-resolution spatial data in the form of irregularly sized and shaped land parcels, and incorporates synchronous and asynchronous development in order to model more realistically land-use change at the land parcel scale. The model allows urban planners and other stakeholders to evaluate how different subdivision designs will influence development under varying population growth rates and buyer preferences. A model prototype has been developed in a common desktop GIS and applied to a rapidly developing area of a midsized Canadian city.","container-title":"Environment and Planning B: Planning and Design","DOI":"10.1068/b32098","ISSN":"0265-8135","issue":"4","journalAbbreviation":"Environ Plann B Plann Des","language":"en","note":"publisher: SAGE Publications Ltd STM","page":"708-724","source":"SAGE Journals","title":"A GIS-Based Irregular Cellular Automata Model of Land-Use Change","volume":"34","author":[{"family":"Stevens","given":"Daniel"},{"family":"Dragićević","given":"Suzana"}],"issued":{"date-parts":[["2007",8,1]]}}},{"id":2746,"uris":["http://zotero.org/users/2170232/items/IHAVUJ2C"],"uri":["http://zotero.org/users/2170232/items/IHAVUJ2C"],"itemData":{"id":2746,"type":"article-journal","abstract":"This paper proposes a spatiotemporal model of land use change based on ant colony optimization (ACO), Markov chain and cellular automata (CA). These three methodologies have previously been used separately or in pairs to simulate land use change. In this paper, we apply them in combination, using ant colony optimization and cellular automata to manage the spatial distribution of land use, and applying Markov chain and cellular automata to manage the total amount of land use coverage. We first describe the principle and implementation of the model. Then a land use map of an experimental area (Changping, a district of Beijing) based on land use maps from 1988 and 1998 is simulated for 2008 using the model. By analyzing with real situation, accuracy of the simulation result manifests that the model is useful for land use change simulation. And compared with the other two models (CA–Markov model and ACO–CA model), the model is more appropriate in predicting both the quantity and spatial distribution of land use change in the study area. Therefore the model proposed by this paper is capable of simulating land use change.","container-title":"Ecological Modelling","DOI":"10.1016/j.ecolmodel.2012.03.011","ISSN":"0304-3800","journalAbbreviation":"Ecological Modelling","language":"en","page":"11-19","source":"ScienceDirect","title":"A spatiotemporal model of land use change based on ant colony optimization, Markov chain and cellular automata","volume":"233","author":[{"family":"Yang","given":"Xin"},{"family":"Zheng","given":"Xin-Qi"},{"family":"Lv","given":"Li-Na"}],"issued":{"date-parts":[["2012",5,24]]}}}],"schema":"https://github.com/citation-style-language/schema/raw/master/csl-citation.json"} </w:instrText>
      </w:r>
      <w:r w:rsidR="00226BE2">
        <w:fldChar w:fldCharType="separate"/>
      </w:r>
      <w:r w:rsidR="005662E2" w:rsidRPr="005662E2">
        <w:rPr>
          <w:rFonts w:ascii="Calibri" w:hAnsi="Calibri" w:cs="Calibri"/>
          <w:szCs w:val="24"/>
        </w:rPr>
        <w:t>(Stevens and Dragićević, 2007; Yang et al., 2012)</w:t>
      </w:r>
      <w:r w:rsidR="00226BE2">
        <w:fldChar w:fldCharType="end"/>
      </w:r>
      <w:r w:rsidR="00226BE2">
        <w:t>, which rely on discrete spatial units that have associated variable values and tend to be spatially correlated. Models are trained on past LUC, thus developing rules which govern the likelihood of a given cell being converted under various</w:t>
      </w:r>
      <w:r w:rsidR="0045013F">
        <w:t xml:space="preserve"> future</w:t>
      </w:r>
      <w:r w:rsidR="00226BE2">
        <w:t xml:space="preserve"> conditions. These rule-based approaches can be improved </w:t>
      </w:r>
      <w:r w:rsidR="005662E2">
        <w:t>with</w:t>
      </w:r>
      <w:r w:rsidR="00226BE2">
        <w:t xml:space="preserve"> advanced </w:t>
      </w:r>
      <w:r w:rsidR="005662E2">
        <w:t xml:space="preserve">machine learning techniques such as artificial neural networks </w:t>
      </w:r>
      <w:r w:rsidR="005662E2">
        <w:fldChar w:fldCharType="begin"/>
      </w:r>
      <w:r w:rsidR="005662E2">
        <w:instrText xml:space="preserve"> ADDIN ZOTERO_ITEM CSL_CITATION {"citationID":"TqWmVzsU","properties":{"formattedCitation":"(Basse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005662E2">
        <w:fldChar w:fldCharType="separate"/>
      </w:r>
      <w:r w:rsidR="005662E2" w:rsidRPr="005662E2">
        <w:rPr>
          <w:rFonts w:ascii="Calibri" w:hAnsi="Calibri" w:cs="Calibri"/>
        </w:rPr>
        <w:t>(Basse et al., 2014)</w:t>
      </w:r>
      <w:r w:rsidR="005662E2">
        <w:fldChar w:fldCharType="end"/>
      </w:r>
      <w:r w:rsidR="005662E2">
        <w:t xml:space="preserve">. </w:t>
      </w:r>
      <w:r w:rsidR="00941455">
        <w:t xml:space="preserve">More traditional statistical models have also been used in a cell-based framework, whereby models such as logistic regression are used to predict the likelihood of a cell being converted </w:t>
      </w:r>
      <w:r w:rsidR="00941455">
        <w:fldChar w:fldCharType="begin"/>
      </w:r>
      <w:r w:rsidR="00941455">
        <w:instrText xml:space="preserve"> ADDIN ZOTERO_ITEM CSL_CITATION {"citationID":"WZ0VrOvA","properties":{"formattedCitation":"(Aguiar et al., 2016; Aspinall, 2004)","plainCitation":"(Aguiar et al., 2016; Aspinall, 2004)","noteIndex":0},"citationItems":[{"id":1539,"uris":["http://zotero.org/users/2170232/items/5JWHZEXB"],"uri":["http://zotero.org/users/2170232/items/5JWHZEXB"],"itemData":{"id":1539,"type":"article-journal","abstract":"Following an intense occupation process that was initiated in the 1960s, deforestation rates in the Brazilian Amazon have decreased significantly since 2004, stabilizing around 6000 km2 yr−1 in the last 5 years. A convergence of conditions contributed to this, including the creation of protected areas, the use of effective monitoring systems, and credit restriction mechanisms. Nevertheless, other threats remain, including the rapidly expanding global markets for agricultural commodities, large-scale transportation and energy infrastructure projects, and weak institutions. We propose three updated qualitative and quantitative land-use scenarios for the Brazilian Amazon, including a normative ‘Sustainability’ scenario in which we envision major socio-economic, institutional, and environmental achievements in the region. We developed an innovative spatially explicit modelling approach capable of representing alternative pathways of the clear-cut deforestation, secondary vegetation dynamics, and the old-growth forest degradation. We use the computational models to estimate net deforestation-driven carbon emissions for the different scenarios. The region would become a sink of carbon after 2020 in a scenario of residual deforestation (~1000 km2 yr−1) and a change in the current dynamics of the secondary vegetation – in a forest transition scenario. However, our results also show that the continuation of the current situation of relatively low deforestation rates and short life cycle of the secondary vegetation would maintain the region as a source of CO2 – even if a large portion of the deforested area is covered by secondary vegetation. In relation to the old-growth forest degradation process, we estimated average gross emission corresponding to 47% of the clear-cut deforestation from 2007 to 2013 (using the DEGRAD system data), although the aggregate effects of the postdisturbance regeneration can partially offset these emissions. Both processes (secondary vegetation and forest degradation) need to be better understood as they potentially will play a decisive role in the future regional carbon balance.","container-title":"Global Change Biology","DOI":"10.1111/gcb.13134","ISSN":"1365-2486","issue":"5","journalAbbreviation":"Glob Change Biol","language":"en","page":"1821-1840","source":"Wiley Online Library","title":"Land use change emission scenarios: anticipating a forest transition process in the Brazilian Amazon","title-short":"Land use change emission scenarios","volume":"22","author":[{"family":"Aguiar","given":"Ana Paula Dutra"},{"family":"Vieira","given":"Ima Célia Guimarães"},{"family":"Assis","given":"Talita Oliveira"},{"family":"Dalla-Nora","given":"Eloi L"},{"family":"Toledo","given":"Peter Mann"},{"family":"Oliveira Santos-Junior","given":"Roberto Araújo"},{"family":"Batistella","given":"Mateus"},{"family":"Coelho","given":"Andrea Santos"},{"family":"Savaget","given":"Elza Kawakami"},{"family":"Aragão","given":"Luiz Eduardo Oliveira Cruz"},{"family":"Nobre","given":"Carlos Afonso"},{"family":"Ometto","given":"Jean Pierre H."}],"issued":{"date-parts":[["2016",5,1]]}}},{"id":1524,"uris":["http://zotero.org/users/2170232/items/TMLEQ5F8"],"uri":["http://zotero.org/users/2170232/items/TMLEQ5F8"],"itemData":{"id":1524,"type":"article-journal","abstract":"This paper develops an approach to modelling land use change that links model selection and multi-model inference with empirical models and GIS. Land use change is frequently studied, and understanding gained, through a process of modelling that is an empirical analysis of documented changes in land cover or land use patterns. The approach here is based on analysis and comparison of multiple models of land use patterns using model selection and multi-model inference. The approach is illustrated with a case study of rural housing as it has developed for part of Gallatin County, Montana, USA. A GIS contains the location of rural housing on a yearly basis from 1860 to 2000. The database also documents a variety of environmental and socio-economic conditions. A general model of settlement development describes the evolution of drivers of land use change and their impacts in the region. This model is used to develop a series of different models reflecting drivers of change at different periods in the history of the study area. These period specific models represent a series of multiple working hypotheses describing (a) the effects of spatial variables as a representation of social, economic and environmental drivers of land use change, and (b) temporal changes in the effects of the spatial variables as the drivers of change evolve over time. Logistic regression is used to calibrate and interpret these models and the models are then compared and evaluated with model selection techniques. Results show that different models are ‘best’ for the different periods. The different models for different periods demonstrate that models are not invariant over time which presents challenges for validation and testing of empirical models. The research demonstrates (i) model selection as a mechanism for rating among many plausible models that describe land cover or land use patterns, (ii) inference from a set of models rather than from a single model, (iii) that models can be developed based on hypothesised relationships based on consideration of underlying and proximate causes of change, and (iv) that models are not invariant over time.","collection-title":"Modelling land use change and environmental impact","container-title":"Journal of Environmental Management","DOI":"10.1016/j.jenvman.2004.02.009","ISSN":"0301-4797","issue":"1","journalAbbreviation":"Journal of Environmental Management","page":"91-103","source":"ScienceDirect","title":"Modelling land use change with generalized linear models—a multi-model analysis of change between 1860 and 2000 in Gallatin Valley, Montana","volume":"72","author":[{"family":"Aspinall","given":"Richard"}],"issued":{"date-parts":[["2004",8,1]]}}}],"schema":"https://github.com/citation-style-language/schema/raw/master/csl-citation.json"} </w:instrText>
      </w:r>
      <w:r w:rsidR="00941455">
        <w:fldChar w:fldCharType="separate"/>
      </w:r>
      <w:r w:rsidR="00941455" w:rsidRPr="00941455">
        <w:rPr>
          <w:rFonts w:ascii="Calibri" w:hAnsi="Calibri" w:cs="Calibri"/>
        </w:rPr>
        <w:t>(Aguiar et al., 2016; Aspinall, 2004)</w:t>
      </w:r>
      <w:r w:rsidR="00941455">
        <w:fldChar w:fldCharType="end"/>
      </w:r>
      <w:r w:rsidR="00941455">
        <w:t xml:space="preserve">. </w:t>
      </w:r>
      <w:r w:rsidR="00B35044">
        <w:t xml:space="preserve">The above methods require spatially explicit data at the scale of the cell, and </w:t>
      </w:r>
      <w:commentRangeStart w:id="1"/>
      <w:r w:rsidR="00B35044">
        <w:t>so are unable to model broader relationships and drivers that operate at a different level within the system</w:t>
      </w:r>
      <w:commentRangeEnd w:id="1"/>
      <w:r w:rsidR="00A91A50">
        <w:rPr>
          <w:rStyle w:val="CommentReference"/>
        </w:rPr>
        <w:commentReference w:id="1"/>
      </w:r>
      <w:r w:rsidR="00B35044">
        <w:t xml:space="preserve">. </w:t>
      </w:r>
      <w:commentRangeStart w:id="2"/>
      <w:r w:rsidR="00B35044">
        <w:t>These approaches rely on geographical and biophysical predictor variables that have fixed value</w:t>
      </w:r>
      <w:r w:rsidR="0045013F">
        <w:t>s</w:t>
      </w:r>
      <w:r w:rsidR="00B35044">
        <w:t xml:space="preserve"> in space, precluding the </w:t>
      </w:r>
      <w:r w:rsidR="0045013F">
        <w:t>investigation</w:t>
      </w:r>
      <w:r w:rsidR="00B35044">
        <w:t xml:space="preserve"> of national or regional drivers. Socioeconomic drivers can be modelled, provided they can be represented in discrete space</w:t>
      </w:r>
      <w:r w:rsidR="0045013F">
        <w:t xml:space="preserve"> and are at the correct scale</w:t>
      </w:r>
      <w:r w:rsidR="00B35044">
        <w:t xml:space="preserve"> </w:t>
      </w:r>
      <w:r w:rsidR="00B35044">
        <w:fldChar w:fldCharType="begin"/>
      </w:r>
      <w:r w:rsidR="00B35044">
        <w:instrText xml:space="preserve"> ADDIN ZOTERO_ITEM CSL_CITATION {"citationID":"MlgzJFfH","properties":{"formattedCitation":"(de Souza and De Marco, 2014; Estoque et al., 2019)","plainCitation":"(de Souza and De Marco, 2014; Estoque et al., 2019)","noteIndex":0},"citationItems":[{"id":2739,"uris":["http://zotero.org/users/2170232/items/6XJ7VLX5"],"uri":["http://zotero.org/users/2170232/items/6XJ7VLX5"],"itemData":{"id":2739,"type":"article-journal","abstract":"The prevention of deforestation in rainforests requires the identification of where facilitating and mitigating factors will combine and increase the likelihood of deforestation. This approach, which relates a geographic space with an environmental space of factors to predict where new deforestation will occur, is very similar to the approaches used to predict species distributions. Thus, we believe that deforestation can be treated as a “species” and that its future occurrence can be determined using species distribution models. The objective of this work is to test the efficiency of species distribution models in predicting the potential areas of deforestation in a region of the western Amazon. We analyzed five different areas in the arc of deforestation. For each area, we ran the MaxEnt model in six different experiments to determine the boundaries of the probability distributions. Potential areas identified using the different models of MaxEnt were very effective in predicting deforestation areas. The models that used only previous deforestation density were less effective than the models that included functional variables. In four of the five areas, 80% of the new deforestation occurred in the area predicted by the models. These models were more effective than the business-as-usual (BAU) and governance (GOV) model scenarios described using the DINAMICA-EGO platform by Soares-Filho et al. (2006). Species distribution models are a valuable tool for determining potential areas of future Amazon deforestation. The use of these models arises as support to efforts to conserve tropical forests and identify critical locations where command and control actions against deforestation can be most efficient.","container-title":"Ecological Modelling","DOI":"10.1016/j.ecolmodel.2014.07.007","ISSN":"0304-3800","journalAbbreviation":"Ecological Modelling","language":"en","page":"250-259","source":"ScienceDirect","title":"The use of species distribution models to predict the spatial distribution of deforestation in the western Brazilian Amazon","volume":"291","author":[{"family":"Souza","given":"Rodrigo Antônio","non-dropping-particle":"de"},{"family":"De Marco","given":"Paulo"}],"issued":{"date-parts":[["2014",11,10]]}}},{"id":2193,"uris":["http://zotero.org/users/2170232/items/XLXDWBAC"],"uri":["http://zotero.org/users/2170232/items/XLXDWBAC"],"itemData":{"id":2193,"type":"article-journal","abstract":"While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rsidR="00B35044">
        <w:fldChar w:fldCharType="separate"/>
      </w:r>
      <w:r w:rsidR="00B35044" w:rsidRPr="00B35044">
        <w:rPr>
          <w:rFonts w:ascii="Calibri" w:hAnsi="Calibri" w:cs="Calibri"/>
        </w:rPr>
        <w:t>(de Souza and De Marco, 2014; Estoque et al., 2019)</w:t>
      </w:r>
      <w:r w:rsidR="00B35044">
        <w:fldChar w:fldCharType="end"/>
      </w:r>
      <w:r w:rsidR="00B35044">
        <w:t xml:space="preserve">. </w:t>
      </w:r>
      <w:commentRangeEnd w:id="2"/>
      <w:r w:rsidR="00A91A50">
        <w:rPr>
          <w:rStyle w:val="CommentReference"/>
        </w:rPr>
        <w:commentReference w:id="2"/>
      </w:r>
    </w:p>
    <w:p w14:paraId="07672CCD" w14:textId="386DF1A2" w:rsidR="00426F41" w:rsidRDefault="00CC15C8" w:rsidP="00F60FCB">
      <w:r>
        <w:t xml:space="preserve">Second, researchers may want to model the relationships between LUC and trends in predictor variables over time </w:t>
      </w:r>
      <w:commentRangeStart w:id="3"/>
      <w:r>
        <w:t>rather than space</w:t>
      </w:r>
      <w:commentRangeEnd w:id="3"/>
      <w:r w:rsidR="00A91A50">
        <w:rPr>
          <w:rStyle w:val="CommentReference"/>
        </w:rPr>
        <w:commentReference w:id="3"/>
      </w:r>
      <w:r>
        <w:t xml:space="preserve">. These approaches are generally less deterministic than the spatial process modelling above, and are often at much larger scales </w:t>
      </w:r>
      <w:r>
        <w:fldChar w:fldCharType="begin"/>
      </w:r>
      <w:r w:rsidR="0045013F">
        <w:instrText xml:space="preserve"> ADDIN ZOTERO_ITEM CSL_CITATION {"citationID":"afnD35am","properties":{"formattedCitation":"(Bhattarai and Hammig, 2004; Ceddia, 2019; Ewers, 2006)","plainCitation":"(Bhattarai and Hammig, 2004; Ceddia, 2019; Ewers, 2006)","dontUpdate":true,"noteIndex":0},"citationItems":[{"id":2122,"uris":["http://zotero.org/users/2170232/items/NINHSHM7"],"uri":["http://zotero.org/users/2170232/items/NINHSHM7"],"itemData":{"id":2122,"type":"article-journal","abstract":"This paper reports the results of an empirical analysis of the relationship between income and the rate of deforestation of tropical natural forests. The inverted U-shaped relationship known as the environmental Kuznets curve is confirmed. The study focuses on the role of institutions and macroeconomic policy in the deforestation process. Results indicate that the quality of governance is an important determinant of forest resource preservation, and that rural population pressure is not as important as suggested by other studies. Agricultural technology improvement and enhanced educational attainment also lead to reductions of deforestation rates.","container-title":"Environment and Development Economics","DOI":"10.1017/S1355770X03001293","ISSN":"1469-4395, 1355-770X","issue":"3","language":"en","page":"367-382","source":"Cambridge Core","title":"Governance, economic policy, and the environmental Kuznets curve for natural tropical forests","volume":"9","author":[{"family":"Bhattarai","given":"Madhusudan"},{"family":"Hammig","given":"Michael"}],"issued":{"date-parts":[["2004",7]]}}},{"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 </w:instrText>
      </w:r>
      <w:r>
        <w:fldChar w:fldCharType="separate"/>
      </w:r>
      <w:r w:rsidRPr="00CC15C8">
        <w:rPr>
          <w:rFonts w:ascii="Calibri" w:hAnsi="Calibri" w:cs="Calibri"/>
        </w:rPr>
        <w:t>(</w:t>
      </w:r>
      <w:r>
        <w:rPr>
          <w:rFonts w:ascii="Calibri" w:hAnsi="Calibri" w:cs="Calibri"/>
        </w:rPr>
        <w:t xml:space="preserve">e.g., </w:t>
      </w:r>
      <w:r w:rsidRPr="00CC15C8">
        <w:rPr>
          <w:rFonts w:ascii="Calibri" w:hAnsi="Calibri" w:cs="Calibri"/>
        </w:rPr>
        <w:t>Bhattarai and Hammig, 2004; Ceddia, 2019; Ewers, 2006)</w:t>
      </w:r>
      <w:r>
        <w:fldChar w:fldCharType="end"/>
      </w:r>
      <w:r>
        <w:t xml:space="preserve">. These analyses </w:t>
      </w:r>
      <w:r w:rsidR="006A56AF">
        <w:t>are often targeting broader economic, socioeconomic, cultural, political, and institutional drivers of LUC, which are less amenable to spatial sampling. Generalised linear mixed models (GLMM</w:t>
      </w:r>
      <w:r w:rsidR="00C4380C">
        <w:t>s, also known as multilevel or hierarchical models</w:t>
      </w:r>
      <w:r w:rsidR="006A56AF">
        <w:t xml:space="preserve">) are often employed in such analyses, as GLMMs </w:t>
      </w:r>
      <w:r w:rsidR="001D152F">
        <w:t>can</w:t>
      </w:r>
      <w:r w:rsidR="006A56AF">
        <w:t xml:space="preserve"> account for temporal autocorrelation and </w:t>
      </w:r>
      <w:r w:rsidR="001D152F">
        <w:t xml:space="preserve">hierarchical data structures </w:t>
      </w:r>
      <w:r w:rsidR="001D152F">
        <w:fldChar w:fldCharType="begin"/>
      </w:r>
      <w:r w:rsidR="001D152F">
        <w:instrText xml:space="preserve"> ADDIN ZOTERO_ITEM CSL_CITATION {"citationID":"PtECtAJk","properties":{"formattedCitation":"(Zuur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1D152F">
        <w:fldChar w:fldCharType="separate"/>
      </w:r>
      <w:r w:rsidR="001D152F" w:rsidRPr="001D152F">
        <w:rPr>
          <w:rFonts w:ascii="Calibri" w:hAnsi="Calibri" w:cs="Calibri"/>
        </w:rPr>
        <w:t>(Zuur et al., 2009)</w:t>
      </w:r>
      <w:r w:rsidR="001D152F">
        <w:fldChar w:fldCharType="end"/>
      </w:r>
      <w:r w:rsidR="001D152F">
        <w:t xml:space="preserve">. Studies have used these, and other regression-type models, to investigate the relationships between LUC and national income and forest policies </w:t>
      </w:r>
      <w:r w:rsidR="001D152F">
        <w:fldChar w:fldCharType="begin"/>
      </w:r>
      <w:r w:rsidR="001D152F">
        <w:instrText xml:space="preserve"> ADDIN ZOTERO_ITEM CSL_CITATION {"citationID":"nVW3aYWK","properties":{"formattedCitation":"(Bhattarai and Hammig, 2004)","plainCitation":"(Bhattarai and Hammig, 2004)","noteIndex":0},"citationItems":[{"id":2122,"uris":["http://zotero.org/users/2170232/items/NINHSHM7"],"uri":["http://zotero.org/users/2170232/items/NINHSHM7"],"itemData":{"id":2122,"type":"article-journal","abstract":"This paper reports the results of an empirical analysis of the relationship between income and the rate of deforestation of tropical natural forests. The inverted U-shaped relationship known as the environmental Kuznets curve is confirmed. The study focuses on the role of institutions and macroeconomic policy in the deforestation process. Results indicate that the quality of governance is an important determinant of forest resource preservation, and that rural population pressure is not as important as suggested by other studies. Agricultural technology improvement and enhanced educational attainment also lead to reductions of deforestation rates.","container-title":"Environment and Development Economics","DOI":"10.1017/S1355770X03001293","ISSN":"1469-4395, 1355-770X","issue":"3","language":"en","page":"367-382","source":"Cambridge Core","title":"Governance, economic policy, and the environmental Kuznets curve for natural tropical forests","volume":"9","author":[{"family":"Bhattarai","given":"Madhusudan"},{"family":"Hammig","given":"Michael"}],"issued":{"date-parts":[["2004",7]]}}}],"schema":"https://github.com/citation-style-language/schema/raw/master/csl-citation.json"} </w:instrText>
      </w:r>
      <w:r w:rsidR="001D152F">
        <w:fldChar w:fldCharType="separate"/>
      </w:r>
      <w:r w:rsidR="001D152F" w:rsidRPr="001D152F">
        <w:rPr>
          <w:rFonts w:ascii="Calibri" w:hAnsi="Calibri" w:cs="Calibri"/>
        </w:rPr>
        <w:t>(Bhattarai and Hammig, 2004)</w:t>
      </w:r>
      <w:r w:rsidR="001D152F">
        <w:fldChar w:fldCharType="end"/>
      </w:r>
      <w:r w:rsidR="001D152F">
        <w:t xml:space="preserve">, income, land, and wealth inequalities </w:t>
      </w:r>
      <w:r w:rsidR="001D152F">
        <w:fldChar w:fldCharType="begin"/>
      </w:r>
      <w:r w:rsidR="001D152F">
        <w:instrText xml:space="preserve"> ADDIN ZOTERO_ITEM CSL_CITATION {"citationID":"G9VXIaeZ","properties":{"formattedCitation":"(Ceddia,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1D152F">
        <w:fldChar w:fldCharType="separate"/>
      </w:r>
      <w:r w:rsidR="001D152F" w:rsidRPr="001D152F">
        <w:rPr>
          <w:rFonts w:ascii="Calibri" w:hAnsi="Calibri" w:cs="Calibri"/>
        </w:rPr>
        <w:t>(Ceddia, 2019)</w:t>
      </w:r>
      <w:r w:rsidR="001D152F">
        <w:fldChar w:fldCharType="end"/>
      </w:r>
      <w:r w:rsidR="001D152F">
        <w:t xml:space="preserve">, indigenous land tenure </w:t>
      </w:r>
      <w:r w:rsidR="001D152F">
        <w:fldChar w:fldCharType="begin"/>
      </w:r>
      <w:r w:rsidR="001D152F">
        <w:instrText xml:space="preserve"> ADDIN ZOTERO_ITEM CSL_CITATION {"citationID":"AdzLNFgE","properties":{"formattedCitation":"(Ceddia et al., 2015)","plainCitation":"(Ceddia et al., 2015)","noteIndex":0},"citationItems":[{"id":2142,"uris":["http://zotero.org/users/2170232/items/96TCP83Z"],"uri":["http://zotero.org/users/2170232/items/96TCP83Z"],"itemData":{"id":2142,"type":"article-journal","abstract":"Agricultural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1D152F">
        <w:fldChar w:fldCharType="separate"/>
      </w:r>
      <w:r w:rsidR="001D152F" w:rsidRPr="001D152F">
        <w:rPr>
          <w:rFonts w:ascii="Calibri" w:hAnsi="Calibri" w:cs="Calibri"/>
        </w:rPr>
        <w:t>(Ceddia et al., 2015)</w:t>
      </w:r>
      <w:r w:rsidR="001D152F">
        <w:fldChar w:fldCharType="end"/>
      </w:r>
      <w:r w:rsidR="001D152F">
        <w:t xml:space="preserve">, macroeconomics and economic development </w:t>
      </w:r>
      <w:r w:rsidR="001D152F">
        <w:fldChar w:fldCharType="begin"/>
      </w:r>
      <w:r w:rsidR="001D152F">
        <w:instrText xml:space="preserve"> ADDIN ZOTERO_ITEM CSL_CITATION {"citationID":"DeIdEsRb","properties":{"formattedCitation":"(Culas, 2007; Ewers, 2006)","plainCitation":"(Culas, 2007; Ewers, 2006)","noteIndex":0},"citationItems":[{"id":2123,"uris":["http://zotero.org/users/2170232/items/GFXZ4GUN"],"uri":["http://zotero.org/users/2170232/items/GFXZ4GUN"],"itemData":{"id":2123,"type":"article-journal","abstract":"Institutions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 </w:instrText>
      </w:r>
      <w:r w:rsidR="001D152F">
        <w:fldChar w:fldCharType="separate"/>
      </w:r>
      <w:r w:rsidR="001D152F" w:rsidRPr="001D152F">
        <w:rPr>
          <w:rFonts w:ascii="Calibri" w:hAnsi="Calibri" w:cs="Calibri"/>
        </w:rPr>
        <w:t>(Culas, 2007; Ewers, 2006)</w:t>
      </w:r>
      <w:r w:rsidR="001D152F">
        <w:fldChar w:fldCharType="end"/>
      </w:r>
      <w:r w:rsidR="001D152F">
        <w:t xml:space="preserve">, and urban socioeconomics </w:t>
      </w:r>
      <w:r w:rsidR="001D152F">
        <w:fldChar w:fldCharType="begin"/>
      </w:r>
      <w:r w:rsidR="001D152F">
        <w:instrText xml:space="preserve"> ADDIN ZOTERO_ITEM CSL_CITATION {"citationID":"se6ugQFB","properties":{"formattedCitation":"(Gong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1D152F">
        <w:fldChar w:fldCharType="separate"/>
      </w:r>
      <w:r w:rsidR="001D152F" w:rsidRPr="001D152F">
        <w:rPr>
          <w:rFonts w:ascii="Calibri" w:hAnsi="Calibri" w:cs="Calibri"/>
        </w:rPr>
        <w:t>(Gong et al., 2013)</w:t>
      </w:r>
      <w:r w:rsidR="001D152F">
        <w:fldChar w:fldCharType="end"/>
      </w:r>
      <w:r w:rsidR="001D152F">
        <w:t>.</w:t>
      </w:r>
      <w:r w:rsidR="00841D7D">
        <w:t xml:space="preserve"> Studies that </w:t>
      </w:r>
      <w:commentRangeStart w:id="4"/>
      <w:r w:rsidR="00841D7D">
        <w:t xml:space="preserve">use GLMMs </w:t>
      </w:r>
      <w:commentRangeEnd w:id="4"/>
      <w:r w:rsidR="00D600E3">
        <w:rPr>
          <w:rStyle w:val="CommentReference"/>
        </w:rPr>
        <w:commentReference w:id="4"/>
      </w:r>
      <w:r w:rsidR="00841D7D">
        <w:t>almost exclusively use data from multiple countries</w:t>
      </w:r>
      <w:r w:rsidR="00C4380C">
        <w:t>, taking advantage of the ability of these models to harness</w:t>
      </w:r>
      <w:r w:rsidR="0039569B">
        <w:t xml:space="preserve"> large</w:t>
      </w:r>
      <w:r w:rsidR="00C4380C">
        <w:t xml:space="preserve"> longitudinal data</w:t>
      </w:r>
      <w:r w:rsidR="0039569B">
        <w:t xml:space="preserve"> sets</w:t>
      </w:r>
      <w:r w:rsidR="00C4380C">
        <w:t xml:space="preserve"> with few “subjects” without succumbing to </w:t>
      </w:r>
      <w:proofErr w:type="spellStart"/>
      <w:r w:rsidR="00C4380C">
        <w:t>pseudoreplication</w:t>
      </w:r>
      <w:proofErr w:type="spellEnd"/>
      <w:r w:rsidR="00C4380C">
        <w:t xml:space="preserve"> </w:t>
      </w:r>
      <w:commentRangeStart w:id="5"/>
      <w:r w:rsidR="00C4380C">
        <w:fldChar w:fldCharType="begin"/>
      </w:r>
      <w:r w:rsidR="0045013F">
        <w:instrText xml:space="preserve"> ADDIN ZOTERO_ITEM CSL_CITATION {"citationID":"5Ii1SoVW","properties":{"formattedCitation":"(Gelman and Hill, 2006)","plainCitation":"(Gelman and Hill, 2006)","dontUpdate":true,"noteIndex":0},"citationItems":[{"id":2748,"uris":["http://zotero.org/users/2170232/items/SVN6ZYUN"],"uri":["http://zotero.org/users/2170232/items/SVN6ZYUN"],"itemData":{"id":2748,"type":"book","abstract":"Data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Models","author":[{"family":"Gelman","given":"Andrew"},{"family":"Hill","given":"Jennifer"}],"issued":{"date-parts":[["2006",12,18]]}}}],"schema":"https://github.com/citation-style-language/schema/raw/master/csl-citation.json"} </w:instrText>
      </w:r>
      <w:r w:rsidR="00C4380C">
        <w:fldChar w:fldCharType="separate"/>
      </w:r>
      <w:r w:rsidR="00C4380C" w:rsidRPr="00C4380C">
        <w:rPr>
          <w:rFonts w:ascii="Calibri" w:hAnsi="Calibri" w:cs="Calibri"/>
        </w:rPr>
        <w:t>(Gelman and Hill, 2006</w:t>
      </w:r>
      <w:r w:rsidR="0039569B">
        <w:rPr>
          <w:rFonts w:ascii="Calibri" w:hAnsi="Calibri" w:cs="Calibri"/>
        </w:rPr>
        <w:t>, see Ewers, 2006 for an example of where pseudoreplication may be an issue</w:t>
      </w:r>
      <w:r w:rsidR="00C4380C" w:rsidRPr="00C4380C">
        <w:rPr>
          <w:rFonts w:ascii="Calibri" w:hAnsi="Calibri" w:cs="Calibri"/>
        </w:rPr>
        <w:t>)</w:t>
      </w:r>
      <w:r w:rsidR="00C4380C">
        <w:fldChar w:fldCharType="end"/>
      </w:r>
      <w:commentRangeEnd w:id="5"/>
      <w:r w:rsidR="00D600E3">
        <w:rPr>
          <w:rStyle w:val="CommentReference"/>
        </w:rPr>
        <w:commentReference w:id="5"/>
      </w:r>
      <w:r w:rsidR="00C4380C">
        <w:t xml:space="preserve">. </w:t>
      </w:r>
      <w:commentRangeStart w:id="6"/>
      <w:r w:rsidR="00C4380C">
        <w:t>Another advantage of GLMMs is the ability to quantify between-group variance, which not only offers crucial insight about the</w:t>
      </w:r>
      <w:r w:rsidR="0039569B">
        <w:t xml:space="preserve"> differences between groups (e.g., countries)</w:t>
      </w:r>
      <w:r w:rsidR="00C4380C">
        <w:t xml:space="preserve"> from which inference can</w:t>
      </w:r>
      <w:r w:rsidR="0039569B">
        <w:t xml:space="preserve"> be drawn </w:t>
      </w:r>
      <w:r w:rsidR="0039569B">
        <w:fldChar w:fldCharType="begin"/>
      </w:r>
      <w:r w:rsidR="0039569B">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39569B">
        <w:fldChar w:fldCharType="separate"/>
      </w:r>
      <w:r w:rsidR="0039569B" w:rsidRPr="0039569B">
        <w:rPr>
          <w:rFonts w:ascii="Calibri" w:hAnsi="Calibri" w:cs="Calibri"/>
        </w:rPr>
        <w:t>(Zuur et al., 2009)</w:t>
      </w:r>
      <w:r w:rsidR="0039569B">
        <w:fldChar w:fldCharType="end"/>
      </w:r>
      <w:r w:rsidR="0039569B">
        <w:t xml:space="preserve">, but can also highlight potential problems with ‘global’ predictions (i.e., </w:t>
      </w:r>
      <w:r w:rsidR="0039569B">
        <w:lastRenderedPageBreak/>
        <w:t xml:space="preserve">predictions that </w:t>
      </w:r>
      <w:commentRangeStart w:id="7"/>
      <w:r w:rsidR="0039569B">
        <w:t>are made with all random effect terms set at their mean)</w:t>
      </w:r>
      <w:commentRangeEnd w:id="7"/>
      <w:r w:rsidR="00D600E3">
        <w:rPr>
          <w:rStyle w:val="CommentReference"/>
        </w:rPr>
        <w:commentReference w:id="7"/>
      </w:r>
      <w:r w:rsidR="0039569B">
        <w:t>.</w:t>
      </w:r>
      <w:r w:rsidR="00C4380C">
        <w:t xml:space="preserve"> Yet very few studies</w:t>
      </w:r>
      <w:r w:rsidR="0039569B">
        <w:t xml:space="preserve"> that use </w:t>
      </w:r>
      <w:del w:id="8" w:author="Katharine Abernethy" w:date="2021-09-28T18:19:00Z">
        <w:r w:rsidR="0039569B" w:rsidDel="00D600E3">
          <w:delText xml:space="preserve">these </w:delText>
        </w:r>
      </w:del>
      <w:ins w:id="9" w:author="Katharine Abernethy" w:date="2021-09-28T18:19:00Z">
        <w:r w:rsidR="00D600E3">
          <w:t xml:space="preserve">GLMM </w:t>
        </w:r>
      </w:ins>
      <w:r w:rsidR="0039569B">
        <w:t>models for LUC</w:t>
      </w:r>
      <w:r w:rsidR="00C4380C">
        <w:t xml:space="preserve"> report</w:t>
      </w:r>
      <w:r w:rsidR="0039569B">
        <w:t xml:space="preserve"> any values for variance associated with the random (group-level) effects. For example, </w:t>
      </w:r>
      <w:proofErr w:type="spellStart"/>
      <w:r w:rsidR="0039569B">
        <w:t>Bhattari</w:t>
      </w:r>
      <w:proofErr w:type="spellEnd"/>
      <w:r w:rsidR="0039569B">
        <w:t xml:space="preserve"> and </w:t>
      </w:r>
      <w:proofErr w:type="spellStart"/>
      <w:r w:rsidR="0039569B">
        <w:t>Hammig</w:t>
      </w:r>
      <w:proofErr w:type="spellEnd"/>
      <w:r w:rsidR="0039569B">
        <w:t xml:space="preserve"> (2004) use data from 63 countries</w:t>
      </w:r>
      <w:r w:rsidR="00147652">
        <w:t xml:space="preserve">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 </w:t>
      </w:r>
      <w:commentRangeEnd w:id="6"/>
      <w:r w:rsidR="00E804F9">
        <w:rPr>
          <w:rStyle w:val="CommentReference"/>
        </w:rPr>
        <w:commentReference w:id="6"/>
      </w:r>
      <w:r w:rsidR="0045013F">
        <w:t xml:space="preserve">Furthermore, some studies fail to even specify the statistical </w:t>
      </w:r>
      <w:r w:rsidR="00E804F9">
        <w:t xml:space="preserve">or modelling approaches used to arrive at their conclusions </w:t>
      </w:r>
      <w:r w:rsidR="00E804F9">
        <w:fldChar w:fldCharType="begin"/>
      </w:r>
      <w:r w:rsidR="00634903">
        <w:instrText xml:space="preserve"> ADDIN ZOTERO_ITEM CSL_CITATION {"citationID":"lklnktUm","properties":{"formattedCitation":"(Gao and Liu, 2012)","plainCitation":"(Gao and Liu, 2012)","dontUpdate":true,"noteIndex":0},"citationItems":[{"id":2640,"uris":["http://zotero.org/users/2170232/items/NE4L9QWI"],"uri":["http://zotero.org/users/2170232/items/NE4L9QWI"],"itemData":{"id":2640,"type":"article-journal","abstract":"This study attempts to ascertain the spatiotemporal patterns of de(re)forestation and its causes in Heilongjiang Province, China during the last century. In 1896, there were 308,020 km2 of forest covering 68% of the Province. Forest area was reduced to 247,256 km2 by 1949 at an annual rate of 1146 km2. By 1958 primary forest was reduced to 169,533 km2 while secondary forest remained at 68,801 km2. Thus, 9421 km2 of forest were logged at a rate of 1046 km2 per annum. From 1958 to 1980, forest as a whole was reduced by 22,326 km2 at an annual rate of 1014 km2. The amount of deforestation was reduced to 9211 km2 for dense forest, but sparse forest gained 831 km2 during 1980–2000. The net decrease of 8379 km2 represents an annual loss of 419 km2. Spatially, deforested areas used to be extensive and expansive, but have become fragmented with thousands of patches that have a shrinking mean size. These deforested sites were located in low-lying flat terrains with a close proximity to rivers and roads. Such land was replaced primarily by farmland and secondarily by grassland. Therefore, the causes of deforestation are identified as demand for timber, population-driven land reclamation up to 1980, and urbanisation in the last two decades.","container-title":"Applied Geography","DOI":"10.1016/j.apgeog.2012.08.001","ISSN":"0143-6228","issue":"1","journalAbbreviation":"Applied Geography","language":"en","page":"345-352","source":"ScienceDirect","title":"Deforestation in Heilongjiang Province of China, 1896–2000: Severity, spatiotemporal patterns and causes","title-short":"Deforestation in Heilongjiang Province of China, 1896–2000","volume":"35","author":[{"family":"Gao","given":"Jay"},{"family":"Liu","given":"Yansui"}],"issued":{"date-parts":[["2012",11,1]]}}}],"schema":"https://github.com/citation-style-language/schema/raw/master/csl-citation.json"} </w:instrText>
      </w:r>
      <w:r w:rsidR="00E804F9">
        <w:fldChar w:fldCharType="separate"/>
      </w:r>
      <w:r w:rsidR="00E804F9" w:rsidRPr="00E804F9">
        <w:rPr>
          <w:rFonts w:ascii="Calibri" w:hAnsi="Calibri" w:cs="Calibri"/>
        </w:rPr>
        <w:t>(</w:t>
      </w:r>
      <w:r w:rsidR="00E804F9">
        <w:rPr>
          <w:rFonts w:ascii="Calibri" w:hAnsi="Calibri" w:cs="Calibri"/>
        </w:rPr>
        <w:t xml:space="preserve">e.g., </w:t>
      </w:r>
      <w:r w:rsidR="00E804F9" w:rsidRPr="00E804F9">
        <w:rPr>
          <w:rFonts w:ascii="Calibri" w:hAnsi="Calibri" w:cs="Calibri"/>
        </w:rPr>
        <w:t>Gao and Liu, 2012)</w:t>
      </w:r>
      <w:r w:rsidR="00E804F9">
        <w:fldChar w:fldCharType="end"/>
      </w:r>
      <w:r w:rsidR="00E804F9">
        <w:t>.</w:t>
      </w:r>
      <w:r w:rsidR="00147652">
        <w:t xml:space="preserve"> </w:t>
      </w:r>
      <w:r w:rsidR="00C4380C">
        <w:t xml:space="preserve">    </w:t>
      </w:r>
      <w:r w:rsidR="006A56AF">
        <w:t xml:space="preserve">    </w:t>
      </w:r>
    </w:p>
    <w:p w14:paraId="0A95ACA0" w14:textId="60D4BCCE" w:rsidR="007C5BEC" w:rsidRPr="003A6A42" w:rsidRDefault="00E804F9" w:rsidP="00F60FCB">
      <w:r>
        <w:t>Modelling complex</w:t>
      </w:r>
      <w:r w:rsidR="001A104A">
        <w:t>, non-linear</w:t>
      </w:r>
      <w:r>
        <w:t xml:space="preserve"> systems</w:t>
      </w:r>
      <w:r w:rsidR="001A104A">
        <w:t xml:space="preserve"> that interact and feedback at various temporal and spatial scales is </w:t>
      </w:r>
      <w:commentRangeStart w:id="10"/>
      <w:r w:rsidR="001A104A">
        <w:t>difficult</w:t>
      </w:r>
      <w:commentRangeEnd w:id="10"/>
      <w:r w:rsidR="0048600A">
        <w:rPr>
          <w:rStyle w:val="CommentReference"/>
        </w:rPr>
        <w:commentReference w:id="10"/>
      </w:r>
      <w:r w:rsidR="001A104A">
        <w:t xml:space="preserve"> </w:t>
      </w:r>
      <w:r w:rsidR="001A104A">
        <w:fldChar w:fldCharType="begin"/>
      </w:r>
      <w:r w:rsidR="001A104A">
        <w:instrText xml:space="preserve"> ADDIN ZOTERO_ITEM CSL_CITATION {"citationID":"5I8TSUGq","properties":{"formattedCitation":"(Dawson et al., 2010)","plainCitation":"(Dawson et al., 2010)","noteIndex":0},"citationItems":[{"id":1191,"uris":["http://zotero.org/users/2170232/items/SDPQ48IN"],"uri":["http://zotero.org/users/2170232/items/SDPQ48IN"],"itemData":{"id":1191,"type":"article-journal","abstract":"Predicting environmental change and its impacts on ecosystem goods and services at local to global scales remains a significant challenge for the international scientific community. This is due largely to the fact that the Earth is made up of open, coupled, complex, interactive and non-linear dynamic systems that are inherently unpredictable. Uncertainties over interactions and feedbacks between natural and human drivers of environmental change (operating at different spatial and temporal scales) can compound intrinsic intractable difficulties faced by plural societies aiming at sustainable management of ecosystems. Social-Ecological Systems (SES) theory addresses these strongly coupled and complex characteristics of social and ecological systems. It can provide a useful framework for articulating contrasting drivers and pressures on ecosystems and associated service provision, spanning different temporalities and provenances. Here, system vulnerabilities (defined as exposure to threats affecting ability of an SES to cope in delivering relevant functions), can arise from both endogenous and exogenous factors across multiple time-scales. Vulnerabilities may also take contrasting forms, ranging from transient shocks or disruptions, through to chronic or enduring pressures. Recognising these diverse conditions, four distinct dynamic properties emerge (resilience, stability, durability and robustness), under which it is possible to maintain system function and, hence, achieve sustainability.\"","container-title":"Biodiversity and Conservation","DOI":"10.1007/s10531-010-9892-z\"","ISSN":"1572-9710","issue":"10","journalAbbreviation":"Biodivers.Conserv.","page":"2843-2853","title":"Dynamic properties of complex adaptive ecosystems: implications for the sustainability of service provision","volume":"19","author":[{"family":"Dawson","given":"Terence P."},{"family":"Rounsevell","given":"Mark D. A."},{"literal":"Kluv\\'ankov\\'a-Oravsk\\'a Tatiana"},{"literal":"Chobotov\\'a Veronika"},{"family":"Stirling","given":"Andrew"}],"issued":{"date-parts":[["2010"]]}}}],"schema":"https://github.com/citation-style-language/schema/raw/master/csl-citation.json"} </w:instrText>
      </w:r>
      <w:r w:rsidR="001A104A">
        <w:fldChar w:fldCharType="separate"/>
      </w:r>
      <w:r w:rsidR="001A104A" w:rsidRPr="001A104A">
        <w:rPr>
          <w:rFonts w:ascii="Calibri" w:hAnsi="Calibri" w:cs="Calibri"/>
        </w:rPr>
        <w:t>(Dawson et al., 2010)</w:t>
      </w:r>
      <w:r w:rsidR="001A104A">
        <w:fldChar w:fldCharType="end"/>
      </w:r>
      <w:r w:rsidR="001A104A">
        <w:t xml:space="preserve">, and conservation challenges can arise when there are mismatches in the interactions and scales between social and ecological systems </w:t>
      </w:r>
      <w:r w:rsidR="001A104A">
        <w:fldChar w:fldCharType="begin"/>
      </w:r>
      <w:r w:rsidR="001A104A">
        <w:instrText xml:space="preserve"> ADDIN ZOTERO_ITEM CSL_CITATION {"citationID":"oimDEYET","properties":{"formattedCitation":"(Beever et al., 2019)","plainCitation":"(Beever et al., 2019)","noteIndex":0},"citationItems":[{"id":2078,"uris":["http://zotero.org/users/2170232/items/MZL8G22G"],"uri":["http://zotero.org/users/2170232/items/MZL8G22G"],"itemData":{"id":2078,"type":"article-journal","abstract":"Introduced species can have important effects on the component species and processes of native ecosystems. However, effective introduced species management can be complicated by technical and social challenges. We identify “social–ecological mismatches” (that is, differences between the scales and functioning of interacting social and ecological systems) as one such challenge. We present three case studies in which mismatches between the organization and functioning of key social and ecological systems have contributed to controversies and debates surrounding introduced species management and policy. We identify three common issues: social systems and cultures may adapt to a new species’ arrival at a different rate than ecosystems; ecological impacts can arise at one spatial scale while social impacts occur at another; and the effects of introduced species can spread widely, whereas management actions are constrained by organizational and/or political boundaries. We propose strategies for collaborative knowledge building and adaptive management that may help address these challenges.","container-title":"Frontiers in Ecology and the Environment","DOI":"10.1002/fee.2000","ISSN":"1540-9309","issue":"2","language":"en","page":"117-125","source":"Wiley Online Library","title":"Social–ecological mismatches create conservation challenges in introduced species management","volume":"17","author":[{"family":"Beever","given":"Erik A."},{"family":"Simberloff","given":"Daniel"},{"family":"Crowley","given":"Sarah L."},{"family":"Al‐Chokhachy","given":"Robert"},{"family":"Jackson","given":"Hazel A."},{"family":"Petersen","given":"Steven L."}],"issued":{"date-parts":[["2019"]]}}}],"schema":"https://github.com/citation-style-language/schema/raw/master/csl-citation.json"} </w:instrText>
      </w:r>
      <w:r w:rsidR="001A104A">
        <w:fldChar w:fldCharType="separate"/>
      </w:r>
      <w:r w:rsidR="001A104A" w:rsidRPr="001A104A">
        <w:rPr>
          <w:rFonts w:ascii="Calibri" w:hAnsi="Calibri" w:cs="Calibri"/>
        </w:rPr>
        <w:t>(Beever et al., 2019)</w:t>
      </w:r>
      <w:r w:rsidR="001A104A">
        <w:fldChar w:fldCharType="end"/>
      </w:r>
      <w:r w:rsidR="001A104A">
        <w:t xml:space="preserve">. It is therefore important for researchers to both accept and report high levels of uncertainty and variation within models that attempt to simplify complex systems. </w:t>
      </w:r>
      <w:commentRangeStart w:id="11"/>
      <w:r w:rsidR="00CE3618">
        <w:t>For example, without appropriate estimates of variance at the different levels within GLMMs, it is difficult to reliably assess</w:t>
      </w:r>
      <w:r w:rsidR="001A104A">
        <w:t xml:space="preserve"> </w:t>
      </w:r>
      <w:r w:rsidR="00CE3618">
        <w:t xml:space="preserve">model coefficients. This is particularly true when hierarchical model levels represent different spatial scales (e.g., countries within regions, cities within states).  </w:t>
      </w:r>
      <w:commentRangeEnd w:id="11"/>
      <w:r w:rsidR="0048600A">
        <w:rPr>
          <w:rStyle w:val="CommentReference"/>
        </w:rPr>
        <w:commentReference w:id="11"/>
      </w:r>
      <w:r>
        <w:t xml:space="preserve"> </w:t>
      </w:r>
    </w:p>
    <w:p w14:paraId="4A2C34DC" w14:textId="3EE8F898" w:rsidR="00A12239" w:rsidRPr="00EB460B" w:rsidRDefault="00A12239" w:rsidP="00F60FCB">
      <w:pPr>
        <w:rPr>
          <w:b/>
          <w:bCs/>
          <w:i/>
          <w:iCs/>
        </w:rPr>
      </w:pPr>
      <w:r w:rsidRPr="00EB460B">
        <w:rPr>
          <w:b/>
          <w:bCs/>
          <w:i/>
          <w:iCs/>
        </w:rPr>
        <w:t xml:space="preserve">Cambodia </w:t>
      </w:r>
    </w:p>
    <w:p w14:paraId="4AD0390C" w14:textId="038075FE" w:rsidR="00F60FCB" w:rsidRDefault="00F60FCB" w:rsidP="00F60FCB">
      <w:r>
        <w:t>Between 1975 and 1992 Cambodia suffered enormous civil unrest, war, and foreign occupation, which resulted in almost complete economic collapse.  Yet by 2006 Cambodia’s economy was one of the fastest growing economies in the world and represents a good example of a country’s ability to move from post-conflict status to full integration within a dynamic regional economy</w:t>
      </w:r>
      <w:r w:rsidR="00841EC2">
        <w:t xml:space="preserve"> </w:t>
      </w:r>
      <w:r w:rsidR="00841EC2">
        <w:fldChar w:fldCharType="begin"/>
      </w:r>
      <w:r w:rsidR="00841EC2">
        <w:instrText xml:space="preserve"> ADDIN ZOTERO_ITEM CSL_CITATION {"citationID":"EBaW8dNK","properties":{"formattedCitation":"(Hughes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841EC2">
        <w:fldChar w:fldCharType="separate"/>
      </w:r>
      <w:r w:rsidR="00841EC2" w:rsidRPr="00841EC2">
        <w:rPr>
          <w:rFonts w:ascii="Calibri" w:hAnsi="Calibri" w:cs="Calibri"/>
        </w:rPr>
        <w:t>(Hughes and Un, 2011)</w:t>
      </w:r>
      <w:r w:rsidR="00841EC2">
        <w:fldChar w:fldCharType="end"/>
      </w:r>
      <w:r w:rsidR="00841EC2">
        <w:t>. This remarkable economic recovery has, however, come at a cost for the country’s natural environment</w:t>
      </w:r>
      <w:r>
        <w:t xml:space="preserve"> </w:t>
      </w:r>
      <w:r w:rsidR="00425D56">
        <w:fldChar w:fldCharType="begin"/>
      </w:r>
      <w:r w:rsidR="00425D56">
        <w:instrText xml:space="preserve"> ADDIN ZOTERO_ITEM CSL_CITATION {"citationID":"qPpfdecN","properties":{"formattedCitation":"(Davis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5D56">
        <w:fldChar w:fldCharType="separate"/>
      </w:r>
      <w:r w:rsidR="00425D56" w:rsidRPr="00425D56">
        <w:rPr>
          <w:rFonts w:ascii="Calibri" w:hAnsi="Calibri" w:cs="Calibri"/>
        </w:rPr>
        <w:t>(Davis et al., 2015)</w:t>
      </w:r>
      <w:r w:rsidR="00425D56">
        <w:fldChar w:fldCharType="end"/>
      </w:r>
      <w:r w:rsidR="004B63AD">
        <w:t>.</w:t>
      </w:r>
    </w:p>
    <w:p w14:paraId="2D7F48C7" w14:textId="2AD4E392" w:rsidR="004B63AD" w:rsidRDefault="004B63AD" w:rsidP="00F60FCB">
      <w:r>
        <w:t>In the decades following the 1991 Paris Peace accords</w:t>
      </w:r>
      <w:del w:id="12" w:author="Katharine Abernethy" w:date="2021-09-28T18:27:00Z">
        <w:r w:rsidDel="0048600A">
          <w:delText>,</w:delText>
        </w:r>
      </w:del>
      <w:r>
        <w:t xml:space="preserve"> which officially ended civil war and foreign occupation in Cambodia, political stability and rapid economic growth resulted in an economic transformation </w:t>
      </w:r>
      <w:r>
        <w:fldChar w:fldCharType="begin"/>
      </w:r>
      <w:r>
        <w:instrText xml:space="preserve"> ADDIN ZOTERO_ITEM CSL_CITATION {"citationID":"rACh9dmv","properties":{"formattedCitation":"(Hughes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fldChar w:fldCharType="separate"/>
      </w:r>
      <w:r w:rsidRPr="004B63AD">
        <w:rPr>
          <w:rFonts w:ascii="Calibri" w:hAnsi="Calibri" w:cs="Calibri"/>
        </w:rPr>
        <w:t>(Hughes and Un, 2011)</w:t>
      </w:r>
      <w:r>
        <w:fldChar w:fldCharType="end"/>
      </w:r>
      <w:r>
        <w:t xml:space="preserve">. </w:t>
      </w:r>
      <w:r w:rsidR="00DD239D">
        <w:t>Between 1990 and 2006 the economy transitioned from 85% subsistence agriculture, a small garments sector</w:t>
      </w:r>
      <w:r w:rsidR="004A6383">
        <w:t>,</w:t>
      </w:r>
      <w:r w:rsidR="00DD239D">
        <w:t xml:space="preserve"> and generally low economic productivity</w:t>
      </w:r>
      <w:r w:rsidR="004A6383">
        <w:t xml:space="preserve">, to 55% of the population involved in subsistence agriculture and a private sector that was growing exponentially, thanks to investments in tourism, manufacturing, and mining </w:t>
      </w:r>
      <w:r w:rsidR="004A6383">
        <w:fldChar w:fldCharType="begin"/>
      </w:r>
      <w:r w:rsidR="004A6383">
        <w:instrText xml:space="preserve"> ADDIN ZOTERO_ITEM CSL_CITATION {"citationID":"N47NoZG9","properties":{"formattedCitation":"(Eliste and Zorya, 2015; Hughes and Un, 2011)","plainCitation":"(Eliste and Zorya, 2015; Hughes and Un, 2011)","noteIndex":0},"citationItems":[{"id":2752,"uris":["http://zotero.org/users/2170232/items/U2ZTSPR5"],"uri":["http://zotero.org/users/2170232/items/U2ZTSPR5"],"itemData":{"id":2752,"type":"report","event-place":"Washington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4A6383">
        <w:fldChar w:fldCharType="separate"/>
      </w:r>
      <w:r w:rsidR="004A6383" w:rsidRPr="004A6383">
        <w:rPr>
          <w:rFonts w:ascii="Calibri" w:hAnsi="Calibri" w:cs="Calibri"/>
        </w:rPr>
        <w:t>(Eliste and Zorya, 2015; Hughes and Un, 2011)</w:t>
      </w:r>
      <w:r w:rsidR="004A6383">
        <w:fldChar w:fldCharType="end"/>
      </w:r>
      <w:r w:rsidR="004A6383">
        <w:t>. Between 2000 and 2006</w:t>
      </w:r>
      <w:r w:rsidR="00723EAC">
        <w:t xml:space="preserve"> the</w:t>
      </w:r>
      <w:r w:rsidR="004A6383">
        <w:t xml:space="preserve"> economy grew by an average of 8.7%</w:t>
      </w:r>
      <w:r w:rsidR="00E96751">
        <w:t xml:space="preserve"> -</w:t>
      </w:r>
      <w:r w:rsidR="00723EAC">
        <w:t xml:space="preserve"> one of the highest rates in the world</w:t>
      </w:r>
      <w:r w:rsidR="00E96751">
        <w:t xml:space="preserve"> -</w:t>
      </w:r>
      <w:r w:rsidR="004A6383">
        <w:t xml:space="preserve"> driven primarily by manufacturing, (especially garment manufacturing), construction, services, and tourism. These industries </w:t>
      </w:r>
      <w:r w:rsidR="00CF3331">
        <w:t xml:space="preserve">were </w:t>
      </w:r>
      <w:r w:rsidR="004A6383">
        <w:t>geographically limited to</w:t>
      </w:r>
      <w:r w:rsidR="00CF3331">
        <w:t xml:space="preserve"> the two major cities:</w:t>
      </w:r>
      <w:r w:rsidR="004A6383">
        <w:t xml:space="preserve"> Phnom Penh, </w:t>
      </w:r>
      <w:proofErr w:type="spellStart"/>
      <w:r w:rsidR="004A6383">
        <w:t>Siem</w:t>
      </w:r>
      <w:proofErr w:type="spellEnd"/>
      <w:r w:rsidR="004A6383">
        <w:t xml:space="preserve"> Reap, and their surrounds. Outside of the large cities, the rural economy was</w:t>
      </w:r>
      <w:r w:rsidR="00CF3331">
        <w:t xml:space="preserve"> also</w:t>
      </w:r>
      <w:r w:rsidR="004A6383">
        <w:t xml:space="preserve"> undergoing significant change. The adoption of the 2001 Land and Forestry Law</w:t>
      </w:r>
      <w:r w:rsidR="00723EAC">
        <w:t>s</w:t>
      </w:r>
      <w:r w:rsidR="004A6383">
        <w:t xml:space="preserve"> saw a major drive towards industrial</w:t>
      </w:r>
      <w:r w:rsidR="00723EAC">
        <w:t>-</w:t>
      </w:r>
      <w:r w:rsidR="004A6383">
        <w:t>scale agriculture in the form of</w:t>
      </w:r>
      <w:r w:rsidR="00723EAC">
        <w:t xml:space="preserve"> private and state-owned</w:t>
      </w:r>
      <w:r w:rsidR="004A6383">
        <w:t xml:space="preserve"> </w:t>
      </w:r>
      <w:r w:rsidR="007F04B7">
        <w:t>land concessions</w:t>
      </w:r>
      <w:r w:rsidR="00723EAC">
        <w:t xml:space="preserve"> targeting commercial crops such as rubber and sugar</w:t>
      </w:r>
      <w:r w:rsidR="00CF3331">
        <w:t xml:space="preserve"> </w:t>
      </w:r>
      <w:r w:rsidR="00CF3331">
        <w:fldChar w:fldCharType="begin"/>
      </w:r>
      <w:r w:rsidR="00CF3331">
        <w:instrText xml:space="preserve"> ADDIN ZOTERO_ITEM CSL_CITATION {"citationID":"FRR9SOsN","properties":{"formattedCitation":"(Eliste and Zorya, 2015)","plainCitation":"(Eliste and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CF3331">
        <w:fldChar w:fldCharType="separate"/>
      </w:r>
      <w:r w:rsidR="00CF3331" w:rsidRPr="00CF3331">
        <w:rPr>
          <w:rFonts w:ascii="Calibri" w:hAnsi="Calibri" w:cs="Calibri"/>
        </w:rPr>
        <w:t>(Eliste and Zorya, 2015)</w:t>
      </w:r>
      <w:r w:rsidR="00CF3331">
        <w:fldChar w:fldCharType="end"/>
      </w:r>
      <w:r w:rsidR="00723EAC">
        <w:t xml:space="preserve">. These concessions drove </w:t>
      </w:r>
      <w:r w:rsidR="00CF3331">
        <w:t>most of</w:t>
      </w:r>
      <w:r w:rsidR="00723EAC">
        <w:t xml:space="preserve"> the growth within the agricultural sector, and despite having positive economic impacts, have received heavy criticism for violations of local land rights and illegal deforestation within protected areas</w:t>
      </w:r>
      <w:r w:rsidR="00CF3331">
        <w:t xml:space="preserve"> </w:t>
      </w:r>
      <w:r w:rsidR="00CF3331">
        <w:fldChar w:fldCharType="begin"/>
      </w:r>
      <w:r w:rsidR="00CF3331">
        <w:instrText xml:space="preserve"> ADDIN ZOTERO_ITEM CSL_CITATION {"citationID":"Y7Cg8ihs","properties":{"formattedCitation":"(Global Witness, 2013; Vrieze and Kuch, 2012; Watson et al., 2014)","plainCitation":"(Global Witness, 2013; Vrieze and Kuch, 2012; Watson et al., 2014)","noteIndex":0},"citationItems":[{"id":2447,"uris":["http://zotero.org/users/2170232/items/UWK5XCYU"],"uri":["http://zotero.org/users/2170232/items/UWK5XCYU"],"itemData":{"id":2447,"type":"report","publisher":"Global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Witness","given":""}],"issued":{"date-parts":[["2013"]]}}},{"id":2053,"uris":["http://zotero.org/users/2170232/items/C9AXILM9"],"uri":["http://zotero.org/users/2170232/items/C9AXILM9"],"itemData":{"id":2053,"type":"article-newspaper","container-title":"The Cambodia Daily","page":"4-11","title":"Carving up Cambodia: One concesion at a time","author":[{"family":"Vrieze","given":"Paul"},{"family":"Kuch","given":"Naren"}],"issued":{"date-parts":[["2012"]]}}},{"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B."},{"family":"Hockings","given":"Marc"}],"issued":{"date-parts":[["2014",11]]}}}],"schema":"https://github.com/citation-style-language/schema/raw/master/csl-citation.json"} </w:instrText>
      </w:r>
      <w:r w:rsidR="00CF3331">
        <w:fldChar w:fldCharType="separate"/>
      </w:r>
      <w:r w:rsidR="00CF3331" w:rsidRPr="00CF3331">
        <w:rPr>
          <w:rFonts w:ascii="Calibri" w:hAnsi="Calibri" w:cs="Calibri"/>
        </w:rPr>
        <w:t>(Global Witness, 2013; Vrieze and Kuch, 2012; Watson et al., 2014)</w:t>
      </w:r>
      <w:r w:rsidR="00CF3331">
        <w:fldChar w:fldCharType="end"/>
      </w:r>
      <w:r w:rsidR="00723EAC">
        <w:t xml:space="preserve">. </w:t>
      </w:r>
    </w:p>
    <w:p w14:paraId="15CD0471" w14:textId="31C6A3CD" w:rsidR="003C3D50" w:rsidRDefault="00E96751" w:rsidP="00F60FCB">
      <w:r>
        <w:t>The rapid economic development around the large urban centres</w:t>
      </w:r>
      <w:r w:rsidR="00A40E2F">
        <w:t xml:space="preserve"> has</w:t>
      </w:r>
      <w:r>
        <w:t xml:space="preserve"> increased the gap in development and socioeconomic status between the urban and rural populations. Despite the national economic success since the 1990s, Cambodia is still one of the least developed countries in the world</w:t>
      </w:r>
      <w:r w:rsidR="00421919">
        <w:t>, with more than 33% of the population either in severe poverty or vulnerable to severe poverty</w:t>
      </w:r>
      <w:r>
        <w:t xml:space="preserve"> </w:t>
      </w:r>
      <w:r w:rsidR="00421919">
        <w:fldChar w:fldCharType="begin"/>
      </w:r>
      <w:r w:rsidR="00421919">
        <w:instrText xml:space="preserve"> ADDIN ZOTERO_ITEM CSL_CITATION {"citationID":"06ZCzbQb","properties":{"formattedCitation":"(UNDP, 2020)","plainCitation":"(UNDP, 2020)","noteIndex":0},"citationItems":[{"id":2754,"uris":["http://zotero.org/users/2170232/items/LERDTCLP"],"uri":["http://zotero.org/users/2170232/items/LERDTCLP"],"itemData":{"id":2754,"type":"report","publisher":"United Nations Development Program","title":"Charting pathways out of multidimensional poverty: Achieving the SDGs","URL":"http://hdr.undp.org/sites/default/files/2020_mpi_report_en.pdf","author":[{"family":"UNDP","given":""}],"issued":{"date-parts":[["2020"]]}}}],"schema":"https://github.com/citation-style-language/schema/raw/master/csl-citation.json"} </w:instrText>
      </w:r>
      <w:r w:rsidR="00421919">
        <w:fldChar w:fldCharType="separate"/>
      </w:r>
      <w:r w:rsidR="00421919" w:rsidRPr="00421919">
        <w:rPr>
          <w:rFonts w:ascii="Calibri" w:hAnsi="Calibri" w:cs="Calibri"/>
        </w:rPr>
        <w:t>(UNDP, 2020)</w:t>
      </w:r>
      <w:r w:rsidR="00421919">
        <w:fldChar w:fldCharType="end"/>
      </w:r>
      <w:r w:rsidR="00421919">
        <w:t xml:space="preserve">. </w:t>
      </w:r>
      <w:r w:rsidR="00D71E7B">
        <w:t xml:space="preserve">In one study of a rural province in Cambodia, it was found that 70% of the </w:t>
      </w:r>
      <w:r w:rsidR="00D71E7B">
        <w:lastRenderedPageBreak/>
        <w:t xml:space="preserve">population were either low-skilled non-permanent wage employees, permanent farmers, or were involved in resources extraction </w:t>
      </w:r>
      <w:r w:rsidR="00D71E7B">
        <w:fldChar w:fldCharType="begin"/>
      </w:r>
      <w:r w:rsidR="00D71E7B">
        <w:instrText xml:space="preserve"> ADDIN ZOTERO_ITEM CSL_CITATION {"citationID":"TIspb6MV","properties":{"formattedCitation":"(Nguyen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D71E7B">
        <w:fldChar w:fldCharType="separate"/>
      </w:r>
      <w:r w:rsidR="00D71E7B" w:rsidRPr="00D71E7B">
        <w:rPr>
          <w:rFonts w:ascii="Calibri" w:hAnsi="Calibri" w:cs="Calibri"/>
        </w:rPr>
        <w:t>(Nguyen et al., 2015)</w:t>
      </w:r>
      <w:r w:rsidR="00D71E7B">
        <w:fldChar w:fldCharType="end"/>
      </w:r>
      <w:r w:rsidR="00D71E7B">
        <w:t xml:space="preserve">. The authors further found that all households, even those with high skilled or permanent wage employees, engaged in personal agriculture or livestock rearing, and were in some part dependent on environmental resources </w:t>
      </w:r>
      <w:r w:rsidR="00D71E7B">
        <w:fldChar w:fldCharType="begin"/>
      </w:r>
      <w:r w:rsidR="00D71E7B">
        <w:instrText xml:space="preserve"> ADDIN ZOTERO_ITEM CSL_CITATION {"citationID":"Lb0WHkrT","properties":{"formattedCitation":"(Nguyen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D71E7B">
        <w:fldChar w:fldCharType="separate"/>
      </w:r>
      <w:r w:rsidR="00D71E7B" w:rsidRPr="00D71E7B">
        <w:rPr>
          <w:rFonts w:ascii="Calibri" w:hAnsi="Calibri" w:cs="Calibri"/>
        </w:rPr>
        <w:t>(Nguyen et al., 2015)</w:t>
      </w:r>
      <w:r w:rsidR="00D71E7B">
        <w:fldChar w:fldCharType="end"/>
      </w:r>
      <w:r w:rsidR="00D71E7B">
        <w:t xml:space="preserve">. </w:t>
      </w:r>
      <w:r w:rsidR="00666098">
        <w:t xml:space="preserve">Rural poverty and reliance on natural resources have been exacerbated by decades of insecure land tenure, followed by several ambitious, yet poorly governed, land tenure policies such as </w:t>
      </w:r>
      <w:commentRangeStart w:id="13"/>
      <w:r w:rsidR="00666098">
        <w:t xml:space="preserve">Directive 01 </w:t>
      </w:r>
      <w:commentRangeEnd w:id="13"/>
      <w:r w:rsidR="0048600A">
        <w:rPr>
          <w:rStyle w:val="CommentReference"/>
        </w:rPr>
        <w:commentReference w:id="13"/>
      </w:r>
      <w:r w:rsidR="00166E26">
        <w:fldChar w:fldCharType="begin"/>
      </w:r>
      <w:r w:rsidR="00166E26">
        <w:instrText xml:space="preserve"> ADDIN ZOTERO_ITEM CSL_CITATION {"citationID":"rC5BcgVp","properties":{"formattedCitation":"(Grimsditch and Schoenberger, 2015; Milne, 2013)","plainCitation":"(Grimsditch and Schoenberger, 2015; Milne, 2013)","noteIndex":0},"citationItems":[{"id":1612,"uris":["http://zotero.org/users/2170232/items/3HW4UYHH"],"uri":["http://zotero.org/users/2170232/items/3HW4UYHH"],"itemData":{"id":1612,"type":"report","publisher":"NGO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skin","volume":"54","author":[{"family":"Milne","given":"Sarah"}],"issued":{"date-parts":[["2013"]]}}}],"schema":"https://github.com/citation-style-language/schema/raw/master/csl-citation.json"} </w:instrText>
      </w:r>
      <w:r w:rsidR="00166E26">
        <w:fldChar w:fldCharType="separate"/>
      </w:r>
      <w:r w:rsidR="00166E26" w:rsidRPr="00166E26">
        <w:rPr>
          <w:rFonts w:ascii="Calibri" w:hAnsi="Calibri" w:cs="Calibri"/>
        </w:rPr>
        <w:t>(Grimsditch and Schoenberger, 2015; Milne, 2013)</w:t>
      </w:r>
      <w:r w:rsidR="00166E26">
        <w:fldChar w:fldCharType="end"/>
      </w:r>
      <w:r w:rsidR="00666098">
        <w:t xml:space="preserve">. These land tenure policies resulted in </w:t>
      </w:r>
      <w:r w:rsidR="003A6A42">
        <w:t xml:space="preserve">widespread land speculation and </w:t>
      </w:r>
      <w:r w:rsidR="00666098">
        <w:t xml:space="preserve">rapid deforestation </w:t>
      </w:r>
      <w:r w:rsidR="003A6A42">
        <w:t>across the country, including within protected areas (</w:t>
      </w:r>
      <w:commentRangeStart w:id="14"/>
      <w:commentRangeStart w:id="15"/>
      <w:r w:rsidR="003A6A42">
        <w:t>see Thesis appendix</w:t>
      </w:r>
      <w:commentRangeEnd w:id="14"/>
      <w:r w:rsidR="003A6A42">
        <w:rPr>
          <w:rStyle w:val="CommentReference"/>
        </w:rPr>
        <w:commentReference w:id="14"/>
      </w:r>
      <w:commentRangeEnd w:id="15"/>
      <w:r w:rsidR="0048600A">
        <w:rPr>
          <w:rStyle w:val="CommentReference"/>
        </w:rPr>
        <w:commentReference w:id="15"/>
      </w:r>
      <w:r w:rsidR="003A6A42">
        <w:t xml:space="preserve">).   </w:t>
      </w:r>
      <w:r w:rsidR="00D71E7B">
        <w:t xml:space="preserve"> </w:t>
      </w:r>
      <w:r>
        <w:t xml:space="preserve"> </w:t>
      </w:r>
    </w:p>
    <w:p w14:paraId="2771FF04" w14:textId="1E5B9E71" w:rsidR="007556BA" w:rsidRDefault="0025381F">
      <w:r>
        <w:t xml:space="preserve">At the start of the century 41.9% of Cambodia’s land area was forested, and by 2012 the total forested area had been reduced by 19.8%, equating to over 1.3 million hectares (Davis et al 2015). </w:t>
      </w:r>
      <w:commentRangeStart w:id="16"/>
      <w:r>
        <w:t xml:space="preserve">Only 25 </w:t>
      </w:r>
      <w:commentRangeEnd w:id="16"/>
      <w:r w:rsidR="0048600A">
        <w:rPr>
          <w:rStyle w:val="CommentReference"/>
        </w:rPr>
        <w:commentReference w:id="16"/>
      </w:r>
      <w:r>
        <w:t xml:space="preserve">other countries lost more forest than Cambodia between 2000 – 2012 (Hansen et al 2013). </w:t>
      </w:r>
      <w:r w:rsidR="00222D11">
        <w:t xml:space="preserve">Such high rates of deforestation, in the context of Cambodia’s economic status and the rural population’s reliance on natural resources </w:t>
      </w:r>
      <w:r w:rsidR="00222D11">
        <w:fldChar w:fldCharType="begin"/>
      </w:r>
      <w:r w:rsidR="00222D11">
        <w:instrText xml:space="preserve"> ADDIN ZOTERO_ITEM CSL_CITATION {"citationID":"KJycbkPj","properties":{"formattedCitation":"(Nguyen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222D11">
        <w:fldChar w:fldCharType="separate"/>
      </w:r>
      <w:r w:rsidR="00222D11" w:rsidRPr="00222D11">
        <w:rPr>
          <w:rFonts w:ascii="Calibri" w:hAnsi="Calibri" w:cs="Calibri"/>
        </w:rPr>
        <w:t>(Nguyen et al., 2015)</w:t>
      </w:r>
      <w:r w:rsidR="00222D11">
        <w:fldChar w:fldCharType="end"/>
      </w:r>
      <w:r w:rsidR="00222D11">
        <w:t xml:space="preserve">, suggests that the country is on the increasing trajectory of the Environmental </w:t>
      </w:r>
      <w:proofErr w:type="spellStart"/>
      <w:r w:rsidR="00222D11">
        <w:t>Kuznet’s</w:t>
      </w:r>
      <w:proofErr w:type="spellEnd"/>
      <w:r w:rsidR="00222D11">
        <w:t xml:space="preserve"> Curve, whereby national economic development is improved at the expense of forest cover</w:t>
      </w:r>
      <w:r w:rsidR="00166E26">
        <w:t xml:space="preserve"> </w:t>
      </w:r>
      <w:r w:rsidR="00166E26">
        <w:fldChar w:fldCharType="begin"/>
      </w:r>
      <w:r w:rsidR="00166E26">
        <w:instrText xml:space="preserve"> ADDIN ZOTERO_ITEM CSL_CITATION {"citationID":"5w1othVf","properties":{"formattedCitation":"(Stern, 2004)","plainCitation":"(Stern, 2004)","noteIndex":0},"citationItems":[{"id":2756,"uris":["http://zotero.org/users/2170232/items/Y74YDBYE"],"uri":["http://zotero.org/users/2170232/items/Y74YDBYE"],"itemData":{"id":2756,"type":"article-journal","abstract":"This paper presents a critical history of the environmental Kuznets curve (EKC). The EKC proposes that indicators of environmental degradation first rise, and then fall with increasing income per capita. Recent evidence shows however, that developing countries are addressing environmental issues, sometimes adopting developed country standards with a short time lag and sometimes performing better than some wealthy countries, and that the EKC results have a very flimsy statistical foundation. A new generation of decomposition and efficient frontier models can help disentangle the true relations between development and the environment and may lead to the demise of the classic EKC.","container-title":"World Development","DOI":"10.1016/j.worlddev.2004.03.004","ISSN":"0305-750X","issue":"8","journalAbbreviation":"World Development","language":"en","page":"1419-1439","source":"ScienceDirect","title":"The Rise and Fall of the Environmental Kuznets Curve","volume":"32","author":[{"family":"Stern","given":"David I"}],"issued":{"date-parts":[["2004",8,1]]}}}],"schema":"https://github.com/citation-style-language/schema/raw/master/csl-citation.json"} </w:instrText>
      </w:r>
      <w:r w:rsidR="00166E26">
        <w:fldChar w:fldCharType="separate"/>
      </w:r>
      <w:r w:rsidR="00166E26" w:rsidRPr="00166E26">
        <w:rPr>
          <w:rFonts w:ascii="Calibri" w:hAnsi="Calibri" w:cs="Calibri"/>
        </w:rPr>
        <w:t>(Stern, 2004)</w:t>
      </w:r>
      <w:r w:rsidR="00166E26">
        <w:fldChar w:fldCharType="end"/>
      </w:r>
      <w:r w:rsidR="00222D11">
        <w:t xml:space="preserve">. </w:t>
      </w:r>
      <w:r w:rsidR="009520ED">
        <w:t>This theory is supported by evidence of increased forest loss within agro-industrial land concessions, highlighting these economic concessions as key drivers of deforestation</w:t>
      </w:r>
      <w:r w:rsidR="00F26049">
        <w:t xml:space="preserve"> </w:t>
      </w:r>
      <w:r w:rsidR="00F26049">
        <w:fldChar w:fldCharType="begin"/>
      </w:r>
      <w:r w:rsidR="00F26049">
        <w:instrText xml:space="preserve"> ADDIN ZOTERO_ITEM CSL_CITATION {"citationID":"cXQQCXZl","properties":{"formattedCitation":"(Davis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F26049">
        <w:fldChar w:fldCharType="separate"/>
      </w:r>
      <w:r w:rsidR="00F26049" w:rsidRPr="00F26049">
        <w:rPr>
          <w:rFonts w:ascii="Calibri" w:hAnsi="Calibri" w:cs="Calibri"/>
        </w:rPr>
        <w:t>(Davis et al., 2015)</w:t>
      </w:r>
      <w:r w:rsidR="00F26049">
        <w:fldChar w:fldCharType="end"/>
      </w:r>
      <w:r w:rsidR="009520ED">
        <w:t xml:space="preserve">. These Economic Land Concessions (ELCs) have been an important, and controversial, tool in the economic recovery of Cambodia. Nevertheless, the importance of natural resources for the country’s large rural population, and in particular the reliance on forest resources by the country’s indigenous populations </w:t>
      </w:r>
      <w:r w:rsidR="00166E26">
        <w:fldChar w:fldCharType="begin"/>
      </w:r>
      <w:r w:rsidR="00166E26">
        <w:instrText xml:space="preserve"> ADDIN ZOTERO_ITEM CSL_CITATION {"citationID":"G0wBsdMk","properties":{"formattedCitation":"(Nguyen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166E26">
        <w:fldChar w:fldCharType="separate"/>
      </w:r>
      <w:r w:rsidR="00166E26" w:rsidRPr="00166E26">
        <w:rPr>
          <w:rFonts w:ascii="Calibri" w:hAnsi="Calibri" w:cs="Calibri"/>
        </w:rPr>
        <w:t>(Nguyen et al., 2015)</w:t>
      </w:r>
      <w:r w:rsidR="00166E26">
        <w:fldChar w:fldCharType="end"/>
      </w:r>
      <w:r w:rsidR="009520ED">
        <w:t>, means that reducing forest loss and directing the country towards a forest transition is important</w:t>
      </w:r>
      <w:r w:rsidR="00166E26">
        <w:t xml:space="preserve"> </w:t>
      </w:r>
      <w:r w:rsidR="00166E26">
        <w:fldChar w:fldCharType="begin"/>
      </w:r>
      <w:r w:rsidR="00166E26">
        <w:instrText xml:space="preserve"> ADDIN ZOTERO_ITEM CSL_CITATION {"citationID":"qywUbjzy","properties":{"formattedCitation":"(Rudel et al., 2005)","plainCitation":"(Rudel et al., 2005)","noteIndex":0},"citationItems":[{"id":2121,"uris":["http://zotero.org/users/2170232/items/QDZVC72B"],"uri":["http://zotero.org/users/2170232/items/QDZVC72B"],"itemData":{"id":2121,"type":"article-journal","abstract":"Places experience forest transitions when declines in forest cover cease and recoveries in forest cover begin. Forest transitions have occurred in two, sometimes overlapping circumstances. In some places economic development has created enough non-farm jobs to pull farmers off of the land, thereby inducing the spontaneous regeneration of forests in old fields. In other places a scarcity of forest products has prompted governments and landowners to plant trees in some fields. The transitions do little to conserve biodiversity, but they do sequester carbon and conserve soil, so governments should place a high priority on promoting them.","container-title":"Global Environmental Change","DOI":"10.1016/j.gloenvcha.2004.11.001","ISSN":"0959-3780","issue":"1","journalAbbreviation":"Global Environmental Change","language":"en","page":"23-31","source":"ScienceDirect","title":"Forest transitions: towards a global understanding of land use change","title-short":"Forest transitions","volume":"15","author":[{"family":"Rudel","given":"Thomas K."},{"family":"Coomes","given":"Oliver T."},{"family":"Moran","given":"Emilio"},{"family":"Achard","given":"Frederic"},{"family":"Angelsen","given":"Arild"},{"family":"Xu","given":"Jianchu"},{"family":"Lambin","given":"Eric"}],"issued":{"date-parts":[["2005",4,1]]}}}],"schema":"https://github.com/citation-style-language/schema/raw/master/csl-citation.json"} </w:instrText>
      </w:r>
      <w:r w:rsidR="00166E26">
        <w:fldChar w:fldCharType="separate"/>
      </w:r>
      <w:r w:rsidR="00166E26" w:rsidRPr="00166E26">
        <w:rPr>
          <w:rFonts w:ascii="Calibri" w:hAnsi="Calibri" w:cs="Calibri"/>
        </w:rPr>
        <w:t>(Rudel et al., 2005)</w:t>
      </w:r>
      <w:r w:rsidR="00166E26">
        <w:fldChar w:fldCharType="end"/>
      </w:r>
      <w:r w:rsidR="009520ED">
        <w:t xml:space="preserve">. Therefore, understanding the relationships between macroeconomics, socioeconomics, and forest cover at different scales across the country will be critical </w:t>
      </w:r>
      <w:r w:rsidR="00666098">
        <w:t xml:space="preserve">to inform sustainable economic policies and effective forest conservation programmes. </w:t>
      </w:r>
      <w:r w:rsidR="009520ED">
        <w:t xml:space="preserve"> </w:t>
      </w:r>
      <w:r w:rsidR="00222D11">
        <w:t xml:space="preserve">  </w:t>
      </w:r>
    </w:p>
    <w:p w14:paraId="5CE00D1D" w14:textId="4258CBD4" w:rsidR="00841EC2" w:rsidRPr="00EB460B" w:rsidRDefault="008A3EB3">
      <w:pPr>
        <w:rPr>
          <w:b/>
          <w:bCs/>
          <w:i/>
          <w:iCs/>
        </w:rPr>
      </w:pPr>
      <w:r w:rsidRPr="00EB460B">
        <w:rPr>
          <w:b/>
          <w:bCs/>
          <w:i/>
          <w:iCs/>
        </w:rPr>
        <w:t>Purpose of the study</w:t>
      </w:r>
    </w:p>
    <w:p w14:paraId="43949418" w14:textId="77777777" w:rsidR="001E05DC" w:rsidRDefault="00E87A58">
      <w:pPr>
        <w:sectPr w:rsidR="001E05DC">
          <w:pgSz w:w="11906" w:h="16838"/>
          <w:pgMar w:top="1440" w:right="1440" w:bottom="1440" w:left="1440" w:header="708" w:footer="708" w:gutter="0"/>
          <w:cols w:space="708"/>
          <w:docGrid w:linePitch="360"/>
        </w:sectPr>
      </w:pPr>
      <w:r>
        <w:t xml:space="preserve">In this study we investigate the relationships between forest cover and loss, and macroeconomic and socioeconomic variables in Cambodia. Specifically, we: 1) model the relationships between three sets of macroeconomic predictors and forest loss at the national scale, 2) model the relationships between three sets of macroeconomic predictors and the creation of new ELCs at the national scale, 3) model the relationships between forest cover and eight sets of socioeconomic predictors, at two different sub-national scales, and 4) conduct a cluster analysis to group provinces by socioeconomics in order to </w:t>
      </w:r>
      <w:r w:rsidR="008A3EB3">
        <w:t xml:space="preserve">further understand the socioeconomic typologies within the county, and their relationships to forest cover. </w:t>
      </w:r>
    </w:p>
    <w:p w14:paraId="3A2AC87D" w14:textId="77777777" w:rsidR="001E05DC" w:rsidRPr="001E05DC" w:rsidRDefault="001E05DC" w:rsidP="001E05DC">
      <w:pPr>
        <w:rPr>
          <w:b/>
          <w:bCs/>
          <w:sz w:val="24"/>
          <w:szCs w:val="24"/>
        </w:rPr>
      </w:pPr>
      <w:r w:rsidRPr="001E05DC">
        <w:rPr>
          <w:b/>
          <w:bCs/>
          <w:sz w:val="24"/>
          <w:szCs w:val="24"/>
        </w:rPr>
        <w:lastRenderedPageBreak/>
        <w:t>Methods</w:t>
      </w:r>
    </w:p>
    <w:p w14:paraId="165A4652" w14:textId="77777777" w:rsidR="001E05DC" w:rsidRPr="001E05DC" w:rsidRDefault="001E05DC" w:rsidP="001E05DC">
      <w:pPr>
        <w:rPr>
          <w:b/>
          <w:bCs/>
          <w:i/>
          <w:iCs/>
        </w:rPr>
      </w:pPr>
      <w:r w:rsidRPr="001E05DC">
        <w:rPr>
          <w:b/>
          <w:bCs/>
          <w:i/>
          <w:iCs/>
        </w:rPr>
        <w:t>Study area</w:t>
      </w:r>
    </w:p>
    <w:p w14:paraId="20486247" w14:textId="77777777" w:rsidR="001E05DC" w:rsidRPr="001E05DC" w:rsidRDefault="001E05DC" w:rsidP="001E05DC">
      <w:r w:rsidRPr="001E05DC">
        <w:rPr>
          <w:noProof/>
        </w:rPr>
        <w:drawing>
          <wp:anchor distT="0" distB="0" distL="114300" distR="114300" simplePos="0" relativeHeight="251659264" behindDoc="1" locked="0" layoutInCell="1" allowOverlap="1" wp14:anchorId="518A96C1" wp14:editId="4CC65CE7">
            <wp:simplePos x="0" y="0"/>
            <wp:positionH relativeFrom="margin">
              <wp:align>left</wp:align>
            </wp:positionH>
            <wp:positionV relativeFrom="paragraph">
              <wp:posOffset>1332230</wp:posOffset>
            </wp:positionV>
            <wp:extent cx="4381500" cy="4381500"/>
            <wp:effectExtent l="0" t="0" r="0" b="0"/>
            <wp:wrapNone/>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05DC">
        <w:t>This study investigated macroeconomic and socioeconomic predictors of forest cover and loss in Cambodia at two different spatial resolutions over two time periods. The macroeconomic analysis was at the national scale between 1993 – 2015, and the socioeconomic analysis was at the scale of a) the commune, and b) the province between 2007 – 2012. Cambodia is in mainland SEA and is bordered by Laos (NE), Thailand (NW), Vietnam (E), and the Gulf of Thailand (SW) (Figure 1).  The country has a surface area of 176,520 km</w:t>
      </w:r>
      <w:r w:rsidRPr="001E05DC">
        <w:rPr>
          <w:vertAlign w:val="superscript"/>
        </w:rPr>
        <w:t>2</w:t>
      </w:r>
      <w:r w:rsidRPr="001E05DC">
        <w:t xml:space="preserve"> (UNCTAD, 2020) and is located at latitudes 10-14° north of the equator and thus has a tropical monsoon climate (McSweeney et al. 2010).  </w:t>
      </w:r>
    </w:p>
    <w:p w14:paraId="13EEF0E6" w14:textId="77777777" w:rsidR="001E05DC" w:rsidRPr="001E05DC" w:rsidRDefault="001E05DC" w:rsidP="001E05DC"/>
    <w:p w14:paraId="509C5662" w14:textId="77777777" w:rsidR="001E05DC" w:rsidRPr="001E05DC" w:rsidRDefault="001E05DC" w:rsidP="001E05DC">
      <w:pPr>
        <w:rPr>
          <w:b/>
          <w:bCs/>
          <w:i/>
          <w:iCs/>
        </w:rPr>
      </w:pPr>
    </w:p>
    <w:p w14:paraId="18AADB99" w14:textId="77777777" w:rsidR="001E05DC" w:rsidRPr="001E05DC" w:rsidRDefault="001E05DC" w:rsidP="001E05DC">
      <w:pPr>
        <w:rPr>
          <w:b/>
          <w:bCs/>
          <w:i/>
          <w:iCs/>
        </w:rPr>
      </w:pPr>
    </w:p>
    <w:p w14:paraId="6DB748EE" w14:textId="77777777" w:rsidR="001E05DC" w:rsidRPr="001E05DC" w:rsidRDefault="001E05DC" w:rsidP="001E05DC">
      <w:pPr>
        <w:rPr>
          <w:b/>
          <w:bCs/>
          <w:i/>
          <w:iCs/>
        </w:rPr>
      </w:pPr>
    </w:p>
    <w:p w14:paraId="2B75D630" w14:textId="77777777" w:rsidR="001E05DC" w:rsidRPr="001E05DC" w:rsidRDefault="001E05DC" w:rsidP="001E05DC">
      <w:pPr>
        <w:rPr>
          <w:b/>
          <w:bCs/>
          <w:i/>
          <w:iCs/>
        </w:rPr>
      </w:pPr>
    </w:p>
    <w:p w14:paraId="62A6AF80" w14:textId="77777777" w:rsidR="001E05DC" w:rsidRPr="001E05DC" w:rsidRDefault="001E05DC" w:rsidP="001E05DC">
      <w:pPr>
        <w:rPr>
          <w:b/>
          <w:bCs/>
          <w:i/>
          <w:iCs/>
        </w:rPr>
      </w:pPr>
    </w:p>
    <w:p w14:paraId="2FA7A6F4" w14:textId="77777777" w:rsidR="001E05DC" w:rsidRPr="001E05DC" w:rsidRDefault="001E05DC" w:rsidP="001E05DC">
      <w:pPr>
        <w:rPr>
          <w:b/>
          <w:bCs/>
          <w:i/>
          <w:iCs/>
        </w:rPr>
      </w:pPr>
    </w:p>
    <w:p w14:paraId="4DBCB63B" w14:textId="77777777" w:rsidR="001E05DC" w:rsidRPr="001E05DC" w:rsidRDefault="001E05DC" w:rsidP="001E05DC">
      <w:pPr>
        <w:rPr>
          <w:b/>
          <w:bCs/>
          <w:i/>
          <w:iCs/>
        </w:rPr>
      </w:pPr>
    </w:p>
    <w:p w14:paraId="5BA7DC3C" w14:textId="77777777" w:rsidR="001E05DC" w:rsidRPr="001E05DC" w:rsidRDefault="001E05DC" w:rsidP="001E05DC">
      <w:pPr>
        <w:rPr>
          <w:b/>
          <w:bCs/>
          <w:i/>
          <w:iCs/>
        </w:rPr>
      </w:pPr>
    </w:p>
    <w:p w14:paraId="51B8CBBA" w14:textId="77777777" w:rsidR="001E05DC" w:rsidRPr="001E05DC" w:rsidRDefault="001E05DC" w:rsidP="001E05DC">
      <w:pPr>
        <w:rPr>
          <w:b/>
          <w:bCs/>
          <w:i/>
          <w:iCs/>
        </w:rPr>
      </w:pPr>
    </w:p>
    <w:p w14:paraId="396C87EC" w14:textId="77777777" w:rsidR="001E05DC" w:rsidRPr="001E05DC" w:rsidRDefault="001E05DC" w:rsidP="001E05DC">
      <w:pPr>
        <w:rPr>
          <w:b/>
          <w:bCs/>
          <w:i/>
          <w:iCs/>
        </w:rPr>
      </w:pPr>
    </w:p>
    <w:p w14:paraId="13A72B0D" w14:textId="77777777" w:rsidR="001E05DC" w:rsidRPr="001E05DC" w:rsidRDefault="001E05DC" w:rsidP="001E05DC">
      <w:pPr>
        <w:rPr>
          <w:b/>
          <w:bCs/>
          <w:i/>
          <w:iCs/>
        </w:rPr>
      </w:pPr>
    </w:p>
    <w:p w14:paraId="0F2B3BB0" w14:textId="77777777" w:rsidR="001E05DC" w:rsidRPr="001E05DC" w:rsidRDefault="001E05DC" w:rsidP="001E05DC">
      <w:pPr>
        <w:rPr>
          <w:b/>
          <w:bCs/>
          <w:i/>
          <w:iCs/>
        </w:rPr>
      </w:pPr>
    </w:p>
    <w:p w14:paraId="089D77A1" w14:textId="77777777" w:rsidR="001E05DC" w:rsidRPr="001E05DC" w:rsidRDefault="001E05DC" w:rsidP="001E05DC">
      <w:pPr>
        <w:rPr>
          <w:b/>
          <w:bCs/>
        </w:rPr>
      </w:pPr>
    </w:p>
    <w:p w14:paraId="1C0300CE" w14:textId="77777777" w:rsidR="001E05DC" w:rsidRPr="001E05DC" w:rsidRDefault="001E05DC" w:rsidP="001E05DC">
      <w:pPr>
        <w:rPr>
          <w:b/>
          <w:bCs/>
          <w:i/>
          <w:iCs/>
        </w:rPr>
      </w:pPr>
      <w:r w:rsidRPr="001E05DC">
        <w:rPr>
          <w:b/>
          <w:bCs/>
        </w:rPr>
        <w:t xml:space="preserve">Figure 1. Map of Southeast Asia with Cambodia highlighted in red. </w:t>
      </w:r>
    </w:p>
    <w:p w14:paraId="3A42A3D8" w14:textId="77777777" w:rsidR="001E05DC" w:rsidRPr="001E05DC" w:rsidRDefault="001E05DC" w:rsidP="001E05DC">
      <w:pPr>
        <w:rPr>
          <w:b/>
          <w:bCs/>
          <w:i/>
          <w:iCs/>
        </w:rPr>
      </w:pPr>
    </w:p>
    <w:p w14:paraId="29947A79" w14:textId="77777777" w:rsidR="001E05DC" w:rsidRPr="001E05DC" w:rsidRDefault="001E05DC" w:rsidP="001E05DC">
      <w:pPr>
        <w:rPr>
          <w:b/>
          <w:bCs/>
          <w:i/>
          <w:iCs/>
        </w:rPr>
      </w:pPr>
      <w:r w:rsidRPr="001E05DC">
        <w:rPr>
          <w:b/>
          <w:bCs/>
          <w:i/>
          <w:iCs/>
        </w:rPr>
        <w:t>Variable selection</w:t>
      </w:r>
    </w:p>
    <w:p w14:paraId="402B481A" w14:textId="77777777" w:rsidR="001E05DC" w:rsidRPr="001E05DC" w:rsidRDefault="001E05DC" w:rsidP="001E05DC">
      <w:r w:rsidRPr="001E05DC">
        <w:t xml:space="preserve">The response variables for the macroeconomic analysis were 1) change in forest cover (forest loss) from time </w:t>
      </w:r>
      <w:r w:rsidRPr="001E05DC">
        <w:rPr>
          <w:i/>
          <w:iCs/>
        </w:rPr>
        <w:t>t</w:t>
      </w:r>
      <w:r w:rsidRPr="001E05DC">
        <w:t xml:space="preserve"> to time </w:t>
      </w:r>
      <w:r w:rsidRPr="001E05DC">
        <w:rPr>
          <w:i/>
          <w:iCs/>
        </w:rPr>
        <w:t>t</w:t>
      </w:r>
      <w:r w:rsidRPr="001E05DC">
        <w:rPr>
          <w:i/>
          <w:iCs/>
          <w:vertAlign w:val="subscript"/>
        </w:rPr>
        <w:t>+1</w:t>
      </w:r>
      <w:r w:rsidRPr="001E05DC">
        <w:t xml:space="preserve"> and 2) the number of new economic land concession (ELC) allocations in year </w:t>
      </w:r>
      <w:r w:rsidRPr="001E05DC">
        <w:rPr>
          <w:i/>
          <w:iCs/>
        </w:rPr>
        <w:t>t</w:t>
      </w:r>
      <w:r w:rsidRPr="001E05DC">
        <w:t xml:space="preserve">. The response variable for the socioeconomic analysis was forest cover area. Both forest cover response variables were produced from the same data source (see “Data sources” below). Macroeconomic, socioeconomic, and control variables for both sets of analysis were selected based on a combination of previous studies, data availability, and the authors’ knowledge of Cambodia. </w:t>
      </w:r>
    </w:p>
    <w:p w14:paraId="5779E69C" w14:textId="5A02EAE9" w:rsidR="001E05DC" w:rsidRPr="001E05DC" w:rsidRDefault="001E05DC" w:rsidP="001E05DC">
      <w:r w:rsidRPr="001E05DC">
        <w:t xml:space="preserve">Macroeconomic variables were selected to create three sets of predictors, each targeting a different driver: economic development (n=8), commodity prices (external market forces, n=8), and producer prices (internal market forces, n=5) </w:t>
      </w:r>
      <w:r w:rsidRPr="001E05DC">
        <w:fldChar w:fldCharType="begin"/>
      </w:r>
      <w:r w:rsidRPr="001E05DC">
        <w:instrText xml:space="preserve"> ADDIN ZOTERO_ITEM CSL_CITATION {"citationID":"Jh7awMDy","properties":{"formattedCitation":"(Nelson et al. 2006; Ewers 2006; Gong et al. 2013; Kuang et al. 2016; Fan &amp; Ding 2016; Bonilla-Bedoya et al. 2018)","plainCitation":"(Nelson et al. 2006; Ewers 2006; Gong et al. 2013; Kuang et al. 2016; Fan &amp; Ding 2016; Bonilla-Bedoya et al. 2018)","dontUpdate":true,"noteIndex":0},"citationItems":[{"id":165,"uris":["http://zotero.org/users/2170232/items/9J63RXYK"],"uri":["http://zotero.org/users/2170232/items/9J63RXYK"],"itemData":{"id":165,"type":"article-journal","abstract":"This paper provides an overview of what the Millennium Ecosystem Assessment (MA) call \"indirect and direct drivers\" of change in ecosystem services at a global level. The MA definition of a driver is any natural or human-induced factor that directly or indirectly causes a change in an ecosystem. A direct driver unequivocally influences ecosystem processes. An indirect driver operates more diffusely by altering one or more direct drivers. Global driving forces are categorized as demographic, economic, sociopolitical, cultural and religious, scientific and technological, and physical and biological. Drivers in all categories other than physical and biological are considered indirect. Important direct drivers include changes in climate, plant nutrient use, land conversion, and diseases and invasive species. This paper does not  discuss natural drivers such as climate variability, extreme weather events, or volcanic eruptions.","container-title":"Ecology and Society","ISSN":"1708-3087","language":"en","source":"pure.iiasa.ac.at","title":"Anthropogenic drivers of ecosystem change: An overview","title-short":"Anthropogenic drivers of ecosystem change","URL":"http://www.ecologyandsociety.org/vol11/iss2/art29/","volume":"11","author":[{"family":"Nelson","given":"G. C."},{"family":"Dobermann","given":"A."},{"family":"Nakicenovic","given":"N."},{"family":"O'Neill","given":"B. C."}],"accessed":{"date-parts":[["2019",3,1]]},"issued":{"date-parts":[["2006"]]}}},{"id":2120,"uris":["http://zotero.org/users/2170232/items/SQR23FC7"],"uri":["http://zotero.org/users/2170232/items/SQR23FC7"],"itemData":{"id":2120,"type":"article-journal","abstract":"Recent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id":1613,"uris":["http://zotero.org/users/2170232/items/EWIWA67A"],"uri":["http://zotero.org/users/2170232/items/EWIWA67A"],"itemData":{"id":1613,"type":"article-journal","abstract":"The past two decades saw rapid and massive urbanization and industrialization in China. Despite much research has been reportedly done at local and regional scales, little has been reported on the trajectories, patterns, and drivers of these two intertwining processes at the national level. This is mainly due to the fact that until recently, high resolution spatial data of land use and land cover change were not available at national level. The research reported in this paper aimed to fill this knowledge gap. Employing the China Land Use/Cover Dataset (CLUD), a national land use/cover change database our research team developed over the past decade, we analyzed the two intertwining processes at a 5 year interval from 1990 to 2010 to identify their trajectories, spatiotemporal patterns, and driving forces. Among out key findings are that (1) the nation's urban and industrial land areas increased from 4.85×104km2 in 1990 to 9.08×104km2 in 2010; (2) compared to those in the 1990s, the expansion rates of urban land and industrial land in the 2000s were respectively 2.15 and 5.79 times higher; (3) the expansion rates varied significantly across regions, revealing a distinctive spatial pattern with coastal regions being the fastest and the northeastern the slowest; (4) national development strategies and regional land-use policies had prominent impacts on land expansions; while (5) socioeconomic factors along with local and regional land-use policies explained the regional variations.","container-title":"Landscape and Urban Planning","DOI":"10.1016/j.landurbplan.2015.10.001","ISSN":"0169-2046","journalAbbreviation":"Landscape and Urban Planning","page":"21-33","source":"ScienceDirect","title":"The rapid and massive urban and industrial land expansions in China between 1990 and 2010: A CLUD-based analysis of their trajectories, patterns, and drivers","title-short":"The rapid and massive urban and industrial land expansions in China between 1990 and 2010","volume":"145","author":[{"family":"Kuang","given":"Wenhui"},{"family":"Liu","given":"Jiyuan"},{"family":"Dong","given":"Jinwei"},{"family":"Chi","given":"Wenfeng"},{"family":"Zhang","given":"Chi"}],"issued":{"date-parts":[["2016",1,1]]}}},{"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1E05DC">
        <w:fldChar w:fldCharType="separate"/>
      </w:r>
      <w:r w:rsidRPr="001E05DC">
        <w:t>(Table S1, Nelson et al. 2006; Ewers 2006; Gong et al. 2013; Kuang et al. 2016; Fan &amp; Ding 2016; Bonilla-Bedoya et al. 2018)</w:t>
      </w:r>
      <w:r w:rsidRPr="001E05DC">
        <w:fldChar w:fldCharType="end"/>
      </w:r>
      <w:r w:rsidRPr="001E05DC">
        <w:t xml:space="preserve">. Each predictor was hypothesised to </w:t>
      </w:r>
      <w:r w:rsidRPr="001E05DC">
        <w:lastRenderedPageBreak/>
        <w:t xml:space="preserve">be a driver of forest loss (Table S2). Human population density was included as a control variable for the economic set and total forest remaining was included as control variable across all sets, as both were expected to influence forest loss. Both per capita Gross Domestic Product (GDP) and amount of forest remaining were included to reflect the economic development path and the forest scarcity path respectively </w:t>
      </w:r>
      <w:r w:rsidRPr="001E05DC">
        <w:fldChar w:fldCharType="begin"/>
      </w:r>
      <w:r w:rsidR="00634903">
        <w:instrText xml:space="preserve"> ADDIN ZOTERO_ITEM CSL_CITATION {"citationID":"7L9iv0wG","properties":{"formattedCitation":"(Lambin and Meyfroidt, 2010; Rudel et al., 2005)","plainCitation":"(Lambin and Meyfroidt, 2010; Rudel et al., 2005)","noteIndex":0},"citationItems":[{"id":2121,"uris":["http://zotero.org/users/2170232/items/QDZVC72B"],"uri":["http://zotero.org/users/2170232/items/QDZVC72B"],"itemData":{"id":2121,"type":"article-journal","abstract":"Places experience forest transitions when declines in forest cover cease and recoveries in forest cover begin. Forest transitions have occurred in two, sometimes overlapping circumstances. In some places economic development has created enough non-farm jobs to pull farmers off of the land, thereby inducing the spontaneous regeneration of forests in old fields. In other places a scarcity of forest products has prompted governments and landowners to plant trees in some fields. The transitions do little to conserve biodiversity, but they do sequester carbon and conserve soil, so governments should place a high priority on promoting them.","container-title":"Global Environmental Change","DOI":"10.1016/j.gloenvcha.2004.11.001","ISSN":"0959-3780","issue":"1","journalAbbreviation":"Global Environmental Change","language":"en","page":"23-31","source":"ScienceDirect","title":"Forest transitions: towards a global understanding of land use change","title-short":"Forest transitions","volume":"15","author":[{"family":"Rudel","given":"Thomas K."},{"family":"Coomes","given":"Oliver T."},{"family":"Moran","given":"Emilio"},{"family":"Achard","given":"Frederic"},{"family":"Angelsen","given":"Arild"},{"family":"Xu","given":"Jianchu"},{"family":"Lambin","given":"Eric"}],"issued":{"date-parts":[["2005",4,1]]}}},{"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rsidRPr="001E05DC">
        <w:fldChar w:fldCharType="separate"/>
      </w:r>
      <w:r w:rsidR="00634903" w:rsidRPr="00634903">
        <w:rPr>
          <w:rFonts w:ascii="Calibri" w:hAnsi="Calibri" w:cs="Calibri"/>
        </w:rPr>
        <w:t>(Lambin and Meyfroidt, 2010; Rudel et al., 2005)</w:t>
      </w:r>
      <w:r w:rsidRPr="001E05DC">
        <w:fldChar w:fldCharType="end"/>
      </w:r>
      <w:r w:rsidRPr="001E05DC">
        <w:t xml:space="preserve">. After pre-analysis checks for errors and correlation, the resulting variable set contained 20 variables (Table 1).    </w:t>
      </w:r>
    </w:p>
    <w:p w14:paraId="7A90CE5A" w14:textId="61EE10BC" w:rsidR="001E05DC" w:rsidRPr="001E05DC" w:rsidRDefault="001E05DC" w:rsidP="001E05DC">
      <w:r w:rsidRPr="001E05DC">
        <w:t xml:space="preserve">Socioeconomic variables were selected to create 8 variable sets reflecting different aspects of socioeconomic status and development, each of which was hypothesised to be either a driver or predictor of forest cover </w:t>
      </w:r>
      <w:r w:rsidRPr="001E05DC">
        <w:fldChar w:fldCharType="begin"/>
      </w:r>
      <w:r w:rsidRPr="001E05DC">
        <w:instrText xml:space="preserve"> ADDIN ZOTERO_ITEM CSL_CITATION {"citationID":"JoSCyoNc","properties":{"formattedCitation":"(Luck et al. 2009; Ty et al. 2012; Kristensen et al. 2016; Bonilla-Bedoya et al. 2018)","plainCitation":"(Luck et al. 2009; Ty et al. 2012; Kristensen et al. 2016; Bonilla-Bedoya et al. 2018)","dontUpdate":true,"noteIndex":0},"citationItems":[{"id":2655,"uris":["http://zotero.org/users/2170232/items/P4U3LHQJ"],"uri":["http://zotero.org/users/2170232/items/P4U3LHQJ"],"itemData":{"id":2655,"type":"article-journal","abstract":"By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1E05DC">
        <w:fldChar w:fldCharType="separate"/>
      </w:r>
      <w:r w:rsidRPr="001E05DC">
        <w:t>(Table S3, Luck et al. 2009; Ty et al. 2012; Kristensen et al. 2016; Bonilla-Bedoya et al. 2018)</w:t>
      </w:r>
      <w:r w:rsidRPr="001E05DC">
        <w:fldChar w:fldCharType="end"/>
      </w:r>
      <w:r w:rsidRPr="001E05DC">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economic land concessions </w:t>
      </w:r>
      <w:r w:rsidRPr="001E05DC">
        <w:fldChar w:fldCharType="begin"/>
      </w:r>
      <w:r w:rsidR="00634903">
        <w:instrText xml:space="preserve"> ADDIN ZOTERO_ITEM CSL_CITATION {"citationID":"YS0y28tC","properties":{"formattedCitation":"(Abdullah and Nakagoshi, 2007; Davis et al., 2015)","plainCitation":"(Abdullah and Nakagoshi, 2007; Davis et al., 2015)","noteIndex":0},"citationItems":[{"id":2636,"uris":["http://zotero.org/users/2170232/items/BW7PN9QB"],"uri":["http://zotero.org/users/2170232/items/BW7PN9QB"],"itemData":{"id":2636,"type":"article-journal","abstract":"In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Pr="001E05DC">
        <w:fldChar w:fldCharType="separate"/>
      </w:r>
      <w:r w:rsidR="00634903" w:rsidRPr="00634903">
        <w:rPr>
          <w:rFonts w:ascii="Calibri" w:hAnsi="Calibri" w:cs="Calibri"/>
        </w:rPr>
        <w:t>(Abdullah and Nakagoshi, 2007; Davis et al., 2015)</w:t>
      </w:r>
      <w:r w:rsidRPr="001E05DC">
        <w:fldChar w:fldCharType="end"/>
      </w:r>
      <w:r w:rsidRPr="001E05DC">
        <w:t xml:space="preserve">, protected areas </w:t>
      </w:r>
      <w:r w:rsidRPr="001E05DC">
        <w:fldChar w:fldCharType="begin"/>
      </w:r>
      <w:r w:rsidR="00634903">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1E05DC">
        <w:fldChar w:fldCharType="separate"/>
      </w:r>
      <w:r w:rsidR="00634903" w:rsidRPr="00634903">
        <w:rPr>
          <w:rFonts w:ascii="Calibri" w:hAnsi="Calibri" w:cs="Calibri"/>
        </w:rPr>
        <w:t>(Bonilla-Bedoya et al., 2018)</w:t>
      </w:r>
      <w:r w:rsidRPr="001E05DC">
        <w:fldChar w:fldCharType="end"/>
      </w:r>
      <w:r w:rsidRPr="001E05DC">
        <w:t xml:space="preserve">, elevation </w:t>
      </w:r>
      <w:r w:rsidRPr="001E05DC">
        <w:fldChar w:fldCharType="begin"/>
      </w:r>
      <w:r w:rsidR="00634903">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1E05DC">
        <w:fldChar w:fldCharType="separate"/>
      </w:r>
      <w:r w:rsidR="00634903" w:rsidRPr="00634903">
        <w:rPr>
          <w:rFonts w:ascii="Calibri" w:hAnsi="Calibri" w:cs="Calibri"/>
        </w:rPr>
        <w:t>(Ty et al., 2012)</w:t>
      </w:r>
      <w:r w:rsidRPr="001E05DC">
        <w:fldChar w:fldCharType="end"/>
      </w:r>
      <w:r w:rsidRPr="001E05DC">
        <w:t xml:space="preserve">, and distance to human infrastructure </w:t>
      </w:r>
      <w:r w:rsidRPr="001E05DC">
        <w:fldChar w:fldCharType="begin"/>
      </w:r>
      <w:r w:rsidR="00634903">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1E05DC">
        <w:fldChar w:fldCharType="separate"/>
      </w:r>
      <w:r w:rsidR="00634903" w:rsidRPr="00634903">
        <w:rPr>
          <w:rFonts w:ascii="Calibri" w:hAnsi="Calibri" w:cs="Calibri"/>
        </w:rPr>
        <w:t>(Ty et al., 2012)</w:t>
      </w:r>
      <w:r w:rsidRPr="001E05DC">
        <w:fldChar w:fldCharType="end"/>
      </w:r>
      <w:r w:rsidRPr="001E05DC">
        <w:t xml:space="preserve">. A habitat control variable was excluded because the response variable (forest cover) was extracted from a land cover layer and represented a specific type of habitat, resulting in non-independence between the response and habitat.    </w:t>
      </w:r>
    </w:p>
    <w:p w14:paraId="2049512D" w14:textId="77777777" w:rsidR="001E05DC" w:rsidRPr="001E05DC" w:rsidRDefault="001E05DC" w:rsidP="001E05DC">
      <w:pPr>
        <w:rPr>
          <w:b/>
          <w:bCs/>
          <w:i/>
          <w:iCs/>
        </w:rPr>
      </w:pPr>
      <w:r w:rsidRPr="001E05DC">
        <w:rPr>
          <w:b/>
          <w:bCs/>
          <w:i/>
          <w:iCs/>
        </w:rPr>
        <w:t>Data sources</w:t>
      </w:r>
    </w:p>
    <w:p w14:paraId="37BBF634" w14:textId="77777777" w:rsidR="001E05DC" w:rsidRPr="001E05DC" w:rsidRDefault="001E05DC" w:rsidP="001E05DC">
      <w:r w:rsidRPr="001E05DC">
        <w:t>National macroeconomic variables were acquired from publicly available sources (Table 1) for the period 1993 – 2015. Fine-scale socioeconomic variables were extracted from the Cambodian Commune Database for the years 2007 – 2012 (Table 2) which are available from Open Development Cambodia (</w:t>
      </w:r>
      <w:hyperlink r:id="rId10" w:history="1">
        <w:r w:rsidRPr="001E05DC">
          <w:rPr>
            <w:rStyle w:val="Hyperlink"/>
          </w:rPr>
          <w:t>www.opendevelopmentcambodia.net</w:t>
        </w:r>
      </w:hyperlink>
      <w:r w:rsidRPr="001E05DC">
        <w:t xml:space="preserve">). Data on economic land concessions, protected areas, and elevation (digital elevation model), and shapefiles for the country, provinces, and communes were provided by the </w:t>
      </w:r>
      <w:commentRangeStart w:id="17"/>
      <w:r w:rsidRPr="001E05DC">
        <w:t>Wildlife Conservation Society</w:t>
      </w:r>
      <w:commentRangeEnd w:id="17"/>
      <w:r w:rsidR="00486B79">
        <w:rPr>
          <w:rStyle w:val="CommentReference"/>
        </w:rPr>
        <w:commentReference w:id="17"/>
      </w:r>
      <w:r w:rsidRPr="001E05DC">
        <w:t>. Forest cover layers were taken from the publicly available European Space Agency Climate Change Initiative (ESACCI) satellite data for the years 1993 – 2015.</w:t>
      </w:r>
    </w:p>
    <w:p w14:paraId="40E0EDFA" w14:textId="77777777" w:rsidR="001E05DC" w:rsidRPr="001E05DC" w:rsidRDefault="001E05DC" w:rsidP="001E05DC">
      <w:pPr>
        <w:sectPr w:rsidR="001E05DC" w:rsidRPr="001E05DC">
          <w:pgSz w:w="11906" w:h="16838"/>
          <w:pgMar w:top="1440" w:right="1440" w:bottom="1440" w:left="1440" w:header="708" w:footer="708" w:gutter="0"/>
          <w:cols w:space="708"/>
          <w:docGrid w:linePitch="360"/>
        </w:sectPr>
      </w:pPr>
    </w:p>
    <w:p w14:paraId="1016556F" w14:textId="77777777" w:rsidR="001E05DC" w:rsidRPr="001E05DC" w:rsidRDefault="001E05DC" w:rsidP="001E05DC">
      <w:pPr>
        <w:rPr>
          <w:b/>
          <w:bCs/>
        </w:rPr>
      </w:pPr>
      <w:r w:rsidRPr="001E05DC">
        <w:rPr>
          <w:b/>
          <w:bCs/>
        </w:rPr>
        <w:lastRenderedPageBreak/>
        <w:t xml:space="preserve">Table 1. Variables selected for the macroeconomic analysis. Variables range from 1993 – 2015. </w:t>
      </w:r>
    </w:p>
    <w:tbl>
      <w:tblPr>
        <w:tblW w:w="13836" w:type="dxa"/>
        <w:tblLook w:val="04A0" w:firstRow="1" w:lastRow="0" w:firstColumn="1" w:lastColumn="0" w:noHBand="0" w:noVBand="1"/>
      </w:tblPr>
      <w:tblGrid>
        <w:gridCol w:w="3440"/>
        <w:gridCol w:w="1400"/>
        <w:gridCol w:w="1196"/>
        <w:gridCol w:w="1477"/>
        <w:gridCol w:w="6323"/>
      </w:tblGrid>
      <w:tr w:rsidR="001E05DC" w:rsidRPr="001E05DC" w14:paraId="34C7000C" w14:textId="77777777" w:rsidTr="007556BA">
        <w:trPr>
          <w:trHeight w:val="288"/>
        </w:trPr>
        <w:tc>
          <w:tcPr>
            <w:tcW w:w="3440" w:type="dxa"/>
            <w:tcBorders>
              <w:top w:val="single" w:sz="12" w:space="0" w:color="auto"/>
              <w:left w:val="nil"/>
              <w:bottom w:val="single" w:sz="12" w:space="0" w:color="auto"/>
              <w:right w:val="nil"/>
            </w:tcBorders>
            <w:shd w:val="clear" w:color="auto" w:fill="auto"/>
            <w:noWrap/>
            <w:vAlign w:val="bottom"/>
            <w:hideMark/>
          </w:tcPr>
          <w:p w14:paraId="43D82CFC" w14:textId="77777777" w:rsidR="001E05DC" w:rsidRPr="001E05DC" w:rsidRDefault="001E05DC" w:rsidP="001E05DC">
            <w:pPr>
              <w:rPr>
                <w:b/>
                <w:bCs/>
              </w:rPr>
            </w:pPr>
            <w:r w:rsidRPr="001E05DC">
              <w:rPr>
                <w:b/>
                <w:bCs/>
              </w:rPr>
              <w:t>Predictor variable</w:t>
            </w:r>
          </w:p>
        </w:tc>
        <w:tc>
          <w:tcPr>
            <w:tcW w:w="1400" w:type="dxa"/>
            <w:tcBorders>
              <w:top w:val="single" w:sz="12" w:space="0" w:color="auto"/>
              <w:left w:val="nil"/>
              <w:bottom w:val="single" w:sz="12" w:space="0" w:color="auto"/>
              <w:right w:val="nil"/>
            </w:tcBorders>
            <w:shd w:val="clear" w:color="auto" w:fill="auto"/>
            <w:noWrap/>
            <w:vAlign w:val="bottom"/>
            <w:hideMark/>
          </w:tcPr>
          <w:p w14:paraId="57429916" w14:textId="77777777" w:rsidR="001E05DC" w:rsidRPr="001E05DC" w:rsidRDefault="001E05DC" w:rsidP="001E05DC">
            <w:pPr>
              <w:rPr>
                <w:b/>
                <w:bCs/>
              </w:rPr>
            </w:pPr>
            <w:r w:rsidRPr="001E05DC">
              <w:rPr>
                <w:b/>
                <w:bCs/>
              </w:rPr>
              <w:t>Units</w:t>
            </w:r>
          </w:p>
        </w:tc>
        <w:tc>
          <w:tcPr>
            <w:tcW w:w="1196" w:type="dxa"/>
            <w:tcBorders>
              <w:top w:val="single" w:sz="12" w:space="0" w:color="auto"/>
              <w:left w:val="nil"/>
              <w:bottom w:val="single" w:sz="12" w:space="0" w:color="auto"/>
              <w:right w:val="nil"/>
            </w:tcBorders>
            <w:shd w:val="clear" w:color="auto" w:fill="auto"/>
            <w:noWrap/>
            <w:vAlign w:val="bottom"/>
            <w:hideMark/>
          </w:tcPr>
          <w:p w14:paraId="30F7BD28" w14:textId="77777777" w:rsidR="001E05DC" w:rsidRPr="001E05DC" w:rsidRDefault="001E05DC" w:rsidP="001E05DC">
            <w:pPr>
              <w:rPr>
                <w:b/>
                <w:bCs/>
              </w:rPr>
            </w:pPr>
            <w:r w:rsidRPr="001E05DC">
              <w:rPr>
                <w:b/>
                <w:bCs/>
              </w:rPr>
              <w:t>Resolution</w:t>
            </w:r>
          </w:p>
        </w:tc>
        <w:tc>
          <w:tcPr>
            <w:tcW w:w="1477" w:type="dxa"/>
            <w:tcBorders>
              <w:top w:val="single" w:sz="12" w:space="0" w:color="auto"/>
              <w:left w:val="nil"/>
              <w:bottom w:val="single" w:sz="12" w:space="0" w:color="auto"/>
              <w:right w:val="nil"/>
            </w:tcBorders>
            <w:shd w:val="clear" w:color="auto" w:fill="auto"/>
            <w:noWrap/>
            <w:vAlign w:val="bottom"/>
            <w:hideMark/>
          </w:tcPr>
          <w:p w14:paraId="2B206B0B" w14:textId="77777777" w:rsidR="001E05DC" w:rsidRPr="001E05DC" w:rsidRDefault="001E05DC" w:rsidP="001E05DC">
            <w:pPr>
              <w:rPr>
                <w:b/>
                <w:bCs/>
              </w:rPr>
            </w:pPr>
            <w:r w:rsidRPr="001E05DC">
              <w:rPr>
                <w:b/>
                <w:bCs/>
              </w:rPr>
              <w:t>Source</w:t>
            </w:r>
          </w:p>
        </w:tc>
        <w:tc>
          <w:tcPr>
            <w:tcW w:w="6323" w:type="dxa"/>
            <w:tcBorders>
              <w:top w:val="single" w:sz="12" w:space="0" w:color="auto"/>
              <w:left w:val="nil"/>
              <w:bottom w:val="single" w:sz="12" w:space="0" w:color="auto"/>
              <w:right w:val="nil"/>
            </w:tcBorders>
            <w:shd w:val="clear" w:color="auto" w:fill="auto"/>
            <w:noWrap/>
            <w:vAlign w:val="bottom"/>
            <w:hideMark/>
          </w:tcPr>
          <w:p w14:paraId="15B751BA" w14:textId="77777777" w:rsidR="001E05DC" w:rsidRPr="001E05DC" w:rsidRDefault="001E05DC" w:rsidP="001E05DC">
            <w:pPr>
              <w:rPr>
                <w:b/>
                <w:bCs/>
              </w:rPr>
            </w:pPr>
            <w:r w:rsidRPr="001E05DC">
              <w:rPr>
                <w:b/>
                <w:bCs/>
              </w:rPr>
              <w:t>Details</w:t>
            </w:r>
          </w:p>
        </w:tc>
      </w:tr>
      <w:tr w:rsidR="001E05DC" w:rsidRPr="001E05DC" w14:paraId="198AA95E" w14:textId="77777777" w:rsidTr="007556BA">
        <w:trPr>
          <w:trHeight w:val="288"/>
        </w:trPr>
        <w:tc>
          <w:tcPr>
            <w:tcW w:w="3440" w:type="dxa"/>
            <w:tcBorders>
              <w:top w:val="single" w:sz="12" w:space="0" w:color="auto"/>
              <w:left w:val="nil"/>
              <w:bottom w:val="nil"/>
              <w:right w:val="nil"/>
            </w:tcBorders>
            <w:shd w:val="clear" w:color="auto" w:fill="auto"/>
            <w:noWrap/>
            <w:hideMark/>
          </w:tcPr>
          <w:p w14:paraId="51599E08" w14:textId="77777777" w:rsidR="001E05DC" w:rsidRPr="001E05DC" w:rsidRDefault="001E05DC" w:rsidP="001E05DC">
            <w:pPr>
              <w:rPr>
                <w:i/>
                <w:iCs/>
              </w:rPr>
            </w:pPr>
            <w:r w:rsidRPr="001E05DC">
              <w:rPr>
                <w:i/>
                <w:iCs/>
              </w:rPr>
              <w:t>Economy</w:t>
            </w:r>
          </w:p>
        </w:tc>
        <w:tc>
          <w:tcPr>
            <w:tcW w:w="1400" w:type="dxa"/>
            <w:tcBorders>
              <w:top w:val="single" w:sz="12" w:space="0" w:color="auto"/>
              <w:left w:val="nil"/>
              <w:bottom w:val="nil"/>
              <w:right w:val="nil"/>
            </w:tcBorders>
            <w:shd w:val="clear" w:color="auto" w:fill="auto"/>
            <w:noWrap/>
            <w:hideMark/>
          </w:tcPr>
          <w:p w14:paraId="7610724B" w14:textId="77777777" w:rsidR="001E05DC" w:rsidRPr="001E05DC" w:rsidRDefault="001E05DC" w:rsidP="001E05DC">
            <w:pPr>
              <w:rPr>
                <w:i/>
                <w:iCs/>
              </w:rPr>
            </w:pPr>
          </w:p>
        </w:tc>
        <w:tc>
          <w:tcPr>
            <w:tcW w:w="1196" w:type="dxa"/>
            <w:tcBorders>
              <w:top w:val="single" w:sz="12" w:space="0" w:color="auto"/>
              <w:left w:val="nil"/>
              <w:bottom w:val="nil"/>
              <w:right w:val="nil"/>
            </w:tcBorders>
            <w:shd w:val="clear" w:color="auto" w:fill="auto"/>
            <w:noWrap/>
            <w:hideMark/>
          </w:tcPr>
          <w:p w14:paraId="6FFD9BD5" w14:textId="77777777" w:rsidR="001E05DC" w:rsidRPr="001E05DC" w:rsidRDefault="001E05DC" w:rsidP="001E05DC"/>
        </w:tc>
        <w:tc>
          <w:tcPr>
            <w:tcW w:w="1477" w:type="dxa"/>
            <w:tcBorders>
              <w:top w:val="single" w:sz="12" w:space="0" w:color="auto"/>
              <w:left w:val="nil"/>
              <w:bottom w:val="nil"/>
              <w:right w:val="nil"/>
            </w:tcBorders>
            <w:shd w:val="clear" w:color="auto" w:fill="auto"/>
            <w:noWrap/>
            <w:hideMark/>
          </w:tcPr>
          <w:p w14:paraId="6F502C7E" w14:textId="77777777" w:rsidR="001E05DC" w:rsidRPr="001E05DC" w:rsidRDefault="001E05DC" w:rsidP="001E05DC"/>
        </w:tc>
        <w:tc>
          <w:tcPr>
            <w:tcW w:w="6323" w:type="dxa"/>
            <w:tcBorders>
              <w:top w:val="single" w:sz="12" w:space="0" w:color="auto"/>
              <w:left w:val="nil"/>
              <w:bottom w:val="nil"/>
              <w:right w:val="nil"/>
            </w:tcBorders>
            <w:shd w:val="clear" w:color="auto" w:fill="auto"/>
            <w:noWrap/>
            <w:hideMark/>
          </w:tcPr>
          <w:p w14:paraId="71C7D030" w14:textId="77777777" w:rsidR="001E05DC" w:rsidRPr="001E05DC" w:rsidRDefault="001E05DC" w:rsidP="001E05DC"/>
        </w:tc>
      </w:tr>
      <w:tr w:rsidR="001E05DC" w:rsidRPr="001E05DC" w14:paraId="28EB4C6C" w14:textId="77777777" w:rsidTr="007556BA">
        <w:trPr>
          <w:trHeight w:val="288"/>
        </w:trPr>
        <w:tc>
          <w:tcPr>
            <w:tcW w:w="3440" w:type="dxa"/>
            <w:tcBorders>
              <w:top w:val="nil"/>
              <w:left w:val="nil"/>
              <w:bottom w:val="nil"/>
              <w:right w:val="nil"/>
            </w:tcBorders>
            <w:shd w:val="clear" w:color="auto" w:fill="auto"/>
            <w:noWrap/>
            <w:hideMark/>
          </w:tcPr>
          <w:p w14:paraId="77902C39" w14:textId="77777777" w:rsidR="001E05DC" w:rsidRPr="001E05DC" w:rsidRDefault="001E05DC" w:rsidP="001E05DC">
            <w:r w:rsidRPr="001E05DC">
              <w:t xml:space="preserve">GDP per capita </w:t>
            </w:r>
          </w:p>
        </w:tc>
        <w:tc>
          <w:tcPr>
            <w:tcW w:w="1400" w:type="dxa"/>
            <w:tcBorders>
              <w:top w:val="nil"/>
              <w:left w:val="nil"/>
              <w:bottom w:val="nil"/>
              <w:right w:val="nil"/>
            </w:tcBorders>
            <w:shd w:val="clear" w:color="auto" w:fill="auto"/>
            <w:noWrap/>
            <w:hideMark/>
          </w:tcPr>
          <w:p w14:paraId="70FD85EF" w14:textId="77777777" w:rsidR="001E05DC" w:rsidRPr="001E05DC" w:rsidRDefault="001E05DC" w:rsidP="001E05DC">
            <w:r w:rsidRPr="001E05DC">
              <w:t>Billions USD</w:t>
            </w:r>
          </w:p>
        </w:tc>
        <w:tc>
          <w:tcPr>
            <w:tcW w:w="1196" w:type="dxa"/>
            <w:tcBorders>
              <w:top w:val="nil"/>
              <w:left w:val="nil"/>
              <w:bottom w:val="nil"/>
              <w:right w:val="nil"/>
            </w:tcBorders>
            <w:shd w:val="clear" w:color="auto" w:fill="auto"/>
            <w:noWrap/>
            <w:hideMark/>
          </w:tcPr>
          <w:p w14:paraId="49080C26"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54C6DE0D"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noWrap/>
            <w:hideMark/>
          </w:tcPr>
          <w:p w14:paraId="6C41872A" w14:textId="77777777" w:rsidR="001E05DC" w:rsidRPr="001E05DC" w:rsidRDefault="001E05DC" w:rsidP="001E05DC">
            <w:r w:rsidRPr="001E05DC">
              <w:t>Constant 2010 rates</w:t>
            </w:r>
          </w:p>
        </w:tc>
      </w:tr>
      <w:tr w:rsidR="001E05DC" w:rsidRPr="001E05DC" w14:paraId="2FEBC7B9" w14:textId="77777777" w:rsidTr="007556BA">
        <w:trPr>
          <w:trHeight w:val="288"/>
        </w:trPr>
        <w:tc>
          <w:tcPr>
            <w:tcW w:w="3440" w:type="dxa"/>
            <w:tcBorders>
              <w:top w:val="nil"/>
              <w:left w:val="nil"/>
              <w:bottom w:val="nil"/>
              <w:right w:val="nil"/>
            </w:tcBorders>
            <w:shd w:val="clear" w:color="auto" w:fill="auto"/>
            <w:noWrap/>
          </w:tcPr>
          <w:p w14:paraId="65DF8FF1" w14:textId="77777777" w:rsidR="001E05DC" w:rsidRPr="001E05DC" w:rsidRDefault="001E05DC" w:rsidP="001E05DC">
            <w:r w:rsidRPr="001E05DC">
              <w:t>GDP growth</w:t>
            </w:r>
          </w:p>
        </w:tc>
        <w:tc>
          <w:tcPr>
            <w:tcW w:w="1400" w:type="dxa"/>
            <w:tcBorders>
              <w:top w:val="nil"/>
              <w:left w:val="nil"/>
              <w:bottom w:val="nil"/>
              <w:right w:val="nil"/>
            </w:tcBorders>
            <w:shd w:val="clear" w:color="auto" w:fill="auto"/>
            <w:noWrap/>
          </w:tcPr>
          <w:p w14:paraId="4CA2000B" w14:textId="77777777" w:rsidR="001E05DC" w:rsidRPr="001E05DC" w:rsidRDefault="001E05DC" w:rsidP="001E05DC">
            <w:r w:rsidRPr="001E05DC">
              <w:t>%</w:t>
            </w:r>
          </w:p>
        </w:tc>
        <w:tc>
          <w:tcPr>
            <w:tcW w:w="1196" w:type="dxa"/>
            <w:tcBorders>
              <w:top w:val="nil"/>
              <w:left w:val="nil"/>
              <w:bottom w:val="nil"/>
              <w:right w:val="nil"/>
            </w:tcBorders>
            <w:shd w:val="clear" w:color="auto" w:fill="auto"/>
            <w:noWrap/>
          </w:tcPr>
          <w:p w14:paraId="7DE88A9F"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tcPr>
          <w:p w14:paraId="5D1AF3CA"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noWrap/>
          </w:tcPr>
          <w:p w14:paraId="6E077A4D" w14:textId="77777777" w:rsidR="001E05DC" w:rsidRPr="001E05DC" w:rsidRDefault="001E05DC" w:rsidP="001E05DC">
            <w:r w:rsidRPr="001E05DC">
              <w:t>Annual percentage growth rate of GDP at market prices based on constant local currency</w:t>
            </w:r>
          </w:p>
        </w:tc>
      </w:tr>
      <w:tr w:rsidR="001E05DC" w:rsidRPr="001E05DC" w14:paraId="0BCCB45D" w14:textId="77777777" w:rsidTr="007556BA">
        <w:trPr>
          <w:trHeight w:val="288"/>
        </w:trPr>
        <w:tc>
          <w:tcPr>
            <w:tcW w:w="3440" w:type="dxa"/>
            <w:tcBorders>
              <w:top w:val="nil"/>
              <w:left w:val="nil"/>
              <w:bottom w:val="nil"/>
              <w:right w:val="nil"/>
            </w:tcBorders>
            <w:shd w:val="clear" w:color="auto" w:fill="auto"/>
            <w:noWrap/>
            <w:hideMark/>
          </w:tcPr>
          <w:p w14:paraId="0359BF7B" w14:textId="77777777" w:rsidR="001E05DC" w:rsidRPr="001E05DC" w:rsidRDefault="001E05DC" w:rsidP="001E05DC">
            <w:r w:rsidRPr="001E05DC">
              <w:t>Foreign Direct Investment</w:t>
            </w:r>
          </w:p>
        </w:tc>
        <w:tc>
          <w:tcPr>
            <w:tcW w:w="1400" w:type="dxa"/>
            <w:tcBorders>
              <w:top w:val="nil"/>
              <w:left w:val="nil"/>
              <w:bottom w:val="nil"/>
              <w:right w:val="nil"/>
            </w:tcBorders>
            <w:shd w:val="clear" w:color="auto" w:fill="auto"/>
            <w:noWrap/>
            <w:hideMark/>
          </w:tcPr>
          <w:p w14:paraId="251378CC" w14:textId="77777777" w:rsidR="001E05DC" w:rsidRPr="001E05DC" w:rsidRDefault="001E05DC" w:rsidP="001E05DC">
            <w:r w:rsidRPr="001E05DC">
              <w:t>Millions USD</w:t>
            </w:r>
          </w:p>
        </w:tc>
        <w:tc>
          <w:tcPr>
            <w:tcW w:w="1196" w:type="dxa"/>
            <w:tcBorders>
              <w:top w:val="nil"/>
              <w:left w:val="nil"/>
              <w:bottom w:val="nil"/>
              <w:right w:val="nil"/>
            </w:tcBorders>
            <w:shd w:val="clear" w:color="auto" w:fill="auto"/>
            <w:noWrap/>
            <w:hideMark/>
          </w:tcPr>
          <w:p w14:paraId="770DFCE7"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EAC1F1A" w14:textId="77777777" w:rsidR="001E05DC" w:rsidRPr="001E05DC" w:rsidRDefault="001E05DC" w:rsidP="001E05DC">
            <w:r w:rsidRPr="001E05DC">
              <w:t>UNCTAD</w:t>
            </w:r>
          </w:p>
        </w:tc>
        <w:tc>
          <w:tcPr>
            <w:tcW w:w="6323" w:type="dxa"/>
            <w:tcBorders>
              <w:top w:val="nil"/>
              <w:left w:val="nil"/>
              <w:bottom w:val="nil"/>
              <w:right w:val="nil"/>
            </w:tcBorders>
            <w:shd w:val="clear" w:color="auto" w:fill="auto"/>
            <w:noWrap/>
            <w:hideMark/>
          </w:tcPr>
          <w:p w14:paraId="5C322BF1" w14:textId="77777777" w:rsidR="001E05DC" w:rsidRPr="001E05DC" w:rsidRDefault="001E05DC" w:rsidP="001E05DC">
            <w:r w:rsidRPr="001E05DC">
              <w:t>Inward and outward flows and stock</w:t>
            </w:r>
          </w:p>
        </w:tc>
      </w:tr>
      <w:tr w:rsidR="001E05DC" w:rsidRPr="001E05DC" w14:paraId="2F5F35CC" w14:textId="77777777" w:rsidTr="007556BA">
        <w:trPr>
          <w:trHeight w:val="288"/>
        </w:trPr>
        <w:tc>
          <w:tcPr>
            <w:tcW w:w="3440" w:type="dxa"/>
            <w:tcBorders>
              <w:top w:val="nil"/>
              <w:left w:val="nil"/>
              <w:bottom w:val="nil"/>
              <w:right w:val="nil"/>
            </w:tcBorders>
            <w:shd w:val="clear" w:color="auto" w:fill="auto"/>
            <w:noWrap/>
            <w:hideMark/>
          </w:tcPr>
          <w:p w14:paraId="47301845" w14:textId="77777777" w:rsidR="001E05DC" w:rsidRPr="001E05DC" w:rsidRDefault="001E05DC" w:rsidP="001E05DC">
            <w:r w:rsidRPr="001E05DC">
              <w:t>Agricultural sector proportion of GDP</w:t>
            </w:r>
          </w:p>
        </w:tc>
        <w:tc>
          <w:tcPr>
            <w:tcW w:w="1400" w:type="dxa"/>
            <w:tcBorders>
              <w:top w:val="nil"/>
              <w:left w:val="nil"/>
              <w:bottom w:val="nil"/>
              <w:right w:val="nil"/>
            </w:tcBorders>
            <w:shd w:val="clear" w:color="auto" w:fill="auto"/>
            <w:noWrap/>
            <w:hideMark/>
          </w:tcPr>
          <w:p w14:paraId="1B1FE9A8" w14:textId="77777777" w:rsidR="001E05DC" w:rsidRPr="001E05DC" w:rsidRDefault="001E05DC" w:rsidP="001E05DC">
            <w:r w:rsidRPr="001E05DC">
              <w:t>%</w:t>
            </w:r>
          </w:p>
        </w:tc>
        <w:tc>
          <w:tcPr>
            <w:tcW w:w="1196" w:type="dxa"/>
            <w:tcBorders>
              <w:top w:val="nil"/>
              <w:left w:val="nil"/>
              <w:bottom w:val="nil"/>
              <w:right w:val="nil"/>
            </w:tcBorders>
            <w:shd w:val="clear" w:color="auto" w:fill="auto"/>
            <w:noWrap/>
            <w:hideMark/>
          </w:tcPr>
          <w:p w14:paraId="32539CA9"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4CADD5F0" w14:textId="77777777" w:rsidR="001E05DC" w:rsidRPr="001E05DC" w:rsidRDefault="001E05DC" w:rsidP="001E05DC">
            <w:r w:rsidRPr="001E05DC">
              <w:t>CNIS</w:t>
            </w:r>
          </w:p>
        </w:tc>
        <w:tc>
          <w:tcPr>
            <w:tcW w:w="6323" w:type="dxa"/>
            <w:tcBorders>
              <w:top w:val="nil"/>
              <w:left w:val="nil"/>
              <w:bottom w:val="nil"/>
              <w:right w:val="nil"/>
            </w:tcBorders>
            <w:shd w:val="clear" w:color="auto" w:fill="auto"/>
            <w:noWrap/>
            <w:hideMark/>
          </w:tcPr>
          <w:p w14:paraId="43F52A29" w14:textId="77777777" w:rsidR="001E05DC" w:rsidRPr="001E05DC" w:rsidRDefault="001E05DC" w:rsidP="001E05DC">
            <w:r w:rsidRPr="001E05DC">
              <w:t>Proportion of national GDP</w:t>
            </w:r>
          </w:p>
        </w:tc>
      </w:tr>
      <w:tr w:rsidR="001E05DC" w:rsidRPr="001E05DC" w14:paraId="62251E17" w14:textId="77777777" w:rsidTr="007556BA">
        <w:trPr>
          <w:trHeight w:val="864"/>
        </w:trPr>
        <w:tc>
          <w:tcPr>
            <w:tcW w:w="3440" w:type="dxa"/>
            <w:tcBorders>
              <w:top w:val="nil"/>
              <w:left w:val="nil"/>
              <w:bottom w:val="nil"/>
              <w:right w:val="nil"/>
            </w:tcBorders>
            <w:shd w:val="clear" w:color="auto" w:fill="auto"/>
            <w:noWrap/>
            <w:hideMark/>
          </w:tcPr>
          <w:p w14:paraId="729F90D9" w14:textId="77777777" w:rsidR="001E05DC" w:rsidRPr="001E05DC" w:rsidRDefault="001E05DC" w:rsidP="001E05DC">
            <w:r w:rsidRPr="001E05DC">
              <w:t>Development flows to agriculture</w:t>
            </w:r>
          </w:p>
        </w:tc>
        <w:tc>
          <w:tcPr>
            <w:tcW w:w="1400" w:type="dxa"/>
            <w:tcBorders>
              <w:top w:val="nil"/>
              <w:left w:val="nil"/>
              <w:bottom w:val="nil"/>
              <w:right w:val="nil"/>
            </w:tcBorders>
            <w:shd w:val="clear" w:color="auto" w:fill="auto"/>
            <w:noWrap/>
            <w:hideMark/>
          </w:tcPr>
          <w:p w14:paraId="6E84C872" w14:textId="77777777" w:rsidR="001E05DC" w:rsidRPr="001E05DC" w:rsidRDefault="001E05DC" w:rsidP="001E05DC">
            <w:r w:rsidRPr="001E05DC">
              <w:t>Millions USD</w:t>
            </w:r>
          </w:p>
        </w:tc>
        <w:tc>
          <w:tcPr>
            <w:tcW w:w="1196" w:type="dxa"/>
            <w:tcBorders>
              <w:top w:val="nil"/>
              <w:left w:val="nil"/>
              <w:bottom w:val="nil"/>
              <w:right w:val="nil"/>
            </w:tcBorders>
            <w:shd w:val="clear" w:color="auto" w:fill="auto"/>
            <w:noWrap/>
            <w:hideMark/>
          </w:tcPr>
          <w:p w14:paraId="770AA1BD"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DEBD841"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0BD4148D" w14:textId="77777777" w:rsidR="001E05DC" w:rsidRPr="001E05DC" w:rsidRDefault="001E05DC" w:rsidP="001E05DC">
            <w:r w:rsidRPr="001E05DC">
              <w:t>Donor development investment flows, other official flows, and private donor flows at constant 2016 prices to all agriculture and forestry sub-sectors</w:t>
            </w:r>
          </w:p>
        </w:tc>
      </w:tr>
      <w:tr w:rsidR="001E05DC" w:rsidRPr="001E05DC" w14:paraId="7C58ECD8" w14:textId="77777777" w:rsidTr="007556BA">
        <w:trPr>
          <w:trHeight w:val="670"/>
        </w:trPr>
        <w:tc>
          <w:tcPr>
            <w:tcW w:w="3440" w:type="dxa"/>
            <w:tcBorders>
              <w:top w:val="nil"/>
              <w:left w:val="nil"/>
              <w:bottom w:val="nil"/>
              <w:right w:val="nil"/>
            </w:tcBorders>
            <w:shd w:val="clear" w:color="auto" w:fill="auto"/>
            <w:noWrap/>
            <w:hideMark/>
          </w:tcPr>
          <w:p w14:paraId="45005363" w14:textId="77777777" w:rsidR="001E05DC" w:rsidRPr="001E05DC" w:rsidRDefault="001E05DC" w:rsidP="001E05DC">
            <w:r w:rsidRPr="001E05DC">
              <w:t>Development flows to environment</w:t>
            </w:r>
          </w:p>
        </w:tc>
        <w:tc>
          <w:tcPr>
            <w:tcW w:w="1400" w:type="dxa"/>
            <w:tcBorders>
              <w:top w:val="nil"/>
              <w:left w:val="nil"/>
              <w:bottom w:val="nil"/>
              <w:right w:val="nil"/>
            </w:tcBorders>
            <w:shd w:val="clear" w:color="auto" w:fill="auto"/>
            <w:noWrap/>
            <w:hideMark/>
          </w:tcPr>
          <w:p w14:paraId="388BE08C" w14:textId="77777777" w:rsidR="001E05DC" w:rsidRPr="001E05DC" w:rsidRDefault="001E05DC" w:rsidP="001E05DC">
            <w:r w:rsidRPr="001E05DC">
              <w:t>Millions USD</w:t>
            </w:r>
          </w:p>
        </w:tc>
        <w:tc>
          <w:tcPr>
            <w:tcW w:w="1196" w:type="dxa"/>
            <w:tcBorders>
              <w:top w:val="nil"/>
              <w:left w:val="nil"/>
              <w:bottom w:val="nil"/>
              <w:right w:val="nil"/>
            </w:tcBorders>
            <w:shd w:val="clear" w:color="auto" w:fill="auto"/>
            <w:noWrap/>
            <w:hideMark/>
          </w:tcPr>
          <w:p w14:paraId="69321DB1"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42AA1067"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114417FD" w14:textId="77777777" w:rsidR="001E05DC" w:rsidRPr="001E05DC" w:rsidRDefault="001E05DC" w:rsidP="001E05DC">
            <w:r w:rsidRPr="001E05DC">
              <w:t>Donor development investment flows, other official flows, and private donor flows at constant 2016 prices to general environment protection</w:t>
            </w:r>
          </w:p>
        </w:tc>
      </w:tr>
      <w:tr w:rsidR="001E05DC" w:rsidRPr="001E05DC" w14:paraId="02937269" w14:textId="77777777" w:rsidTr="007556BA">
        <w:trPr>
          <w:trHeight w:val="288"/>
        </w:trPr>
        <w:tc>
          <w:tcPr>
            <w:tcW w:w="3440" w:type="dxa"/>
            <w:tcBorders>
              <w:top w:val="single" w:sz="8" w:space="0" w:color="auto"/>
              <w:left w:val="nil"/>
              <w:bottom w:val="nil"/>
              <w:right w:val="nil"/>
            </w:tcBorders>
            <w:shd w:val="clear" w:color="auto" w:fill="auto"/>
            <w:noWrap/>
            <w:hideMark/>
          </w:tcPr>
          <w:p w14:paraId="7A83138D" w14:textId="77777777" w:rsidR="001E05DC" w:rsidRPr="001E05DC" w:rsidRDefault="001E05DC" w:rsidP="001E05DC">
            <w:pPr>
              <w:rPr>
                <w:i/>
                <w:iCs/>
              </w:rPr>
            </w:pPr>
            <w:r w:rsidRPr="001E05DC">
              <w:rPr>
                <w:i/>
                <w:iCs/>
              </w:rPr>
              <w:t>Commodity prices</w:t>
            </w:r>
          </w:p>
        </w:tc>
        <w:tc>
          <w:tcPr>
            <w:tcW w:w="1400" w:type="dxa"/>
            <w:tcBorders>
              <w:top w:val="single" w:sz="8" w:space="0" w:color="auto"/>
              <w:left w:val="nil"/>
              <w:bottom w:val="nil"/>
              <w:right w:val="nil"/>
            </w:tcBorders>
            <w:shd w:val="clear" w:color="auto" w:fill="auto"/>
            <w:noWrap/>
            <w:hideMark/>
          </w:tcPr>
          <w:p w14:paraId="1191F672" w14:textId="77777777" w:rsidR="001E05DC" w:rsidRPr="001E05DC" w:rsidRDefault="001E05DC" w:rsidP="001E05DC">
            <w:pPr>
              <w:rPr>
                <w:i/>
                <w:iCs/>
              </w:rPr>
            </w:pPr>
          </w:p>
        </w:tc>
        <w:tc>
          <w:tcPr>
            <w:tcW w:w="1196" w:type="dxa"/>
            <w:tcBorders>
              <w:top w:val="single" w:sz="8" w:space="0" w:color="auto"/>
              <w:left w:val="nil"/>
              <w:bottom w:val="nil"/>
              <w:right w:val="nil"/>
            </w:tcBorders>
            <w:shd w:val="clear" w:color="auto" w:fill="auto"/>
            <w:noWrap/>
            <w:hideMark/>
          </w:tcPr>
          <w:p w14:paraId="27A82E62" w14:textId="77777777" w:rsidR="001E05DC" w:rsidRPr="001E05DC" w:rsidRDefault="001E05DC" w:rsidP="001E05DC"/>
        </w:tc>
        <w:tc>
          <w:tcPr>
            <w:tcW w:w="1477" w:type="dxa"/>
            <w:tcBorders>
              <w:top w:val="single" w:sz="8" w:space="0" w:color="auto"/>
              <w:left w:val="nil"/>
              <w:bottom w:val="nil"/>
              <w:right w:val="nil"/>
            </w:tcBorders>
            <w:shd w:val="clear" w:color="auto" w:fill="auto"/>
            <w:noWrap/>
            <w:hideMark/>
          </w:tcPr>
          <w:p w14:paraId="7A083D90" w14:textId="77777777" w:rsidR="001E05DC" w:rsidRPr="001E05DC" w:rsidRDefault="001E05DC" w:rsidP="001E05DC"/>
        </w:tc>
        <w:tc>
          <w:tcPr>
            <w:tcW w:w="6323" w:type="dxa"/>
            <w:tcBorders>
              <w:top w:val="single" w:sz="8" w:space="0" w:color="auto"/>
              <w:left w:val="nil"/>
              <w:bottom w:val="nil"/>
              <w:right w:val="nil"/>
            </w:tcBorders>
            <w:shd w:val="clear" w:color="auto" w:fill="auto"/>
            <w:noWrap/>
            <w:hideMark/>
          </w:tcPr>
          <w:p w14:paraId="292EC6F5" w14:textId="77777777" w:rsidR="001E05DC" w:rsidRPr="001E05DC" w:rsidRDefault="001E05DC" w:rsidP="001E05DC"/>
        </w:tc>
      </w:tr>
      <w:tr w:rsidR="001E05DC" w:rsidRPr="001E05DC" w14:paraId="6E917FF2" w14:textId="77777777" w:rsidTr="007556BA">
        <w:trPr>
          <w:trHeight w:val="576"/>
        </w:trPr>
        <w:tc>
          <w:tcPr>
            <w:tcW w:w="3440" w:type="dxa"/>
            <w:tcBorders>
              <w:top w:val="nil"/>
              <w:left w:val="nil"/>
              <w:bottom w:val="nil"/>
              <w:right w:val="nil"/>
            </w:tcBorders>
            <w:shd w:val="clear" w:color="auto" w:fill="auto"/>
            <w:noWrap/>
            <w:hideMark/>
          </w:tcPr>
          <w:p w14:paraId="6D98CB9B" w14:textId="77777777" w:rsidR="001E05DC" w:rsidRPr="001E05DC" w:rsidRDefault="001E05DC" w:rsidP="001E05DC">
            <w:r w:rsidRPr="001E05DC">
              <w:t xml:space="preserve">Crop Production </w:t>
            </w:r>
          </w:p>
        </w:tc>
        <w:tc>
          <w:tcPr>
            <w:tcW w:w="1400" w:type="dxa"/>
            <w:tcBorders>
              <w:top w:val="nil"/>
              <w:left w:val="nil"/>
              <w:bottom w:val="nil"/>
              <w:right w:val="nil"/>
            </w:tcBorders>
            <w:shd w:val="clear" w:color="auto" w:fill="auto"/>
            <w:noWrap/>
            <w:hideMark/>
          </w:tcPr>
          <w:p w14:paraId="19C7F29F" w14:textId="77777777" w:rsidR="001E05DC" w:rsidRPr="001E05DC" w:rsidRDefault="001E05DC" w:rsidP="001E05DC">
            <w:r w:rsidRPr="001E05DC">
              <w:t>Index</w:t>
            </w:r>
          </w:p>
        </w:tc>
        <w:tc>
          <w:tcPr>
            <w:tcW w:w="1196" w:type="dxa"/>
            <w:tcBorders>
              <w:top w:val="nil"/>
              <w:left w:val="nil"/>
              <w:bottom w:val="nil"/>
              <w:right w:val="nil"/>
            </w:tcBorders>
            <w:shd w:val="clear" w:color="auto" w:fill="auto"/>
            <w:noWrap/>
            <w:hideMark/>
          </w:tcPr>
          <w:p w14:paraId="26B38B2A"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50EE9616"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6C009CEF" w14:textId="77777777" w:rsidR="001E05DC" w:rsidRPr="001E05DC" w:rsidRDefault="001E05DC" w:rsidP="001E05DC">
            <w:r w:rsidRPr="001E05DC">
              <w:t>Relative level of the aggregate volume of agricultural production for each year in comparison with the base period 2004-2006</w:t>
            </w:r>
          </w:p>
        </w:tc>
      </w:tr>
      <w:tr w:rsidR="001E05DC" w:rsidRPr="001E05DC" w14:paraId="0DD79123" w14:textId="77777777" w:rsidTr="007556BA">
        <w:trPr>
          <w:trHeight w:val="576"/>
        </w:trPr>
        <w:tc>
          <w:tcPr>
            <w:tcW w:w="3440" w:type="dxa"/>
            <w:tcBorders>
              <w:top w:val="nil"/>
              <w:left w:val="nil"/>
              <w:bottom w:val="nil"/>
              <w:right w:val="nil"/>
            </w:tcBorders>
            <w:shd w:val="clear" w:color="auto" w:fill="auto"/>
            <w:noWrap/>
            <w:hideMark/>
          </w:tcPr>
          <w:p w14:paraId="5EE66252" w14:textId="77777777" w:rsidR="001E05DC" w:rsidRPr="001E05DC" w:rsidRDefault="001E05DC" w:rsidP="001E05DC">
            <w:r w:rsidRPr="001E05DC">
              <w:t xml:space="preserve">Non-food agricultural production </w:t>
            </w:r>
          </w:p>
        </w:tc>
        <w:tc>
          <w:tcPr>
            <w:tcW w:w="1400" w:type="dxa"/>
            <w:tcBorders>
              <w:top w:val="nil"/>
              <w:left w:val="nil"/>
              <w:bottom w:val="nil"/>
              <w:right w:val="nil"/>
            </w:tcBorders>
            <w:shd w:val="clear" w:color="auto" w:fill="auto"/>
            <w:noWrap/>
            <w:hideMark/>
          </w:tcPr>
          <w:p w14:paraId="4756C3EC" w14:textId="77777777" w:rsidR="001E05DC" w:rsidRPr="001E05DC" w:rsidRDefault="001E05DC" w:rsidP="001E05DC">
            <w:r w:rsidRPr="001E05DC">
              <w:t>Index</w:t>
            </w:r>
          </w:p>
        </w:tc>
        <w:tc>
          <w:tcPr>
            <w:tcW w:w="1196" w:type="dxa"/>
            <w:tcBorders>
              <w:top w:val="nil"/>
              <w:left w:val="nil"/>
              <w:bottom w:val="nil"/>
              <w:right w:val="nil"/>
            </w:tcBorders>
            <w:shd w:val="clear" w:color="auto" w:fill="auto"/>
            <w:noWrap/>
            <w:hideMark/>
          </w:tcPr>
          <w:p w14:paraId="66A7104B"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32290C1A"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6BC208C6" w14:textId="77777777" w:rsidR="001E05DC" w:rsidRPr="001E05DC" w:rsidRDefault="001E05DC" w:rsidP="001E05DC">
            <w:r w:rsidRPr="001E05DC">
              <w:t>Relative level of the aggregate volume of non-food agricultural production for each year in comparison with the base period 2004-2006</w:t>
            </w:r>
          </w:p>
        </w:tc>
      </w:tr>
      <w:tr w:rsidR="001E05DC" w:rsidRPr="001E05DC" w14:paraId="490E5C4B" w14:textId="77777777" w:rsidTr="007556BA">
        <w:trPr>
          <w:trHeight w:val="942"/>
        </w:trPr>
        <w:tc>
          <w:tcPr>
            <w:tcW w:w="3440" w:type="dxa"/>
            <w:tcBorders>
              <w:top w:val="nil"/>
              <w:left w:val="nil"/>
              <w:bottom w:val="nil"/>
              <w:right w:val="nil"/>
            </w:tcBorders>
            <w:shd w:val="clear" w:color="auto" w:fill="auto"/>
            <w:noWrap/>
            <w:hideMark/>
          </w:tcPr>
          <w:p w14:paraId="21E7B346" w14:textId="77777777" w:rsidR="001E05DC" w:rsidRPr="001E05DC" w:rsidRDefault="001E05DC" w:rsidP="001E05DC">
            <w:r w:rsidRPr="001E05DC">
              <w:lastRenderedPageBreak/>
              <w:t>Forestry production</w:t>
            </w:r>
          </w:p>
        </w:tc>
        <w:tc>
          <w:tcPr>
            <w:tcW w:w="1400" w:type="dxa"/>
            <w:tcBorders>
              <w:top w:val="nil"/>
              <w:left w:val="nil"/>
              <w:bottom w:val="nil"/>
              <w:right w:val="nil"/>
            </w:tcBorders>
            <w:shd w:val="clear" w:color="auto" w:fill="auto"/>
            <w:noWrap/>
            <w:hideMark/>
          </w:tcPr>
          <w:p w14:paraId="50D549D0" w14:textId="77777777" w:rsidR="001E05DC" w:rsidRPr="001E05DC" w:rsidRDefault="001E05DC" w:rsidP="001E05DC">
            <w:r w:rsidRPr="001E05DC">
              <w:t>m3</w:t>
            </w:r>
          </w:p>
        </w:tc>
        <w:tc>
          <w:tcPr>
            <w:tcW w:w="1196" w:type="dxa"/>
            <w:tcBorders>
              <w:top w:val="nil"/>
              <w:left w:val="nil"/>
              <w:bottom w:val="nil"/>
              <w:right w:val="nil"/>
            </w:tcBorders>
            <w:shd w:val="clear" w:color="auto" w:fill="auto"/>
            <w:noWrap/>
            <w:hideMark/>
          </w:tcPr>
          <w:p w14:paraId="217D920C"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95895E5"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067B7399" w14:textId="77777777" w:rsidR="001E05DC" w:rsidRPr="001E05DC" w:rsidRDefault="001E05DC" w:rsidP="001E05DC">
            <w:r w:rsidRPr="001E05DC">
              <w:t xml:space="preserve">Total production values for industrial roundwood, non-coniferous tropical wood, other industrial roundwood, sawlogs and veneer logs (coniferous and non-coniferous), and </w:t>
            </w:r>
            <w:proofErr w:type="spellStart"/>
            <w:r w:rsidRPr="001E05DC">
              <w:t>sawnwood</w:t>
            </w:r>
            <w:proofErr w:type="spellEnd"/>
            <w:r w:rsidRPr="001E05DC">
              <w:t xml:space="preserve"> (coniferous and non-coniferous</w:t>
            </w:r>
          </w:p>
        </w:tc>
      </w:tr>
      <w:tr w:rsidR="001E05DC" w:rsidRPr="001E05DC" w14:paraId="0ADE4948" w14:textId="77777777" w:rsidTr="007556BA">
        <w:trPr>
          <w:trHeight w:val="288"/>
        </w:trPr>
        <w:tc>
          <w:tcPr>
            <w:tcW w:w="3440" w:type="dxa"/>
            <w:tcBorders>
              <w:top w:val="nil"/>
              <w:left w:val="nil"/>
              <w:bottom w:val="nil"/>
              <w:right w:val="nil"/>
            </w:tcBorders>
            <w:shd w:val="clear" w:color="auto" w:fill="auto"/>
            <w:noWrap/>
            <w:hideMark/>
          </w:tcPr>
          <w:p w14:paraId="46F78D6D" w14:textId="77777777" w:rsidR="001E05DC" w:rsidRPr="001E05DC" w:rsidRDefault="001E05DC" w:rsidP="001E05DC">
            <w:r w:rsidRPr="001E05DC">
              <w:t>Price of rice</w:t>
            </w:r>
          </w:p>
        </w:tc>
        <w:tc>
          <w:tcPr>
            <w:tcW w:w="1400" w:type="dxa"/>
            <w:tcBorders>
              <w:top w:val="nil"/>
              <w:left w:val="nil"/>
              <w:bottom w:val="nil"/>
              <w:right w:val="nil"/>
            </w:tcBorders>
            <w:shd w:val="clear" w:color="auto" w:fill="auto"/>
            <w:noWrap/>
            <w:hideMark/>
          </w:tcPr>
          <w:p w14:paraId="21F962D2"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7750CC0E" w14:textId="77777777" w:rsidR="001E05DC" w:rsidRPr="001E05DC" w:rsidRDefault="001E05DC" w:rsidP="001E05DC">
            <w:r w:rsidRPr="001E05DC">
              <w:t>Global</w:t>
            </w:r>
          </w:p>
        </w:tc>
        <w:tc>
          <w:tcPr>
            <w:tcW w:w="1477" w:type="dxa"/>
            <w:tcBorders>
              <w:top w:val="nil"/>
              <w:left w:val="nil"/>
              <w:bottom w:val="nil"/>
              <w:right w:val="nil"/>
            </w:tcBorders>
            <w:shd w:val="clear" w:color="auto" w:fill="auto"/>
            <w:noWrap/>
            <w:hideMark/>
          </w:tcPr>
          <w:p w14:paraId="71B13702"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hideMark/>
          </w:tcPr>
          <w:p w14:paraId="369846BB" w14:textId="77777777" w:rsidR="001E05DC" w:rsidRPr="001E05DC" w:rsidRDefault="001E05DC" w:rsidP="001E05DC">
            <w:r w:rsidRPr="001E05DC">
              <w:t>Median annual global market price of rice</w:t>
            </w:r>
          </w:p>
        </w:tc>
      </w:tr>
      <w:tr w:rsidR="001E05DC" w:rsidRPr="001E05DC" w14:paraId="31BA7751" w14:textId="77777777" w:rsidTr="007556BA">
        <w:trPr>
          <w:trHeight w:val="288"/>
        </w:trPr>
        <w:tc>
          <w:tcPr>
            <w:tcW w:w="3440" w:type="dxa"/>
            <w:tcBorders>
              <w:top w:val="nil"/>
              <w:left w:val="nil"/>
              <w:bottom w:val="nil"/>
              <w:right w:val="nil"/>
            </w:tcBorders>
            <w:shd w:val="clear" w:color="auto" w:fill="auto"/>
            <w:noWrap/>
            <w:hideMark/>
          </w:tcPr>
          <w:p w14:paraId="0CADFE5D" w14:textId="77777777" w:rsidR="001E05DC" w:rsidRPr="001E05DC" w:rsidRDefault="001E05DC" w:rsidP="001E05DC">
            <w:r w:rsidRPr="001E05DC">
              <w:t>Price of corn</w:t>
            </w:r>
          </w:p>
        </w:tc>
        <w:tc>
          <w:tcPr>
            <w:tcW w:w="1400" w:type="dxa"/>
            <w:tcBorders>
              <w:top w:val="nil"/>
              <w:left w:val="nil"/>
              <w:bottom w:val="nil"/>
              <w:right w:val="nil"/>
            </w:tcBorders>
            <w:shd w:val="clear" w:color="auto" w:fill="auto"/>
            <w:noWrap/>
            <w:hideMark/>
          </w:tcPr>
          <w:p w14:paraId="0A03F9E6"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5596A44D" w14:textId="77777777" w:rsidR="001E05DC" w:rsidRPr="001E05DC" w:rsidRDefault="001E05DC" w:rsidP="001E05DC">
            <w:r w:rsidRPr="001E05DC">
              <w:t>Global</w:t>
            </w:r>
          </w:p>
        </w:tc>
        <w:tc>
          <w:tcPr>
            <w:tcW w:w="1477" w:type="dxa"/>
            <w:tcBorders>
              <w:top w:val="nil"/>
              <w:left w:val="nil"/>
              <w:bottom w:val="nil"/>
              <w:right w:val="nil"/>
            </w:tcBorders>
            <w:shd w:val="clear" w:color="auto" w:fill="auto"/>
            <w:noWrap/>
            <w:hideMark/>
          </w:tcPr>
          <w:p w14:paraId="0F29FD36"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hideMark/>
          </w:tcPr>
          <w:p w14:paraId="58E3AEEC" w14:textId="77777777" w:rsidR="001E05DC" w:rsidRPr="001E05DC" w:rsidRDefault="001E05DC" w:rsidP="001E05DC">
            <w:r w:rsidRPr="001E05DC">
              <w:t>Annual global market price of corn</w:t>
            </w:r>
          </w:p>
        </w:tc>
      </w:tr>
      <w:tr w:rsidR="001E05DC" w:rsidRPr="001E05DC" w14:paraId="11F7BFAF" w14:textId="77777777" w:rsidTr="007556BA">
        <w:trPr>
          <w:trHeight w:val="288"/>
        </w:trPr>
        <w:tc>
          <w:tcPr>
            <w:tcW w:w="3440" w:type="dxa"/>
            <w:tcBorders>
              <w:top w:val="nil"/>
              <w:left w:val="nil"/>
              <w:bottom w:val="nil"/>
              <w:right w:val="nil"/>
            </w:tcBorders>
            <w:shd w:val="clear" w:color="auto" w:fill="auto"/>
            <w:noWrap/>
            <w:hideMark/>
          </w:tcPr>
          <w:p w14:paraId="59802143" w14:textId="77777777" w:rsidR="001E05DC" w:rsidRPr="001E05DC" w:rsidRDefault="001E05DC" w:rsidP="001E05DC">
            <w:r w:rsidRPr="001E05DC">
              <w:t>Price of rubber</w:t>
            </w:r>
          </w:p>
        </w:tc>
        <w:tc>
          <w:tcPr>
            <w:tcW w:w="1400" w:type="dxa"/>
            <w:tcBorders>
              <w:top w:val="nil"/>
              <w:left w:val="nil"/>
              <w:bottom w:val="nil"/>
              <w:right w:val="nil"/>
            </w:tcBorders>
            <w:shd w:val="clear" w:color="auto" w:fill="auto"/>
            <w:noWrap/>
            <w:hideMark/>
          </w:tcPr>
          <w:p w14:paraId="2388E214"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5555F1D4" w14:textId="77777777" w:rsidR="001E05DC" w:rsidRPr="001E05DC" w:rsidRDefault="001E05DC" w:rsidP="001E05DC">
            <w:r w:rsidRPr="001E05DC">
              <w:t>Regional</w:t>
            </w:r>
          </w:p>
        </w:tc>
        <w:tc>
          <w:tcPr>
            <w:tcW w:w="1477" w:type="dxa"/>
            <w:tcBorders>
              <w:top w:val="nil"/>
              <w:left w:val="nil"/>
              <w:bottom w:val="nil"/>
              <w:right w:val="nil"/>
            </w:tcBorders>
            <w:shd w:val="clear" w:color="auto" w:fill="auto"/>
            <w:noWrap/>
            <w:hideMark/>
          </w:tcPr>
          <w:p w14:paraId="5D2B46AD" w14:textId="77777777" w:rsidR="001E05DC" w:rsidRPr="001E05DC" w:rsidRDefault="001E05DC" w:rsidP="001E05DC">
            <w:r w:rsidRPr="001E05DC">
              <w:t>RASCE</w:t>
            </w:r>
          </w:p>
        </w:tc>
        <w:tc>
          <w:tcPr>
            <w:tcW w:w="6323" w:type="dxa"/>
            <w:tcBorders>
              <w:top w:val="nil"/>
              <w:left w:val="nil"/>
              <w:bottom w:val="nil"/>
              <w:right w:val="nil"/>
            </w:tcBorders>
            <w:shd w:val="clear" w:color="auto" w:fill="auto"/>
            <w:hideMark/>
          </w:tcPr>
          <w:p w14:paraId="604353EE" w14:textId="77777777" w:rsidR="001E05DC" w:rsidRPr="001E05DC" w:rsidRDefault="001E05DC" w:rsidP="001E05DC">
            <w:r w:rsidRPr="001E05DC">
              <w:t>Monthly regional market value of rubber on the Singapore Exchange</w:t>
            </w:r>
          </w:p>
        </w:tc>
      </w:tr>
      <w:tr w:rsidR="001E05DC" w:rsidRPr="001E05DC" w14:paraId="49415CA6" w14:textId="77777777" w:rsidTr="007556BA">
        <w:trPr>
          <w:trHeight w:val="288"/>
        </w:trPr>
        <w:tc>
          <w:tcPr>
            <w:tcW w:w="3440" w:type="dxa"/>
            <w:tcBorders>
              <w:top w:val="nil"/>
              <w:left w:val="nil"/>
              <w:bottom w:val="single" w:sz="8" w:space="0" w:color="auto"/>
              <w:right w:val="nil"/>
            </w:tcBorders>
            <w:shd w:val="clear" w:color="auto" w:fill="auto"/>
            <w:noWrap/>
            <w:hideMark/>
          </w:tcPr>
          <w:p w14:paraId="68815777" w14:textId="77777777" w:rsidR="001E05DC" w:rsidRPr="001E05DC" w:rsidRDefault="001E05DC" w:rsidP="001E05DC">
            <w:r w:rsidRPr="001E05DC">
              <w:t>Price of sugar</w:t>
            </w:r>
          </w:p>
        </w:tc>
        <w:tc>
          <w:tcPr>
            <w:tcW w:w="1400" w:type="dxa"/>
            <w:tcBorders>
              <w:top w:val="nil"/>
              <w:left w:val="nil"/>
              <w:bottom w:val="single" w:sz="8" w:space="0" w:color="auto"/>
              <w:right w:val="nil"/>
            </w:tcBorders>
            <w:shd w:val="clear" w:color="auto" w:fill="auto"/>
            <w:noWrap/>
            <w:hideMark/>
          </w:tcPr>
          <w:p w14:paraId="45056797" w14:textId="77777777" w:rsidR="001E05DC" w:rsidRPr="001E05DC" w:rsidRDefault="001E05DC" w:rsidP="001E05DC">
            <w:r w:rsidRPr="001E05DC">
              <w:t>USD/ton</w:t>
            </w:r>
          </w:p>
        </w:tc>
        <w:tc>
          <w:tcPr>
            <w:tcW w:w="1196" w:type="dxa"/>
            <w:tcBorders>
              <w:top w:val="nil"/>
              <w:left w:val="nil"/>
              <w:bottom w:val="single" w:sz="8" w:space="0" w:color="auto"/>
              <w:right w:val="nil"/>
            </w:tcBorders>
            <w:shd w:val="clear" w:color="auto" w:fill="auto"/>
            <w:noWrap/>
            <w:hideMark/>
          </w:tcPr>
          <w:p w14:paraId="7B63F341" w14:textId="77777777" w:rsidR="001E05DC" w:rsidRPr="001E05DC" w:rsidRDefault="001E05DC" w:rsidP="001E05DC">
            <w:r w:rsidRPr="001E05DC">
              <w:t>Global</w:t>
            </w:r>
          </w:p>
        </w:tc>
        <w:tc>
          <w:tcPr>
            <w:tcW w:w="1477" w:type="dxa"/>
            <w:tcBorders>
              <w:top w:val="nil"/>
              <w:left w:val="nil"/>
              <w:bottom w:val="single" w:sz="8" w:space="0" w:color="auto"/>
              <w:right w:val="nil"/>
            </w:tcBorders>
            <w:shd w:val="clear" w:color="auto" w:fill="auto"/>
            <w:noWrap/>
            <w:hideMark/>
          </w:tcPr>
          <w:p w14:paraId="4477F7EE" w14:textId="77777777" w:rsidR="001E05DC" w:rsidRPr="001E05DC" w:rsidRDefault="001E05DC" w:rsidP="001E05DC">
            <w:r w:rsidRPr="001E05DC">
              <w:t>World Bank</w:t>
            </w:r>
          </w:p>
        </w:tc>
        <w:tc>
          <w:tcPr>
            <w:tcW w:w="6323" w:type="dxa"/>
            <w:tcBorders>
              <w:top w:val="nil"/>
              <w:left w:val="nil"/>
              <w:bottom w:val="single" w:sz="8" w:space="0" w:color="auto"/>
              <w:right w:val="nil"/>
            </w:tcBorders>
            <w:shd w:val="clear" w:color="auto" w:fill="auto"/>
            <w:hideMark/>
          </w:tcPr>
          <w:p w14:paraId="496F2DEB" w14:textId="77777777" w:rsidR="001E05DC" w:rsidRPr="001E05DC" w:rsidRDefault="001E05DC" w:rsidP="001E05DC">
            <w:r w:rsidRPr="001E05DC">
              <w:t>Annual global market price of sugar</w:t>
            </w:r>
          </w:p>
        </w:tc>
      </w:tr>
      <w:tr w:rsidR="001E05DC" w:rsidRPr="001E05DC" w14:paraId="182AD575" w14:textId="77777777" w:rsidTr="007556BA">
        <w:trPr>
          <w:trHeight w:val="288"/>
        </w:trPr>
        <w:tc>
          <w:tcPr>
            <w:tcW w:w="3440" w:type="dxa"/>
            <w:tcBorders>
              <w:top w:val="single" w:sz="8" w:space="0" w:color="auto"/>
              <w:left w:val="nil"/>
              <w:bottom w:val="nil"/>
              <w:right w:val="nil"/>
            </w:tcBorders>
            <w:shd w:val="clear" w:color="auto" w:fill="auto"/>
            <w:noWrap/>
            <w:hideMark/>
          </w:tcPr>
          <w:p w14:paraId="6B8C22B2" w14:textId="77777777" w:rsidR="001E05DC" w:rsidRPr="001E05DC" w:rsidRDefault="001E05DC" w:rsidP="001E05DC">
            <w:pPr>
              <w:rPr>
                <w:i/>
                <w:iCs/>
              </w:rPr>
            </w:pPr>
            <w:r w:rsidRPr="001E05DC">
              <w:rPr>
                <w:i/>
                <w:iCs/>
              </w:rPr>
              <w:t>Producer prices</w:t>
            </w:r>
          </w:p>
        </w:tc>
        <w:tc>
          <w:tcPr>
            <w:tcW w:w="1400" w:type="dxa"/>
            <w:tcBorders>
              <w:top w:val="single" w:sz="8" w:space="0" w:color="auto"/>
              <w:left w:val="nil"/>
              <w:bottom w:val="nil"/>
              <w:right w:val="nil"/>
            </w:tcBorders>
            <w:shd w:val="clear" w:color="auto" w:fill="auto"/>
            <w:noWrap/>
            <w:hideMark/>
          </w:tcPr>
          <w:p w14:paraId="7A1BF10F" w14:textId="77777777" w:rsidR="001E05DC" w:rsidRPr="001E05DC" w:rsidRDefault="001E05DC" w:rsidP="001E05DC">
            <w:pPr>
              <w:rPr>
                <w:i/>
                <w:iCs/>
              </w:rPr>
            </w:pPr>
          </w:p>
        </w:tc>
        <w:tc>
          <w:tcPr>
            <w:tcW w:w="1196" w:type="dxa"/>
            <w:tcBorders>
              <w:top w:val="single" w:sz="8" w:space="0" w:color="auto"/>
              <w:left w:val="nil"/>
              <w:bottom w:val="nil"/>
              <w:right w:val="nil"/>
            </w:tcBorders>
            <w:shd w:val="clear" w:color="auto" w:fill="auto"/>
            <w:noWrap/>
            <w:hideMark/>
          </w:tcPr>
          <w:p w14:paraId="1CFBC9F5" w14:textId="77777777" w:rsidR="001E05DC" w:rsidRPr="001E05DC" w:rsidRDefault="001E05DC" w:rsidP="001E05DC"/>
        </w:tc>
        <w:tc>
          <w:tcPr>
            <w:tcW w:w="1477" w:type="dxa"/>
            <w:tcBorders>
              <w:top w:val="single" w:sz="8" w:space="0" w:color="auto"/>
              <w:left w:val="nil"/>
              <w:bottom w:val="nil"/>
              <w:right w:val="nil"/>
            </w:tcBorders>
            <w:shd w:val="clear" w:color="auto" w:fill="auto"/>
            <w:noWrap/>
            <w:hideMark/>
          </w:tcPr>
          <w:p w14:paraId="027F7913" w14:textId="77777777" w:rsidR="001E05DC" w:rsidRPr="001E05DC" w:rsidRDefault="001E05DC" w:rsidP="001E05DC"/>
        </w:tc>
        <w:tc>
          <w:tcPr>
            <w:tcW w:w="6323" w:type="dxa"/>
            <w:tcBorders>
              <w:top w:val="single" w:sz="8" w:space="0" w:color="auto"/>
              <w:left w:val="nil"/>
              <w:bottom w:val="nil"/>
              <w:right w:val="nil"/>
            </w:tcBorders>
            <w:shd w:val="clear" w:color="auto" w:fill="auto"/>
            <w:noWrap/>
            <w:hideMark/>
          </w:tcPr>
          <w:p w14:paraId="6F5482CD" w14:textId="77777777" w:rsidR="001E05DC" w:rsidRPr="001E05DC" w:rsidRDefault="001E05DC" w:rsidP="001E05DC"/>
        </w:tc>
      </w:tr>
      <w:tr w:rsidR="001E05DC" w:rsidRPr="001E05DC" w14:paraId="1C5E3513" w14:textId="77777777" w:rsidTr="007556BA">
        <w:trPr>
          <w:trHeight w:val="288"/>
        </w:trPr>
        <w:tc>
          <w:tcPr>
            <w:tcW w:w="3440" w:type="dxa"/>
            <w:tcBorders>
              <w:top w:val="nil"/>
              <w:left w:val="nil"/>
              <w:bottom w:val="nil"/>
              <w:right w:val="nil"/>
            </w:tcBorders>
            <w:shd w:val="clear" w:color="auto" w:fill="auto"/>
            <w:noWrap/>
            <w:hideMark/>
          </w:tcPr>
          <w:p w14:paraId="3E4BB1F6" w14:textId="77777777" w:rsidR="001E05DC" w:rsidRPr="001E05DC" w:rsidRDefault="001E05DC" w:rsidP="001E05DC">
            <w:r w:rsidRPr="001E05DC">
              <w:t>Producer price of Rice</w:t>
            </w:r>
          </w:p>
        </w:tc>
        <w:tc>
          <w:tcPr>
            <w:tcW w:w="1400" w:type="dxa"/>
            <w:tcBorders>
              <w:top w:val="nil"/>
              <w:left w:val="nil"/>
              <w:bottom w:val="nil"/>
              <w:right w:val="nil"/>
            </w:tcBorders>
            <w:shd w:val="clear" w:color="auto" w:fill="auto"/>
            <w:noWrap/>
            <w:hideMark/>
          </w:tcPr>
          <w:p w14:paraId="78F6F6A4"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3560EE56"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2A41D5A"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4D06E3CE" w14:textId="77777777" w:rsidR="001E05DC" w:rsidRPr="001E05DC" w:rsidRDefault="001E05DC" w:rsidP="001E05DC">
            <w:r w:rsidRPr="001E05DC">
              <w:t>Farmgate prices for Cambodian producers</w:t>
            </w:r>
          </w:p>
        </w:tc>
      </w:tr>
      <w:tr w:rsidR="001E05DC" w:rsidRPr="001E05DC" w14:paraId="36794B43" w14:textId="77777777" w:rsidTr="007556BA">
        <w:trPr>
          <w:trHeight w:val="288"/>
        </w:trPr>
        <w:tc>
          <w:tcPr>
            <w:tcW w:w="3440" w:type="dxa"/>
            <w:tcBorders>
              <w:top w:val="nil"/>
              <w:left w:val="nil"/>
              <w:right w:val="nil"/>
            </w:tcBorders>
            <w:shd w:val="clear" w:color="auto" w:fill="auto"/>
            <w:noWrap/>
            <w:hideMark/>
          </w:tcPr>
          <w:p w14:paraId="6526C835" w14:textId="77777777" w:rsidR="001E05DC" w:rsidRPr="001E05DC" w:rsidRDefault="001E05DC" w:rsidP="001E05DC">
            <w:r w:rsidRPr="001E05DC">
              <w:t>Producer price of rubber</w:t>
            </w:r>
          </w:p>
        </w:tc>
        <w:tc>
          <w:tcPr>
            <w:tcW w:w="1400" w:type="dxa"/>
            <w:tcBorders>
              <w:top w:val="nil"/>
              <w:left w:val="nil"/>
              <w:right w:val="nil"/>
            </w:tcBorders>
            <w:shd w:val="clear" w:color="auto" w:fill="auto"/>
            <w:noWrap/>
            <w:hideMark/>
          </w:tcPr>
          <w:p w14:paraId="1BDB7CD6" w14:textId="77777777" w:rsidR="001E05DC" w:rsidRPr="001E05DC" w:rsidRDefault="001E05DC" w:rsidP="001E05DC">
            <w:r w:rsidRPr="001E05DC">
              <w:t>USD/ton</w:t>
            </w:r>
          </w:p>
        </w:tc>
        <w:tc>
          <w:tcPr>
            <w:tcW w:w="1196" w:type="dxa"/>
            <w:tcBorders>
              <w:top w:val="nil"/>
              <w:left w:val="nil"/>
              <w:right w:val="nil"/>
            </w:tcBorders>
            <w:shd w:val="clear" w:color="auto" w:fill="auto"/>
            <w:noWrap/>
            <w:hideMark/>
          </w:tcPr>
          <w:p w14:paraId="4E50E094" w14:textId="77777777" w:rsidR="001E05DC" w:rsidRPr="001E05DC" w:rsidRDefault="001E05DC" w:rsidP="001E05DC">
            <w:r w:rsidRPr="001E05DC">
              <w:t>National</w:t>
            </w:r>
          </w:p>
        </w:tc>
        <w:tc>
          <w:tcPr>
            <w:tcW w:w="1477" w:type="dxa"/>
            <w:tcBorders>
              <w:top w:val="nil"/>
              <w:left w:val="nil"/>
              <w:right w:val="nil"/>
            </w:tcBorders>
            <w:shd w:val="clear" w:color="auto" w:fill="auto"/>
            <w:noWrap/>
            <w:hideMark/>
          </w:tcPr>
          <w:p w14:paraId="0FC46882" w14:textId="77777777" w:rsidR="001E05DC" w:rsidRPr="001E05DC" w:rsidRDefault="001E05DC" w:rsidP="001E05DC">
            <w:r w:rsidRPr="001E05DC">
              <w:t>FAO</w:t>
            </w:r>
          </w:p>
        </w:tc>
        <w:tc>
          <w:tcPr>
            <w:tcW w:w="6323" w:type="dxa"/>
            <w:tcBorders>
              <w:top w:val="nil"/>
              <w:left w:val="nil"/>
              <w:right w:val="nil"/>
            </w:tcBorders>
            <w:shd w:val="clear" w:color="auto" w:fill="auto"/>
            <w:hideMark/>
          </w:tcPr>
          <w:p w14:paraId="7CE9F56D" w14:textId="77777777" w:rsidR="001E05DC" w:rsidRPr="001E05DC" w:rsidRDefault="001E05DC" w:rsidP="001E05DC">
            <w:r w:rsidRPr="001E05DC">
              <w:t>Farmgate prices for Cambodian producers</w:t>
            </w:r>
          </w:p>
        </w:tc>
      </w:tr>
      <w:tr w:rsidR="001E05DC" w:rsidRPr="001E05DC" w14:paraId="469EBD63" w14:textId="77777777" w:rsidTr="007556BA">
        <w:trPr>
          <w:trHeight w:val="288"/>
        </w:trPr>
        <w:tc>
          <w:tcPr>
            <w:tcW w:w="3440" w:type="dxa"/>
            <w:tcBorders>
              <w:top w:val="nil"/>
              <w:left w:val="nil"/>
              <w:bottom w:val="nil"/>
              <w:right w:val="nil"/>
            </w:tcBorders>
            <w:shd w:val="clear" w:color="auto" w:fill="auto"/>
            <w:noWrap/>
            <w:hideMark/>
          </w:tcPr>
          <w:p w14:paraId="66491C22" w14:textId="77777777" w:rsidR="001E05DC" w:rsidRPr="001E05DC" w:rsidRDefault="001E05DC" w:rsidP="001E05DC">
            <w:r w:rsidRPr="001E05DC">
              <w:t>Producer price of cassava</w:t>
            </w:r>
          </w:p>
        </w:tc>
        <w:tc>
          <w:tcPr>
            <w:tcW w:w="1400" w:type="dxa"/>
            <w:tcBorders>
              <w:top w:val="nil"/>
              <w:left w:val="nil"/>
              <w:bottom w:val="nil"/>
              <w:right w:val="nil"/>
            </w:tcBorders>
            <w:shd w:val="clear" w:color="auto" w:fill="auto"/>
            <w:noWrap/>
            <w:hideMark/>
          </w:tcPr>
          <w:p w14:paraId="1DC9398B"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4BB14045"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9FB6870"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6CE27491" w14:textId="77777777" w:rsidR="001E05DC" w:rsidRPr="001E05DC" w:rsidRDefault="001E05DC" w:rsidP="001E05DC">
            <w:r w:rsidRPr="001E05DC">
              <w:t>Farmgate prices for Cambodian producers</w:t>
            </w:r>
          </w:p>
        </w:tc>
      </w:tr>
      <w:tr w:rsidR="001E05DC" w:rsidRPr="001E05DC" w14:paraId="5417172D" w14:textId="77777777" w:rsidTr="007556BA">
        <w:trPr>
          <w:trHeight w:val="288"/>
        </w:trPr>
        <w:tc>
          <w:tcPr>
            <w:tcW w:w="3440" w:type="dxa"/>
            <w:tcBorders>
              <w:left w:val="nil"/>
              <w:bottom w:val="nil"/>
              <w:right w:val="nil"/>
            </w:tcBorders>
            <w:shd w:val="clear" w:color="auto" w:fill="auto"/>
            <w:noWrap/>
            <w:hideMark/>
          </w:tcPr>
          <w:p w14:paraId="52D44938" w14:textId="77777777" w:rsidR="001E05DC" w:rsidRPr="001E05DC" w:rsidRDefault="001E05DC" w:rsidP="001E05DC">
            <w:r w:rsidRPr="001E05DC">
              <w:t>Producer price of corn</w:t>
            </w:r>
          </w:p>
        </w:tc>
        <w:tc>
          <w:tcPr>
            <w:tcW w:w="1400" w:type="dxa"/>
            <w:tcBorders>
              <w:left w:val="nil"/>
              <w:bottom w:val="nil"/>
              <w:right w:val="nil"/>
            </w:tcBorders>
            <w:shd w:val="clear" w:color="auto" w:fill="auto"/>
            <w:noWrap/>
            <w:hideMark/>
          </w:tcPr>
          <w:p w14:paraId="3509C369" w14:textId="77777777" w:rsidR="001E05DC" w:rsidRPr="001E05DC" w:rsidRDefault="001E05DC" w:rsidP="001E05DC">
            <w:r w:rsidRPr="001E05DC">
              <w:t>USD/ton</w:t>
            </w:r>
          </w:p>
        </w:tc>
        <w:tc>
          <w:tcPr>
            <w:tcW w:w="1196" w:type="dxa"/>
            <w:tcBorders>
              <w:left w:val="nil"/>
              <w:bottom w:val="nil"/>
              <w:right w:val="nil"/>
            </w:tcBorders>
            <w:shd w:val="clear" w:color="auto" w:fill="auto"/>
            <w:noWrap/>
            <w:hideMark/>
          </w:tcPr>
          <w:p w14:paraId="529A535B" w14:textId="77777777" w:rsidR="001E05DC" w:rsidRPr="001E05DC" w:rsidRDefault="001E05DC" w:rsidP="001E05DC">
            <w:r w:rsidRPr="001E05DC">
              <w:t>National</w:t>
            </w:r>
          </w:p>
        </w:tc>
        <w:tc>
          <w:tcPr>
            <w:tcW w:w="1477" w:type="dxa"/>
            <w:tcBorders>
              <w:left w:val="nil"/>
              <w:bottom w:val="nil"/>
              <w:right w:val="nil"/>
            </w:tcBorders>
            <w:shd w:val="clear" w:color="auto" w:fill="auto"/>
            <w:noWrap/>
            <w:hideMark/>
          </w:tcPr>
          <w:p w14:paraId="057CBD74" w14:textId="77777777" w:rsidR="001E05DC" w:rsidRPr="001E05DC" w:rsidRDefault="001E05DC" w:rsidP="001E05DC">
            <w:r w:rsidRPr="001E05DC">
              <w:t>FAO</w:t>
            </w:r>
          </w:p>
        </w:tc>
        <w:tc>
          <w:tcPr>
            <w:tcW w:w="6323" w:type="dxa"/>
            <w:tcBorders>
              <w:left w:val="nil"/>
              <w:bottom w:val="nil"/>
              <w:right w:val="nil"/>
            </w:tcBorders>
            <w:shd w:val="clear" w:color="auto" w:fill="auto"/>
            <w:hideMark/>
          </w:tcPr>
          <w:p w14:paraId="1D7CB421" w14:textId="77777777" w:rsidR="001E05DC" w:rsidRPr="001E05DC" w:rsidRDefault="001E05DC" w:rsidP="001E05DC">
            <w:r w:rsidRPr="001E05DC">
              <w:t>Farmgate prices for Cambodian producers</w:t>
            </w:r>
          </w:p>
        </w:tc>
      </w:tr>
      <w:tr w:rsidR="001E05DC" w:rsidRPr="001E05DC" w14:paraId="546C0122" w14:textId="77777777" w:rsidTr="007556BA">
        <w:trPr>
          <w:trHeight w:val="288"/>
        </w:trPr>
        <w:tc>
          <w:tcPr>
            <w:tcW w:w="3440" w:type="dxa"/>
            <w:tcBorders>
              <w:top w:val="nil"/>
              <w:left w:val="nil"/>
              <w:bottom w:val="single" w:sz="4" w:space="0" w:color="auto"/>
              <w:right w:val="nil"/>
            </w:tcBorders>
            <w:shd w:val="clear" w:color="auto" w:fill="auto"/>
            <w:noWrap/>
            <w:hideMark/>
          </w:tcPr>
          <w:p w14:paraId="14E0F43D" w14:textId="77777777" w:rsidR="001E05DC" w:rsidRPr="001E05DC" w:rsidRDefault="001E05DC" w:rsidP="001E05DC">
            <w:r w:rsidRPr="001E05DC">
              <w:t>Producer price of sugar</w:t>
            </w:r>
          </w:p>
        </w:tc>
        <w:tc>
          <w:tcPr>
            <w:tcW w:w="1400" w:type="dxa"/>
            <w:tcBorders>
              <w:top w:val="nil"/>
              <w:left w:val="nil"/>
              <w:bottom w:val="single" w:sz="4" w:space="0" w:color="auto"/>
              <w:right w:val="nil"/>
            </w:tcBorders>
            <w:shd w:val="clear" w:color="auto" w:fill="auto"/>
            <w:noWrap/>
            <w:hideMark/>
          </w:tcPr>
          <w:p w14:paraId="1506884D" w14:textId="77777777" w:rsidR="001E05DC" w:rsidRPr="001E05DC" w:rsidRDefault="001E05DC" w:rsidP="001E05DC">
            <w:r w:rsidRPr="001E05DC">
              <w:t>USD/ton</w:t>
            </w:r>
          </w:p>
        </w:tc>
        <w:tc>
          <w:tcPr>
            <w:tcW w:w="1196" w:type="dxa"/>
            <w:tcBorders>
              <w:top w:val="nil"/>
              <w:left w:val="nil"/>
              <w:bottom w:val="single" w:sz="4" w:space="0" w:color="auto"/>
              <w:right w:val="nil"/>
            </w:tcBorders>
            <w:shd w:val="clear" w:color="auto" w:fill="auto"/>
            <w:noWrap/>
            <w:hideMark/>
          </w:tcPr>
          <w:p w14:paraId="36A7B808" w14:textId="77777777" w:rsidR="001E05DC" w:rsidRPr="001E05DC" w:rsidRDefault="001E05DC" w:rsidP="001E05DC">
            <w:r w:rsidRPr="001E05DC">
              <w:t>National</w:t>
            </w:r>
          </w:p>
        </w:tc>
        <w:tc>
          <w:tcPr>
            <w:tcW w:w="1477" w:type="dxa"/>
            <w:tcBorders>
              <w:top w:val="nil"/>
              <w:left w:val="nil"/>
              <w:bottom w:val="single" w:sz="4" w:space="0" w:color="auto"/>
              <w:right w:val="nil"/>
            </w:tcBorders>
            <w:shd w:val="clear" w:color="auto" w:fill="auto"/>
            <w:noWrap/>
            <w:hideMark/>
          </w:tcPr>
          <w:p w14:paraId="5B4BDE60" w14:textId="77777777" w:rsidR="001E05DC" w:rsidRPr="001E05DC" w:rsidRDefault="001E05DC" w:rsidP="001E05DC">
            <w:r w:rsidRPr="001E05DC">
              <w:t>FAO</w:t>
            </w:r>
          </w:p>
        </w:tc>
        <w:tc>
          <w:tcPr>
            <w:tcW w:w="6323" w:type="dxa"/>
            <w:tcBorders>
              <w:top w:val="nil"/>
              <w:left w:val="nil"/>
              <w:bottom w:val="single" w:sz="4" w:space="0" w:color="auto"/>
              <w:right w:val="nil"/>
            </w:tcBorders>
            <w:shd w:val="clear" w:color="auto" w:fill="auto"/>
            <w:hideMark/>
          </w:tcPr>
          <w:p w14:paraId="089EF00E" w14:textId="77777777" w:rsidR="001E05DC" w:rsidRPr="001E05DC" w:rsidRDefault="001E05DC" w:rsidP="001E05DC">
            <w:r w:rsidRPr="001E05DC">
              <w:t>Farmgate prices for Cambodian producers</w:t>
            </w:r>
          </w:p>
        </w:tc>
      </w:tr>
      <w:tr w:rsidR="001E05DC" w:rsidRPr="001E05DC" w14:paraId="72557BCD" w14:textId="77777777" w:rsidTr="007556BA">
        <w:trPr>
          <w:trHeight w:val="288"/>
        </w:trPr>
        <w:tc>
          <w:tcPr>
            <w:tcW w:w="3440" w:type="dxa"/>
            <w:tcBorders>
              <w:top w:val="single" w:sz="4" w:space="0" w:color="auto"/>
              <w:left w:val="nil"/>
              <w:right w:val="nil"/>
            </w:tcBorders>
            <w:shd w:val="clear" w:color="auto" w:fill="auto"/>
            <w:noWrap/>
          </w:tcPr>
          <w:p w14:paraId="4E744A18" w14:textId="77777777" w:rsidR="001E05DC" w:rsidRPr="001E05DC" w:rsidRDefault="001E05DC" w:rsidP="001E05DC">
            <w:pPr>
              <w:rPr>
                <w:i/>
                <w:iCs/>
              </w:rPr>
            </w:pPr>
            <w:r w:rsidRPr="001E05DC">
              <w:rPr>
                <w:i/>
                <w:iCs/>
              </w:rPr>
              <w:t>Control</w:t>
            </w:r>
          </w:p>
        </w:tc>
        <w:tc>
          <w:tcPr>
            <w:tcW w:w="1400" w:type="dxa"/>
            <w:tcBorders>
              <w:top w:val="single" w:sz="4" w:space="0" w:color="auto"/>
              <w:left w:val="nil"/>
              <w:right w:val="nil"/>
            </w:tcBorders>
            <w:shd w:val="clear" w:color="auto" w:fill="auto"/>
            <w:noWrap/>
          </w:tcPr>
          <w:p w14:paraId="5E4B6544" w14:textId="77777777" w:rsidR="001E05DC" w:rsidRPr="001E05DC" w:rsidRDefault="001E05DC" w:rsidP="001E05DC"/>
        </w:tc>
        <w:tc>
          <w:tcPr>
            <w:tcW w:w="1196" w:type="dxa"/>
            <w:tcBorders>
              <w:top w:val="single" w:sz="4" w:space="0" w:color="auto"/>
              <w:left w:val="nil"/>
              <w:right w:val="nil"/>
            </w:tcBorders>
            <w:shd w:val="clear" w:color="auto" w:fill="auto"/>
            <w:noWrap/>
          </w:tcPr>
          <w:p w14:paraId="0D78C6C9" w14:textId="77777777" w:rsidR="001E05DC" w:rsidRPr="001E05DC" w:rsidRDefault="001E05DC" w:rsidP="001E05DC"/>
        </w:tc>
        <w:tc>
          <w:tcPr>
            <w:tcW w:w="1477" w:type="dxa"/>
            <w:tcBorders>
              <w:top w:val="single" w:sz="4" w:space="0" w:color="auto"/>
              <w:left w:val="nil"/>
              <w:right w:val="nil"/>
            </w:tcBorders>
            <w:shd w:val="clear" w:color="auto" w:fill="auto"/>
            <w:noWrap/>
          </w:tcPr>
          <w:p w14:paraId="6D6EC1C4" w14:textId="77777777" w:rsidR="001E05DC" w:rsidRPr="001E05DC" w:rsidRDefault="001E05DC" w:rsidP="001E05DC"/>
        </w:tc>
        <w:tc>
          <w:tcPr>
            <w:tcW w:w="6323" w:type="dxa"/>
            <w:tcBorders>
              <w:top w:val="single" w:sz="4" w:space="0" w:color="auto"/>
              <w:left w:val="nil"/>
              <w:right w:val="nil"/>
            </w:tcBorders>
            <w:shd w:val="clear" w:color="auto" w:fill="auto"/>
          </w:tcPr>
          <w:p w14:paraId="4D0C779C" w14:textId="77777777" w:rsidR="001E05DC" w:rsidRPr="001E05DC" w:rsidRDefault="001E05DC" w:rsidP="001E05DC"/>
        </w:tc>
      </w:tr>
      <w:tr w:rsidR="001E05DC" w:rsidRPr="001E05DC" w14:paraId="26C5ADC1" w14:textId="77777777" w:rsidTr="007556BA">
        <w:trPr>
          <w:trHeight w:val="288"/>
        </w:trPr>
        <w:tc>
          <w:tcPr>
            <w:tcW w:w="3440" w:type="dxa"/>
            <w:tcBorders>
              <w:top w:val="nil"/>
              <w:left w:val="nil"/>
              <w:bottom w:val="nil"/>
              <w:right w:val="nil"/>
            </w:tcBorders>
            <w:shd w:val="clear" w:color="auto" w:fill="auto"/>
            <w:noWrap/>
          </w:tcPr>
          <w:p w14:paraId="547B6966" w14:textId="77777777" w:rsidR="001E05DC" w:rsidRPr="001E05DC" w:rsidRDefault="001E05DC" w:rsidP="001E05DC">
            <w:r w:rsidRPr="001E05DC">
              <w:t>Population density</w:t>
            </w:r>
          </w:p>
        </w:tc>
        <w:tc>
          <w:tcPr>
            <w:tcW w:w="1400" w:type="dxa"/>
            <w:tcBorders>
              <w:top w:val="nil"/>
              <w:left w:val="nil"/>
              <w:bottom w:val="nil"/>
              <w:right w:val="nil"/>
            </w:tcBorders>
            <w:shd w:val="clear" w:color="auto" w:fill="auto"/>
            <w:noWrap/>
          </w:tcPr>
          <w:p w14:paraId="1D8746B3" w14:textId="77777777" w:rsidR="001E05DC" w:rsidRPr="001E05DC" w:rsidRDefault="001E05DC" w:rsidP="001E05DC">
            <w:r w:rsidRPr="001E05DC">
              <w:t>pax/km2</w:t>
            </w:r>
          </w:p>
        </w:tc>
        <w:tc>
          <w:tcPr>
            <w:tcW w:w="1196" w:type="dxa"/>
            <w:tcBorders>
              <w:top w:val="nil"/>
              <w:left w:val="nil"/>
              <w:bottom w:val="nil"/>
              <w:right w:val="nil"/>
            </w:tcBorders>
            <w:shd w:val="clear" w:color="auto" w:fill="auto"/>
            <w:noWrap/>
          </w:tcPr>
          <w:p w14:paraId="69AFEFEE"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tcPr>
          <w:p w14:paraId="1D94726D" w14:textId="77777777" w:rsidR="001E05DC" w:rsidRPr="001E05DC" w:rsidRDefault="001E05DC" w:rsidP="001E05DC">
            <w:r w:rsidRPr="001E05DC">
              <w:t>FAO</w:t>
            </w:r>
          </w:p>
        </w:tc>
        <w:tc>
          <w:tcPr>
            <w:tcW w:w="6323" w:type="dxa"/>
            <w:tcBorders>
              <w:top w:val="nil"/>
              <w:left w:val="nil"/>
              <w:bottom w:val="nil"/>
              <w:right w:val="nil"/>
            </w:tcBorders>
            <w:shd w:val="clear" w:color="auto" w:fill="auto"/>
          </w:tcPr>
          <w:p w14:paraId="62F687D4" w14:textId="77777777" w:rsidR="001E05DC" w:rsidRPr="001E05DC" w:rsidRDefault="001E05DC" w:rsidP="001E05DC">
            <w:r w:rsidRPr="001E05DC">
              <w:t>People per km2</w:t>
            </w:r>
          </w:p>
        </w:tc>
      </w:tr>
      <w:tr w:rsidR="001E05DC" w:rsidRPr="001E05DC" w14:paraId="52237689" w14:textId="77777777" w:rsidTr="007556BA">
        <w:trPr>
          <w:trHeight w:val="288"/>
        </w:trPr>
        <w:tc>
          <w:tcPr>
            <w:tcW w:w="3440" w:type="dxa"/>
            <w:tcBorders>
              <w:top w:val="nil"/>
              <w:left w:val="nil"/>
              <w:bottom w:val="single" w:sz="12" w:space="0" w:color="auto"/>
              <w:right w:val="nil"/>
            </w:tcBorders>
            <w:shd w:val="clear" w:color="auto" w:fill="auto"/>
            <w:noWrap/>
          </w:tcPr>
          <w:p w14:paraId="08A78182" w14:textId="77777777" w:rsidR="001E05DC" w:rsidRPr="001E05DC" w:rsidRDefault="001E05DC" w:rsidP="001E05DC">
            <w:r w:rsidRPr="001E05DC">
              <w:t>Forest remaining</w:t>
            </w:r>
          </w:p>
        </w:tc>
        <w:tc>
          <w:tcPr>
            <w:tcW w:w="1400" w:type="dxa"/>
            <w:tcBorders>
              <w:top w:val="nil"/>
              <w:left w:val="nil"/>
              <w:bottom w:val="single" w:sz="12" w:space="0" w:color="auto"/>
              <w:right w:val="nil"/>
            </w:tcBorders>
            <w:shd w:val="clear" w:color="auto" w:fill="auto"/>
            <w:noWrap/>
          </w:tcPr>
          <w:p w14:paraId="1D201B24" w14:textId="77777777" w:rsidR="001E05DC" w:rsidRPr="001E05DC" w:rsidRDefault="001E05DC" w:rsidP="001E05DC">
            <w:r w:rsidRPr="001E05DC">
              <w:t>Km</w:t>
            </w:r>
            <w:r w:rsidRPr="001E05DC">
              <w:rPr>
                <w:vertAlign w:val="superscript"/>
              </w:rPr>
              <w:t>2</w:t>
            </w:r>
          </w:p>
        </w:tc>
        <w:tc>
          <w:tcPr>
            <w:tcW w:w="1196" w:type="dxa"/>
            <w:tcBorders>
              <w:top w:val="nil"/>
              <w:left w:val="nil"/>
              <w:bottom w:val="single" w:sz="12" w:space="0" w:color="auto"/>
              <w:right w:val="nil"/>
            </w:tcBorders>
            <w:shd w:val="clear" w:color="auto" w:fill="auto"/>
            <w:noWrap/>
          </w:tcPr>
          <w:p w14:paraId="73BDEF6B" w14:textId="77777777" w:rsidR="001E05DC" w:rsidRPr="001E05DC" w:rsidRDefault="001E05DC" w:rsidP="001E05DC">
            <w:r w:rsidRPr="001E05DC">
              <w:t>National</w:t>
            </w:r>
          </w:p>
        </w:tc>
        <w:tc>
          <w:tcPr>
            <w:tcW w:w="1477" w:type="dxa"/>
            <w:tcBorders>
              <w:top w:val="nil"/>
              <w:left w:val="nil"/>
              <w:bottom w:val="single" w:sz="12" w:space="0" w:color="auto"/>
              <w:right w:val="nil"/>
            </w:tcBorders>
            <w:shd w:val="clear" w:color="auto" w:fill="auto"/>
            <w:noWrap/>
          </w:tcPr>
          <w:p w14:paraId="5896D6AD" w14:textId="77777777" w:rsidR="001E05DC" w:rsidRPr="001E05DC" w:rsidRDefault="001E05DC" w:rsidP="001E05DC">
            <w:r w:rsidRPr="001E05DC">
              <w:t>ESACCI</w:t>
            </w:r>
          </w:p>
        </w:tc>
        <w:tc>
          <w:tcPr>
            <w:tcW w:w="6323" w:type="dxa"/>
            <w:tcBorders>
              <w:top w:val="nil"/>
              <w:left w:val="nil"/>
              <w:bottom w:val="single" w:sz="12" w:space="0" w:color="auto"/>
              <w:right w:val="nil"/>
            </w:tcBorders>
            <w:shd w:val="clear" w:color="auto" w:fill="auto"/>
          </w:tcPr>
          <w:p w14:paraId="2DB69FF6" w14:textId="77777777" w:rsidR="001E05DC" w:rsidRPr="001E05DC" w:rsidRDefault="001E05DC" w:rsidP="001E05DC">
            <w:r w:rsidRPr="001E05DC">
              <w:t>Raw value of forest remaining</w:t>
            </w:r>
          </w:p>
        </w:tc>
      </w:tr>
    </w:tbl>
    <w:p w14:paraId="35873B44" w14:textId="77777777" w:rsidR="001E05DC" w:rsidRPr="001E05DC" w:rsidRDefault="001E05DC" w:rsidP="001E05DC"/>
    <w:p w14:paraId="1FF95CD9" w14:textId="77777777" w:rsidR="001E05DC" w:rsidRPr="001E05DC" w:rsidRDefault="001E05DC" w:rsidP="001E05DC">
      <w:pPr>
        <w:sectPr w:rsidR="001E05DC" w:rsidRPr="001E05DC" w:rsidSect="007556BA">
          <w:pgSz w:w="16838" w:h="11906" w:orient="landscape"/>
          <w:pgMar w:top="1440" w:right="1440" w:bottom="1440" w:left="1440" w:header="708" w:footer="708" w:gutter="0"/>
          <w:cols w:space="708"/>
          <w:docGrid w:linePitch="360"/>
        </w:sectPr>
      </w:pPr>
    </w:p>
    <w:p w14:paraId="3C6BACB3" w14:textId="77777777" w:rsidR="001E05DC" w:rsidRPr="001E05DC" w:rsidRDefault="001E05DC" w:rsidP="001E05DC">
      <w:pPr>
        <w:rPr>
          <w:b/>
          <w:bCs/>
        </w:rPr>
      </w:pPr>
      <w:r w:rsidRPr="001E05DC">
        <w:rPr>
          <w:b/>
          <w:bCs/>
        </w:rPr>
        <w:lastRenderedPageBreak/>
        <w:t xml:space="preserve">Table 2. Variables selected for the socioeconomic analysis.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1E05DC" w:rsidRPr="001E05DC" w14:paraId="31F55543" w14:textId="77777777" w:rsidTr="007556BA">
        <w:tc>
          <w:tcPr>
            <w:tcW w:w="1843" w:type="dxa"/>
            <w:tcBorders>
              <w:top w:val="single" w:sz="12" w:space="0" w:color="auto"/>
              <w:bottom w:val="single" w:sz="12" w:space="0" w:color="auto"/>
            </w:tcBorders>
          </w:tcPr>
          <w:p w14:paraId="09CD2DE4" w14:textId="77777777" w:rsidR="001E05DC" w:rsidRPr="001E05DC" w:rsidRDefault="001E05DC" w:rsidP="001E05DC">
            <w:pPr>
              <w:spacing w:after="160" w:line="259" w:lineRule="auto"/>
              <w:rPr>
                <w:b/>
                <w:bCs/>
              </w:rPr>
            </w:pPr>
            <w:r w:rsidRPr="001E05DC">
              <w:rPr>
                <w:b/>
                <w:bCs/>
              </w:rPr>
              <w:t>Set</w:t>
            </w:r>
          </w:p>
        </w:tc>
        <w:tc>
          <w:tcPr>
            <w:tcW w:w="2693" w:type="dxa"/>
            <w:tcBorders>
              <w:top w:val="single" w:sz="12" w:space="0" w:color="auto"/>
              <w:bottom w:val="single" w:sz="12" w:space="0" w:color="auto"/>
            </w:tcBorders>
          </w:tcPr>
          <w:p w14:paraId="1F6635A8" w14:textId="77777777" w:rsidR="001E05DC" w:rsidRPr="001E05DC" w:rsidRDefault="001E05DC" w:rsidP="001E05DC">
            <w:pPr>
              <w:spacing w:after="160" w:line="259" w:lineRule="auto"/>
              <w:rPr>
                <w:b/>
                <w:bCs/>
              </w:rPr>
            </w:pPr>
            <w:r w:rsidRPr="001E05DC">
              <w:rPr>
                <w:b/>
                <w:bCs/>
              </w:rPr>
              <w:t>Variable</w:t>
            </w:r>
          </w:p>
        </w:tc>
        <w:tc>
          <w:tcPr>
            <w:tcW w:w="2977" w:type="dxa"/>
            <w:tcBorders>
              <w:top w:val="single" w:sz="12" w:space="0" w:color="auto"/>
              <w:bottom w:val="single" w:sz="12" w:space="0" w:color="auto"/>
            </w:tcBorders>
          </w:tcPr>
          <w:p w14:paraId="2F253FDB" w14:textId="77777777" w:rsidR="001E05DC" w:rsidRPr="001E05DC" w:rsidRDefault="001E05DC" w:rsidP="001E05DC">
            <w:pPr>
              <w:spacing w:after="160" w:line="259" w:lineRule="auto"/>
              <w:rPr>
                <w:b/>
                <w:bCs/>
              </w:rPr>
            </w:pPr>
            <w:r w:rsidRPr="001E05DC">
              <w:rPr>
                <w:b/>
                <w:bCs/>
              </w:rPr>
              <w:t>Transformation for analysis</w:t>
            </w:r>
          </w:p>
        </w:tc>
        <w:tc>
          <w:tcPr>
            <w:tcW w:w="2126" w:type="dxa"/>
            <w:tcBorders>
              <w:top w:val="single" w:sz="12" w:space="0" w:color="auto"/>
              <w:bottom w:val="single" w:sz="12" w:space="0" w:color="auto"/>
            </w:tcBorders>
          </w:tcPr>
          <w:p w14:paraId="430F7586" w14:textId="77777777" w:rsidR="001E05DC" w:rsidRPr="001E05DC" w:rsidRDefault="001E05DC" w:rsidP="001E05DC">
            <w:pPr>
              <w:spacing w:after="160" w:line="259" w:lineRule="auto"/>
              <w:rPr>
                <w:b/>
                <w:bCs/>
              </w:rPr>
            </w:pPr>
            <w:r w:rsidRPr="001E05DC">
              <w:rPr>
                <w:b/>
                <w:bCs/>
              </w:rPr>
              <w:t>Province-level class</w:t>
            </w:r>
          </w:p>
        </w:tc>
        <w:tc>
          <w:tcPr>
            <w:tcW w:w="4309" w:type="dxa"/>
            <w:tcBorders>
              <w:top w:val="single" w:sz="12" w:space="0" w:color="auto"/>
              <w:bottom w:val="single" w:sz="12" w:space="0" w:color="auto"/>
            </w:tcBorders>
          </w:tcPr>
          <w:p w14:paraId="431C5BAA" w14:textId="77777777" w:rsidR="001E05DC" w:rsidRPr="001E05DC" w:rsidRDefault="001E05DC" w:rsidP="001E05DC">
            <w:pPr>
              <w:spacing w:after="160" w:line="259" w:lineRule="auto"/>
              <w:rPr>
                <w:b/>
                <w:bCs/>
              </w:rPr>
            </w:pPr>
            <w:r w:rsidRPr="001E05DC">
              <w:rPr>
                <w:b/>
                <w:bCs/>
              </w:rPr>
              <w:t>Details</w:t>
            </w:r>
          </w:p>
        </w:tc>
      </w:tr>
      <w:tr w:rsidR="001E05DC" w:rsidRPr="001E05DC" w14:paraId="7DF55DB1" w14:textId="77777777" w:rsidTr="007556BA">
        <w:tc>
          <w:tcPr>
            <w:tcW w:w="1843" w:type="dxa"/>
            <w:tcBorders>
              <w:top w:val="single" w:sz="12" w:space="0" w:color="auto"/>
            </w:tcBorders>
          </w:tcPr>
          <w:p w14:paraId="2BD4B047" w14:textId="77777777" w:rsidR="001E05DC" w:rsidRPr="001E05DC" w:rsidRDefault="001E05DC" w:rsidP="001E05DC">
            <w:pPr>
              <w:spacing w:after="160" w:line="259" w:lineRule="auto"/>
            </w:pPr>
            <w:r w:rsidRPr="001E05DC">
              <w:t>Demographics</w:t>
            </w:r>
          </w:p>
        </w:tc>
        <w:tc>
          <w:tcPr>
            <w:tcW w:w="2693" w:type="dxa"/>
            <w:tcBorders>
              <w:top w:val="single" w:sz="12" w:space="0" w:color="auto"/>
            </w:tcBorders>
          </w:tcPr>
          <w:p w14:paraId="197B4B78" w14:textId="77777777" w:rsidR="001E05DC" w:rsidRPr="001E05DC" w:rsidRDefault="001E05DC" w:rsidP="001E05DC">
            <w:pPr>
              <w:spacing w:after="160" w:line="259" w:lineRule="auto"/>
            </w:pPr>
            <w:r w:rsidRPr="001E05DC">
              <w:t>Total population</w:t>
            </w:r>
          </w:p>
        </w:tc>
        <w:tc>
          <w:tcPr>
            <w:tcW w:w="2977" w:type="dxa"/>
            <w:tcBorders>
              <w:top w:val="single" w:sz="12" w:space="0" w:color="auto"/>
            </w:tcBorders>
          </w:tcPr>
          <w:p w14:paraId="2A0AEC7F" w14:textId="77777777" w:rsidR="001E05DC" w:rsidRPr="001E05DC" w:rsidRDefault="001E05DC" w:rsidP="001E05DC">
            <w:pPr>
              <w:spacing w:after="160" w:line="259" w:lineRule="auto"/>
            </w:pPr>
          </w:p>
        </w:tc>
        <w:tc>
          <w:tcPr>
            <w:tcW w:w="2126" w:type="dxa"/>
            <w:tcBorders>
              <w:top w:val="single" w:sz="12" w:space="0" w:color="auto"/>
            </w:tcBorders>
          </w:tcPr>
          <w:p w14:paraId="001F9CEE" w14:textId="77777777" w:rsidR="001E05DC" w:rsidRPr="001E05DC" w:rsidRDefault="001E05DC" w:rsidP="001E05DC">
            <w:pPr>
              <w:spacing w:after="160" w:line="259" w:lineRule="auto"/>
            </w:pPr>
            <w:r w:rsidRPr="001E05DC">
              <w:t>NA</w:t>
            </w:r>
          </w:p>
        </w:tc>
        <w:tc>
          <w:tcPr>
            <w:tcW w:w="4309" w:type="dxa"/>
            <w:tcBorders>
              <w:top w:val="single" w:sz="12" w:space="0" w:color="auto"/>
            </w:tcBorders>
          </w:tcPr>
          <w:p w14:paraId="57D4134D" w14:textId="77777777" w:rsidR="001E05DC" w:rsidRPr="001E05DC" w:rsidRDefault="001E05DC" w:rsidP="001E05DC">
            <w:pPr>
              <w:spacing w:after="160" w:line="259" w:lineRule="auto"/>
            </w:pPr>
            <w:r w:rsidRPr="001E05DC">
              <w:t>Includes women, men, and children of all ages</w:t>
            </w:r>
          </w:p>
        </w:tc>
      </w:tr>
      <w:tr w:rsidR="001E05DC" w:rsidRPr="001E05DC" w14:paraId="66015A41" w14:textId="77777777" w:rsidTr="007556BA">
        <w:tc>
          <w:tcPr>
            <w:tcW w:w="1843" w:type="dxa"/>
          </w:tcPr>
          <w:p w14:paraId="49184D08" w14:textId="77777777" w:rsidR="001E05DC" w:rsidRPr="001E05DC" w:rsidRDefault="001E05DC" w:rsidP="001E05DC">
            <w:pPr>
              <w:spacing w:after="160" w:line="259" w:lineRule="auto"/>
            </w:pPr>
          </w:p>
        </w:tc>
        <w:tc>
          <w:tcPr>
            <w:tcW w:w="2693" w:type="dxa"/>
          </w:tcPr>
          <w:p w14:paraId="444FFDF4" w14:textId="77777777" w:rsidR="001E05DC" w:rsidRPr="001E05DC" w:rsidRDefault="001E05DC" w:rsidP="001E05DC">
            <w:pPr>
              <w:spacing w:after="160" w:line="259" w:lineRule="auto"/>
            </w:pPr>
            <w:r w:rsidRPr="001E05DC">
              <w:t>Population density</w:t>
            </w:r>
          </w:p>
        </w:tc>
        <w:tc>
          <w:tcPr>
            <w:tcW w:w="2977" w:type="dxa"/>
          </w:tcPr>
          <w:p w14:paraId="4BCE4F82" w14:textId="77777777" w:rsidR="001E05DC" w:rsidRPr="001E05DC" w:rsidRDefault="001E05DC" w:rsidP="001E05DC">
            <w:pPr>
              <w:spacing w:after="160" w:line="259" w:lineRule="auto"/>
            </w:pPr>
          </w:p>
        </w:tc>
        <w:tc>
          <w:tcPr>
            <w:tcW w:w="2126" w:type="dxa"/>
          </w:tcPr>
          <w:p w14:paraId="44CD0E36" w14:textId="77777777" w:rsidR="001E05DC" w:rsidRPr="001E05DC" w:rsidRDefault="001E05DC" w:rsidP="001E05DC">
            <w:pPr>
              <w:spacing w:after="160" w:line="259" w:lineRule="auto"/>
            </w:pPr>
          </w:p>
        </w:tc>
        <w:tc>
          <w:tcPr>
            <w:tcW w:w="4309" w:type="dxa"/>
          </w:tcPr>
          <w:p w14:paraId="09A6FB3F" w14:textId="77777777" w:rsidR="001E05DC" w:rsidRPr="001E05DC" w:rsidRDefault="001E05DC" w:rsidP="001E05DC">
            <w:pPr>
              <w:spacing w:after="160" w:line="259" w:lineRule="auto"/>
            </w:pPr>
          </w:p>
        </w:tc>
      </w:tr>
      <w:tr w:rsidR="001E05DC" w:rsidRPr="001E05DC" w14:paraId="5C75CA89" w14:textId="77777777" w:rsidTr="007556BA">
        <w:tc>
          <w:tcPr>
            <w:tcW w:w="1843" w:type="dxa"/>
            <w:tcBorders>
              <w:bottom w:val="single" w:sz="6" w:space="0" w:color="auto"/>
            </w:tcBorders>
          </w:tcPr>
          <w:p w14:paraId="5CF05C8F" w14:textId="77777777" w:rsidR="001E05DC" w:rsidRPr="001E05DC" w:rsidRDefault="001E05DC" w:rsidP="001E05DC">
            <w:pPr>
              <w:spacing w:after="160" w:line="259" w:lineRule="auto"/>
            </w:pPr>
          </w:p>
        </w:tc>
        <w:tc>
          <w:tcPr>
            <w:tcW w:w="2693" w:type="dxa"/>
            <w:tcBorders>
              <w:bottom w:val="single" w:sz="6" w:space="0" w:color="auto"/>
            </w:tcBorders>
          </w:tcPr>
          <w:p w14:paraId="0C1BB7D6" w14:textId="77777777" w:rsidR="001E05DC" w:rsidRPr="001E05DC" w:rsidRDefault="001E05DC" w:rsidP="001E05DC">
            <w:pPr>
              <w:spacing w:after="160" w:line="259" w:lineRule="auto"/>
            </w:pPr>
            <w:r w:rsidRPr="001E05DC">
              <w:t xml:space="preserve">Number indigenous </w:t>
            </w:r>
          </w:p>
        </w:tc>
        <w:tc>
          <w:tcPr>
            <w:tcW w:w="2977" w:type="dxa"/>
            <w:tcBorders>
              <w:bottom w:val="single" w:sz="6" w:space="0" w:color="auto"/>
            </w:tcBorders>
          </w:tcPr>
          <w:p w14:paraId="1E685713" w14:textId="77777777" w:rsidR="001E05DC" w:rsidRPr="001E05DC" w:rsidRDefault="001E05DC" w:rsidP="001E05DC">
            <w:pPr>
              <w:spacing w:after="160" w:line="259" w:lineRule="auto"/>
            </w:pPr>
            <w:r w:rsidRPr="001E05DC">
              <w:t>Proportion of total population</w:t>
            </w:r>
          </w:p>
        </w:tc>
        <w:tc>
          <w:tcPr>
            <w:tcW w:w="2126" w:type="dxa"/>
            <w:tcBorders>
              <w:bottom w:val="single" w:sz="6" w:space="0" w:color="auto"/>
            </w:tcBorders>
          </w:tcPr>
          <w:p w14:paraId="23E12E93" w14:textId="77777777" w:rsidR="001E05DC" w:rsidRPr="001E05DC" w:rsidRDefault="001E05DC" w:rsidP="001E05DC">
            <w:pPr>
              <w:spacing w:after="160" w:line="259" w:lineRule="auto"/>
            </w:pPr>
            <w:commentRangeStart w:id="18"/>
            <w:r w:rsidRPr="001E05DC">
              <w:t>Categorical</w:t>
            </w:r>
            <w:commentRangeEnd w:id="18"/>
            <w:r w:rsidR="00486B79">
              <w:rPr>
                <w:rStyle w:val="CommentReference"/>
              </w:rPr>
              <w:commentReference w:id="18"/>
            </w:r>
          </w:p>
        </w:tc>
        <w:tc>
          <w:tcPr>
            <w:tcW w:w="4309" w:type="dxa"/>
            <w:tcBorders>
              <w:bottom w:val="single" w:sz="6" w:space="0" w:color="auto"/>
            </w:tcBorders>
          </w:tcPr>
          <w:p w14:paraId="10C4797F" w14:textId="77777777" w:rsidR="001E05DC" w:rsidRPr="001E05DC" w:rsidRDefault="001E05DC" w:rsidP="001E05DC">
            <w:pPr>
              <w:spacing w:after="160" w:line="259" w:lineRule="auto"/>
            </w:pPr>
            <w:commentRangeStart w:id="19"/>
            <w:r w:rsidRPr="001E05DC">
              <w:t>Total number of people who are indigenous/ethnic minority</w:t>
            </w:r>
            <w:commentRangeEnd w:id="19"/>
            <w:r w:rsidR="00486B79">
              <w:rPr>
                <w:rStyle w:val="CommentReference"/>
              </w:rPr>
              <w:commentReference w:id="19"/>
            </w:r>
          </w:p>
        </w:tc>
      </w:tr>
      <w:tr w:rsidR="001E05DC" w:rsidRPr="001E05DC" w14:paraId="0A706CE5" w14:textId="77777777" w:rsidTr="007556BA">
        <w:tc>
          <w:tcPr>
            <w:tcW w:w="1843" w:type="dxa"/>
            <w:tcBorders>
              <w:top w:val="single" w:sz="6" w:space="0" w:color="auto"/>
              <w:bottom w:val="single" w:sz="6" w:space="0" w:color="auto"/>
            </w:tcBorders>
          </w:tcPr>
          <w:p w14:paraId="2DE7DBF6" w14:textId="77777777" w:rsidR="001E05DC" w:rsidRPr="001E05DC" w:rsidRDefault="001E05DC" w:rsidP="001E05DC">
            <w:pPr>
              <w:spacing w:after="160" w:line="259" w:lineRule="auto"/>
            </w:pPr>
            <w:r w:rsidRPr="001E05DC">
              <w:t>Education</w:t>
            </w:r>
          </w:p>
        </w:tc>
        <w:tc>
          <w:tcPr>
            <w:tcW w:w="2693" w:type="dxa"/>
            <w:tcBorders>
              <w:top w:val="single" w:sz="6" w:space="0" w:color="auto"/>
              <w:bottom w:val="single" w:sz="6" w:space="0" w:color="auto"/>
            </w:tcBorders>
          </w:tcPr>
          <w:p w14:paraId="32EE3F50" w14:textId="77777777" w:rsidR="001E05DC" w:rsidRPr="001E05DC" w:rsidRDefault="001E05DC" w:rsidP="001E05DC">
            <w:pPr>
              <w:spacing w:after="160" w:line="259" w:lineRule="auto"/>
            </w:pPr>
            <w:r w:rsidRPr="001E05DC">
              <w:t>Males aged 6 – 24 in school</w:t>
            </w:r>
          </w:p>
        </w:tc>
        <w:tc>
          <w:tcPr>
            <w:tcW w:w="2977" w:type="dxa"/>
            <w:tcBorders>
              <w:top w:val="single" w:sz="6" w:space="0" w:color="auto"/>
              <w:bottom w:val="single" w:sz="6" w:space="0" w:color="auto"/>
            </w:tcBorders>
          </w:tcPr>
          <w:p w14:paraId="78FFBCD2" w14:textId="77777777" w:rsidR="001E05DC" w:rsidRPr="001E05DC" w:rsidRDefault="001E05DC" w:rsidP="001E05DC">
            <w:pPr>
              <w:spacing w:after="160" w:line="259" w:lineRule="auto"/>
            </w:pPr>
            <w:r w:rsidRPr="001E05DC">
              <w:t>Proportion of total number of males aged 6 - 24</w:t>
            </w:r>
          </w:p>
        </w:tc>
        <w:tc>
          <w:tcPr>
            <w:tcW w:w="2126" w:type="dxa"/>
            <w:tcBorders>
              <w:top w:val="single" w:sz="6" w:space="0" w:color="auto"/>
              <w:bottom w:val="single" w:sz="6" w:space="0" w:color="auto"/>
            </w:tcBorders>
          </w:tcPr>
          <w:p w14:paraId="05FBBF8D" w14:textId="77777777" w:rsidR="001E05DC" w:rsidRPr="001E05DC" w:rsidRDefault="001E05DC" w:rsidP="001E05DC">
            <w:pPr>
              <w:spacing w:after="160" w:line="259" w:lineRule="auto"/>
            </w:pPr>
          </w:p>
        </w:tc>
        <w:tc>
          <w:tcPr>
            <w:tcW w:w="4309" w:type="dxa"/>
            <w:tcBorders>
              <w:top w:val="single" w:sz="6" w:space="0" w:color="auto"/>
              <w:bottom w:val="single" w:sz="6" w:space="0" w:color="auto"/>
            </w:tcBorders>
          </w:tcPr>
          <w:p w14:paraId="25F0300F" w14:textId="77777777" w:rsidR="001E05DC" w:rsidRPr="001E05DC" w:rsidRDefault="001E05DC" w:rsidP="001E05DC">
            <w:pPr>
              <w:spacing w:after="160" w:line="259" w:lineRule="auto"/>
            </w:pPr>
            <w:r w:rsidRPr="001E05DC">
              <w:t>Number of males aged 6 - 24 in full time education</w:t>
            </w:r>
          </w:p>
        </w:tc>
      </w:tr>
      <w:tr w:rsidR="001E05DC" w:rsidRPr="001E05DC" w14:paraId="341615EF" w14:textId="77777777" w:rsidTr="007556BA">
        <w:tc>
          <w:tcPr>
            <w:tcW w:w="1843" w:type="dxa"/>
            <w:tcBorders>
              <w:top w:val="single" w:sz="6" w:space="0" w:color="auto"/>
            </w:tcBorders>
          </w:tcPr>
          <w:p w14:paraId="160E3E92" w14:textId="77777777" w:rsidR="001E05DC" w:rsidRPr="001E05DC" w:rsidRDefault="001E05DC" w:rsidP="001E05DC">
            <w:pPr>
              <w:spacing w:after="160" w:line="259" w:lineRule="auto"/>
            </w:pPr>
            <w:r w:rsidRPr="001E05DC">
              <w:t>Employment</w:t>
            </w:r>
          </w:p>
        </w:tc>
        <w:tc>
          <w:tcPr>
            <w:tcW w:w="2693" w:type="dxa"/>
            <w:tcBorders>
              <w:top w:val="single" w:sz="6" w:space="0" w:color="auto"/>
            </w:tcBorders>
          </w:tcPr>
          <w:p w14:paraId="3B83356A" w14:textId="77777777" w:rsidR="001E05DC" w:rsidRPr="001E05DC" w:rsidRDefault="001E05DC" w:rsidP="001E05DC">
            <w:pPr>
              <w:spacing w:after="160" w:line="259" w:lineRule="auto"/>
            </w:pPr>
            <w:r w:rsidRPr="001E05DC">
              <w:t>Number of adults employed in primary sector</w:t>
            </w:r>
          </w:p>
        </w:tc>
        <w:tc>
          <w:tcPr>
            <w:tcW w:w="2977" w:type="dxa"/>
            <w:tcBorders>
              <w:top w:val="single" w:sz="6" w:space="0" w:color="auto"/>
            </w:tcBorders>
          </w:tcPr>
          <w:p w14:paraId="33A4FD33" w14:textId="77777777" w:rsidR="001E05DC" w:rsidRPr="001E05DC" w:rsidRDefault="001E05DC" w:rsidP="001E05DC">
            <w:pPr>
              <w:spacing w:after="160" w:line="259" w:lineRule="auto"/>
            </w:pPr>
            <w:r w:rsidRPr="001E05DC">
              <w:t>Proportion of total adult population</w:t>
            </w:r>
          </w:p>
        </w:tc>
        <w:tc>
          <w:tcPr>
            <w:tcW w:w="2126" w:type="dxa"/>
            <w:tcBorders>
              <w:top w:val="single" w:sz="6" w:space="0" w:color="auto"/>
            </w:tcBorders>
          </w:tcPr>
          <w:p w14:paraId="5B925143"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174458F9" w14:textId="77777777" w:rsidR="001E05DC" w:rsidRPr="001E05DC" w:rsidRDefault="001E05DC" w:rsidP="001E05DC">
            <w:pPr>
              <w:spacing w:after="160" w:line="259" w:lineRule="auto"/>
            </w:pPr>
            <w:r w:rsidRPr="001E05DC">
              <w:t>The primary sector includes agriculture (rice and other crop farming), fishing, livestock farming, forestry, and non-timber forest product collection (</w:t>
            </w:r>
            <w:proofErr w:type="spellStart"/>
            <w:r w:rsidRPr="001E05DC">
              <w:t>Kenessey</w:t>
            </w:r>
            <w:proofErr w:type="spellEnd"/>
            <w:r w:rsidRPr="001E05DC">
              <w:t xml:space="preserve"> 1987)</w:t>
            </w:r>
          </w:p>
        </w:tc>
      </w:tr>
      <w:tr w:rsidR="001E05DC" w:rsidRPr="001E05DC" w14:paraId="4AF6482F" w14:textId="77777777" w:rsidTr="007556BA">
        <w:tc>
          <w:tcPr>
            <w:tcW w:w="1843" w:type="dxa"/>
            <w:tcBorders>
              <w:bottom w:val="single" w:sz="6" w:space="0" w:color="auto"/>
            </w:tcBorders>
          </w:tcPr>
          <w:p w14:paraId="4E54449F" w14:textId="77777777" w:rsidR="001E05DC" w:rsidRPr="001E05DC" w:rsidRDefault="001E05DC" w:rsidP="001E05DC">
            <w:pPr>
              <w:spacing w:after="160" w:line="259" w:lineRule="auto"/>
            </w:pPr>
          </w:p>
        </w:tc>
        <w:tc>
          <w:tcPr>
            <w:tcW w:w="2693" w:type="dxa"/>
            <w:tcBorders>
              <w:bottom w:val="single" w:sz="6" w:space="0" w:color="auto"/>
            </w:tcBorders>
          </w:tcPr>
          <w:p w14:paraId="11D95697" w14:textId="77777777" w:rsidR="001E05DC" w:rsidRPr="001E05DC" w:rsidRDefault="001E05DC" w:rsidP="001E05DC">
            <w:pPr>
              <w:spacing w:after="160" w:line="259" w:lineRule="auto"/>
            </w:pPr>
            <w:r w:rsidRPr="001E05DC">
              <w:t>Number of adults employed in secondary sector</w:t>
            </w:r>
          </w:p>
        </w:tc>
        <w:tc>
          <w:tcPr>
            <w:tcW w:w="2977" w:type="dxa"/>
            <w:tcBorders>
              <w:bottom w:val="single" w:sz="6" w:space="0" w:color="auto"/>
            </w:tcBorders>
          </w:tcPr>
          <w:p w14:paraId="59DB95A0" w14:textId="77777777" w:rsidR="001E05DC" w:rsidRPr="001E05DC" w:rsidRDefault="001E05DC" w:rsidP="001E05DC">
            <w:pPr>
              <w:spacing w:after="160" w:line="259" w:lineRule="auto"/>
            </w:pPr>
            <w:r w:rsidRPr="001E05DC">
              <w:t>Proportion of total adult population</w:t>
            </w:r>
          </w:p>
        </w:tc>
        <w:tc>
          <w:tcPr>
            <w:tcW w:w="2126" w:type="dxa"/>
            <w:tcBorders>
              <w:bottom w:val="single" w:sz="6" w:space="0" w:color="auto"/>
            </w:tcBorders>
          </w:tcPr>
          <w:p w14:paraId="580812DC"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48C865CD" w14:textId="77777777" w:rsidR="001E05DC" w:rsidRPr="001E05DC" w:rsidRDefault="001E05DC" w:rsidP="001E05DC">
            <w:pPr>
              <w:spacing w:after="160" w:line="259" w:lineRule="auto"/>
            </w:pPr>
            <w:r w:rsidRPr="001E05DC">
              <w:t>The secondary sector includes wood-based production (e.g. furniture), metal- and glass-based production, foodstuff production, plastic- and rubber-based production, textiles production (</w:t>
            </w:r>
            <w:proofErr w:type="spellStart"/>
            <w:r w:rsidRPr="001E05DC">
              <w:t>Kenessey</w:t>
            </w:r>
            <w:proofErr w:type="spellEnd"/>
            <w:r w:rsidRPr="001E05DC">
              <w:t xml:space="preserve"> 1987)</w:t>
            </w:r>
          </w:p>
        </w:tc>
      </w:tr>
      <w:tr w:rsidR="001E05DC" w:rsidRPr="001E05DC" w14:paraId="0D65651A" w14:textId="77777777" w:rsidTr="007556BA">
        <w:tc>
          <w:tcPr>
            <w:tcW w:w="1843" w:type="dxa"/>
            <w:tcBorders>
              <w:top w:val="single" w:sz="6" w:space="0" w:color="auto"/>
            </w:tcBorders>
          </w:tcPr>
          <w:p w14:paraId="653BFD54" w14:textId="77777777" w:rsidR="001E05DC" w:rsidRPr="001E05DC" w:rsidRDefault="001E05DC" w:rsidP="001E05DC">
            <w:pPr>
              <w:spacing w:after="160" w:line="259" w:lineRule="auto"/>
            </w:pPr>
            <w:r w:rsidRPr="001E05DC">
              <w:t>Economic security</w:t>
            </w:r>
          </w:p>
        </w:tc>
        <w:tc>
          <w:tcPr>
            <w:tcW w:w="2693" w:type="dxa"/>
            <w:tcBorders>
              <w:top w:val="single" w:sz="6" w:space="0" w:color="auto"/>
            </w:tcBorders>
          </w:tcPr>
          <w:p w14:paraId="49725994" w14:textId="77777777" w:rsidR="001E05DC" w:rsidRPr="001E05DC" w:rsidRDefault="001E05DC" w:rsidP="001E05DC">
            <w:pPr>
              <w:spacing w:after="160" w:line="259" w:lineRule="auto"/>
            </w:pPr>
            <w:r w:rsidRPr="001E05DC">
              <w:t>Number of families with &lt;1ha rice land (including no rice land)</w:t>
            </w:r>
          </w:p>
        </w:tc>
        <w:tc>
          <w:tcPr>
            <w:tcW w:w="2977" w:type="dxa"/>
            <w:tcBorders>
              <w:top w:val="single" w:sz="6" w:space="0" w:color="auto"/>
            </w:tcBorders>
          </w:tcPr>
          <w:p w14:paraId="42E36958" w14:textId="77777777" w:rsidR="001E05DC" w:rsidRPr="001E05DC" w:rsidRDefault="001E05DC" w:rsidP="001E05DC">
            <w:pPr>
              <w:spacing w:after="160" w:line="259" w:lineRule="auto"/>
            </w:pPr>
            <w:r w:rsidRPr="001E05DC">
              <w:t>Proportion of total number of families</w:t>
            </w:r>
          </w:p>
        </w:tc>
        <w:tc>
          <w:tcPr>
            <w:tcW w:w="2126" w:type="dxa"/>
            <w:tcBorders>
              <w:top w:val="single" w:sz="6" w:space="0" w:color="auto"/>
            </w:tcBorders>
          </w:tcPr>
          <w:p w14:paraId="294D21FF"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0F1E02FD" w14:textId="77777777" w:rsidR="001E05DC" w:rsidRPr="001E05DC" w:rsidRDefault="001E05DC" w:rsidP="001E05DC">
            <w:pPr>
              <w:spacing w:after="160" w:line="259" w:lineRule="auto"/>
            </w:pPr>
          </w:p>
        </w:tc>
      </w:tr>
      <w:tr w:rsidR="001E05DC" w:rsidRPr="001E05DC" w14:paraId="17FD5D42" w14:textId="77777777" w:rsidTr="007556BA">
        <w:tc>
          <w:tcPr>
            <w:tcW w:w="1843" w:type="dxa"/>
            <w:tcBorders>
              <w:bottom w:val="single" w:sz="6" w:space="0" w:color="auto"/>
            </w:tcBorders>
          </w:tcPr>
          <w:p w14:paraId="05E44AF9" w14:textId="77777777" w:rsidR="001E05DC" w:rsidRPr="001E05DC" w:rsidRDefault="001E05DC" w:rsidP="001E05DC">
            <w:pPr>
              <w:spacing w:after="160" w:line="259" w:lineRule="auto"/>
            </w:pPr>
          </w:p>
        </w:tc>
        <w:tc>
          <w:tcPr>
            <w:tcW w:w="2693" w:type="dxa"/>
            <w:tcBorders>
              <w:bottom w:val="single" w:sz="6" w:space="0" w:color="auto"/>
            </w:tcBorders>
          </w:tcPr>
          <w:p w14:paraId="221CF299" w14:textId="77777777" w:rsidR="001E05DC" w:rsidRPr="001E05DC" w:rsidRDefault="001E05DC" w:rsidP="001E05DC">
            <w:pPr>
              <w:spacing w:after="160" w:line="259" w:lineRule="auto"/>
            </w:pPr>
            <w:r w:rsidRPr="001E05DC">
              <w:t>Number of families who keep pigs</w:t>
            </w:r>
          </w:p>
        </w:tc>
        <w:tc>
          <w:tcPr>
            <w:tcW w:w="2977" w:type="dxa"/>
            <w:tcBorders>
              <w:bottom w:val="single" w:sz="6" w:space="0" w:color="auto"/>
            </w:tcBorders>
          </w:tcPr>
          <w:p w14:paraId="4B939DA4" w14:textId="77777777" w:rsidR="001E05DC" w:rsidRPr="001E05DC" w:rsidRDefault="001E05DC" w:rsidP="001E05DC">
            <w:pPr>
              <w:spacing w:after="160" w:line="259" w:lineRule="auto"/>
            </w:pPr>
            <w:r w:rsidRPr="001E05DC">
              <w:t>Proportion of total number of families</w:t>
            </w:r>
          </w:p>
        </w:tc>
        <w:tc>
          <w:tcPr>
            <w:tcW w:w="2126" w:type="dxa"/>
            <w:tcBorders>
              <w:bottom w:val="single" w:sz="6" w:space="0" w:color="auto"/>
            </w:tcBorders>
          </w:tcPr>
          <w:p w14:paraId="7913700C"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79BE6388" w14:textId="77777777" w:rsidR="001E05DC" w:rsidRPr="001E05DC" w:rsidRDefault="001E05DC" w:rsidP="001E05DC">
            <w:pPr>
              <w:spacing w:after="160" w:line="259" w:lineRule="auto"/>
            </w:pPr>
          </w:p>
        </w:tc>
      </w:tr>
      <w:tr w:rsidR="001E05DC" w:rsidRPr="001E05DC" w14:paraId="4C083BF6" w14:textId="77777777" w:rsidTr="007556BA">
        <w:tc>
          <w:tcPr>
            <w:tcW w:w="1843" w:type="dxa"/>
            <w:tcBorders>
              <w:top w:val="single" w:sz="6" w:space="0" w:color="auto"/>
            </w:tcBorders>
          </w:tcPr>
          <w:p w14:paraId="6DEF6266" w14:textId="77777777" w:rsidR="001E05DC" w:rsidRPr="001E05DC" w:rsidRDefault="001E05DC" w:rsidP="001E05DC">
            <w:pPr>
              <w:spacing w:after="160" w:line="259" w:lineRule="auto"/>
            </w:pPr>
            <w:r w:rsidRPr="001E05DC">
              <w:lastRenderedPageBreak/>
              <w:t>Access to services</w:t>
            </w:r>
          </w:p>
        </w:tc>
        <w:tc>
          <w:tcPr>
            <w:tcW w:w="2693" w:type="dxa"/>
            <w:tcBorders>
              <w:top w:val="single" w:sz="6" w:space="0" w:color="auto"/>
            </w:tcBorders>
          </w:tcPr>
          <w:p w14:paraId="139ED074" w14:textId="77777777" w:rsidR="001E05DC" w:rsidRPr="001E05DC" w:rsidRDefault="001E05DC" w:rsidP="001E05DC">
            <w:pPr>
              <w:spacing w:after="160" w:line="259" w:lineRule="auto"/>
            </w:pPr>
            <w:r w:rsidRPr="001E05DC">
              <w:t>Distance to nearest school</w:t>
            </w:r>
          </w:p>
        </w:tc>
        <w:tc>
          <w:tcPr>
            <w:tcW w:w="2977" w:type="dxa"/>
            <w:tcBorders>
              <w:top w:val="single" w:sz="6" w:space="0" w:color="auto"/>
            </w:tcBorders>
          </w:tcPr>
          <w:p w14:paraId="4EAFAD1C" w14:textId="77777777" w:rsidR="001E05DC" w:rsidRPr="001E05DC" w:rsidRDefault="001E05DC" w:rsidP="001E05DC">
            <w:pPr>
              <w:spacing w:after="160" w:line="259" w:lineRule="auto"/>
            </w:pPr>
          </w:p>
        </w:tc>
        <w:tc>
          <w:tcPr>
            <w:tcW w:w="2126" w:type="dxa"/>
            <w:tcBorders>
              <w:top w:val="single" w:sz="6" w:space="0" w:color="auto"/>
            </w:tcBorders>
          </w:tcPr>
          <w:p w14:paraId="4490E323"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05669900" w14:textId="77777777" w:rsidR="001E05DC" w:rsidRPr="001E05DC" w:rsidRDefault="001E05DC" w:rsidP="001E05DC">
            <w:pPr>
              <w:spacing w:after="160" w:line="259" w:lineRule="auto"/>
            </w:pPr>
            <w:r w:rsidRPr="001E05DC">
              <w:t>Median distance from any village in the commune to the nearest school (primary or secondary)</w:t>
            </w:r>
          </w:p>
        </w:tc>
      </w:tr>
      <w:tr w:rsidR="001E05DC" w:rsidRPr="001E05DC" w14:paraId="6EF682D8" w14:textId="77777777" w:rsidTr="007556BA">
        <w:tc>
          <w:tcPr>
            <w:tcW w:w="1843" w:type="dxa"/>
          </w:tcPr>
          <w:p w14:paraId="72F13796" w14:textId="77777777" w:rsidR="001E05DC" w:rsidRPr="001E05DC" w:rsidRDefault="001E05DC" w:rsidP="001E05DC">
            <w:pPr>
              <w:spacing w:after="160" w:line="259" w:lineRule="auto"/>
            </w:pPr>
          </w:p>
        </w:tc>
        <w:tc>
          <w:tcPr>
            <w:tcW w:w="2693" w:type="dxa"/>
          </w:tcPr>
          <w:p w14:paraId="2AEE72EC" w14:textId="77777777" w:rsidR="001E05DC" w:rsidRPr="001E05DC" w:rsidRDefault="001E05DC" w:rsidP="001E05DC">
            <w:pPr>
              <w:spacing w:after="160" w:line="259" w:lineRule="auto"/>
            </w:pPr>
            <w:r w:rsidRPr="001E05DC">
              <w:t>Number of families with access to waste collection</w:t>
            </w:r>
          </w:p>
        </w:tc>
        <w:tc>
          <w:tcPr>
            <w:tcW w:w="2977" w:type="dxa"/>
          </w:tcPr>
          <w:p w14:paraId="18BBA446" w14:textId="77777777" w:rsidR="001E05DC" w:rsidRPr="001E05DC" w:rsidRDefault="001E05DC" w:rsidP="001E05DC">
            <w:pPr>
              <w:spacing w:after="160" w:line="259" w:lineRule="auto"/>
            </w:pPr>
            <w:r w:rsidRPr="001E05DC">
              <w:t>Proportion of total number of families</w:t>
            </w:r>
          </w:p>
        </w:tc>
        <w:tc>
          <w:tcPr>
            <w:tcW w:w="2126" w:type="dxa"/>
          </w:tcPr>
          <w:p w14:paraId="7199D16A" w14:textId="77777777" w:rsidR="001E05DC" w:rsidRPr="001E05DC" w:rsidRDefault="001E05DC" w:rsidP="001E05DC">
            <w:pPr>
              <w:spacing w:after="160" w:line="259" w:lineRule="auto"/>
            </w:pPr>
          </w:p>
        </w:tc>
        <w:tc>
          <w:tcPr>
            <w:tcW w:w="4309" w:type="dxa"/>
          </w:tcPr>
          <w:p w14:paraId="3503D45B" w14:textId="77777777" w:rsidR="001E05DC" w:rsidRPr="001E05DC" w:rsidRDefault="001E05DC" w:rsidP="001E05DC">
            <w:pPr>
              <w:spacing w:after="160" w:line="259" w:lineRule="auto"/>
            </w:pPr>
          </w:p>
        </w:tc>
      </w:tr>
      <w:tr w:rsidR="001E05DC" w:rsidRPr="001E05DC" w14:paraId="48AAFF28" w14:textId="77777777" w:rsidTr="007556BA">
        <w:tc>
          <w:tcPr>
            <w:tcW w:w="1843" w:type="dxa"/>
          </w:tcPr>
          <w:p w14:paraId="020685DE" w14:textId="77777777" w:rsidR="001E05DC" w:rsidRPr="001E05DC" w:rsidRDefault="001E05DC" w:rsidP="001E05DC">
            <w:pPr>
              <w:spacing w:after="160" w:line="259" w:lineRule="auto"/>
            </w:pPr>
          </w:p>
        </w:tc>
        <w:tc>
          <w:tcPr>
            <w:tcW w:w="2693" w:type="dxa"/>
          </w:tcPr>
          <w:p w14:paraId="4F4A509E" w14:textId="77777777" w:rsidR="001E05DC" w:rsidRPr="001E05DC" w:rsidRDefault="001E05DC" w:rsidP="001E05DC">
            <w:pPr>
              <w:spacing w:after="160" w:line="259" w:lineRule="auto"/>
            </w:pPr>
            <w:r w:rsidRPr="001E05DC">
              <w:t>Distance to the Commune Office</w:t>
            </w:r>
          </w:p>
        </w:tc>
        <w:tc>
          <w:tcPr>
            <w:tcW w:w="2977" w:type="dxa"/>
          </w:tcPr>
          <w:p w14:paraId="7103955D" w14:textId="77777777" w:rsidR="001E05DC" w:rsidRPr="001E05DC" w:rsidRDefault="001E05DC" w:rsidP="001E05DC">
            <w:pPr>
              <w:spacing w:after="160" w:line="259" w:lineRule="auto"/>
            </w:pPr>
          </w:p>
        </w:tc>
        <w:tc>
          <w:tcPr>
            <w:tcW w:w="2126" w:type="dxa"/>
          </w:tcPr>
          <w:p w14:paraId="31860B12" w14:textId="77777777" w:rsidR="001E05DC" w:rsidRPr="001E05DC" w:rsidRDefault="001E05DC" w:rsidP="001E05DC">
            <w:pPr>
              <w:spacing w:after="160" w:line="259" w:lineRule="auto"/>
            </w:pPr>
          </w:p>
        </w:tc>
        <w:tc>
          <w:tcPr>
            <w:tcW w:w="4309" w:type="dxa"/>
          </w:tcPr>
          <w:p w14:paraId="7E6375CC" w14:textId="77777777" w:rsidR="001E05DC" w:rsidRPr="001E05DC" w:rsidRDefault="001E05DC" w:rsidP="001E05DC">
            <w:pPr>
              <w:spacing w:after="160" w:line="259" w:lineRule="auto"/>
            </w:pPr>
            <w:r w:rsidRPr="001E05DC">
              <w:t>Median distance from any village in the commune to the Commune Office (government administration office)</w:t>
            </w:r>
          </w:p>
        </w:tc>
      </w:tr>
      <w:tr w:rsidR="001E05DC" w:rsidRPr="001E05DC" w14:paraId="48C78752" w14:textId="77777777" w:rsidTr="007556BA">
        <w:tc>
          <w:tcPr>
            <w:tcW w:w="1843" w:type="dxa"/>
            <w:tcBorders>
              <w:top w:val="single" w:sz="6" w:space="0" w:color="auto"/>
            </w:tcBorders>
          </w:tcPr>
          <w:p w14:paraId="630B78AC" w14:textId="77777777" w:rsidR="001E05DC" w:rsidRPr="001E05DC" w:rsidRDefault="001E05DC" w:rsidP="001E05DC">
            <w:pPr>
              <w:spacing w:after="160" w:line="259" w:lineRule="auto"/>
            </w:pPr>
            <w:r w:rsidRPr="001E05DC">
              <w:t xml:space="preserve">Social justice </w:t>
            </w:r>
          </w:p>
        </w:tc>
        <w:tc>
          <w:tcPr>
            <w:tcW w:w="2693" w:type="dxa"/>
            <w:tcBorders>
              <w:top w:val="single" w:sz="6" w:space="0" w:color="auto"/>
            </w:tcBorders>
          </w:tcPr>
          <w:p w14:paraId="4A2141D7" w14:textId="77777777" w:rsidR="001E05DC" w:rsidRPr="001E05DC" w:rsidRDefault="001E05DC" w:rsidP="001E05DC">
            <w:pPr>
              <w:spacing w:after="160" w:line="259" w:lineRule="auto"/>
            </w:pPr>
            <w:r w:rsidRPr="001E05DC">
              <w:t>Number of criminal cases</w:t>
            </w:r>
          </w:p>
        </w:tc>
        <w:tc>
          <w:tcPr>
            <w:tcW w:w="2977" w:type="dxa"/>
            <w:tcBorders>
              <w:top w:val="single" w:sz="6" w:space="0" w:color="auto"/>
            </w:tcBorders>
          </w:tcPr>
          <w:p w14:paraId="78E7A966" w14:textId="77777777" w:rsidR="001E05DC" w:rsidRPr="001E05DC" w:rsidRDefault="001E05DC" w:rsidP="001E05DC">
            <w:pPr>
              <w:spacing w:after="160" w:line="259" w:lineRule="auto"/>
            </w:pPr>
            <w:r w:rsidRPr="001E05DC">
              <w:t>Criminal cases per capita</w:t>
            </w:r>
          </w:p>
        </w:tc>
        <w:tc>
          <w:tcPr>
            <w:tcW w:w="2126" w:type="dxa"/>
            <w:tcBorders>
              <w:top w:val="single" w:sz="6" w:space="0" w:color="auto"/>
            </w:tcBorders>
          </w:tcPr>
          <w:p w14:paraId="6A5A9527"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3018F6F9" w14:textId="77777777" w:rsidR="001E05DC" w:rsidRPr="001E05DC" w:rsidRDefault="001E05DC" w:rsidP="001E05DC">
            <w:pPr>
              <w:spacing w:after="160" w:line="259" w:lineRule="auto"/>
            </w:pPr>
            <w:r w:rsidRPr="001E05DC">
              <w:t>Includes murder, theft, and other criminal cases</w:t>
            </w:r>
          </w:p>
        </w:tc>
      </w:tr>
      <w:tr w:rsidR="001E05DC" w:rsidRPr="001E05DC" w14:paraId="057B55AA" w14:textId="77777777" w:rsidTr="007556BA">
        <w:tc>
          <w:tcPr>
            <w:tcW w:w="1843" w:type="dxa"/>
          </w:tcPr>
          <w:p w14:paraId="299F3EF7" w14:textId="77777777" w:rsidR="001E05DC" w:rsidRPr="001E05DC" w:rsidRDefault="001E05DC" w:rsidP="001E05DC">
            <w:pPr>
              <w:spacing w:after="160" w:line="259" w:lineRule="auto"/>
            </w:pPr>
          </w:p>
        </w:tc>
        <w:tc>
          <w:tcPr>
            <w:tcW w:w="2693" w:type="dxa"/>
          </w:tcPr>
          <w:p w14:paraId="5D3F4BF7" w14:textId="77777777" w:rsidR="001E05DC" w:rsidRPr="001E05DC" w:rsidRDefault="001E05DC" w:rsidP="001E05DC">
            <w:pPr>
              <w:spacing w:after="160" w:line="259" w:lineRule="auto"/>
            </w:pPr>
          </w:p>
        </w:tc>
        <w:tc>
          <w:tcPr>
            <w:tcW w:w="2977" w:type="dxa"/>
          </w:tcPr>
          <w:p w14:paraId="60523272" w14:textId="77777777" w:rsidR="001E05DC" w:rsidRPr="001E05DC" w:rsidRDefault="001E05DC" w:rsidP="001E05DC">
            <w:pPr>
              <w:spacing w:after="160" w:line="259" w:lineRule="auto"/>
            </w:pPr>
          </w:p>
        </w:tc>
        <w:tc>
          <w:tcPr>
            <w:tcW w:w="2126" w:type="dxa"/>
          </w:tcPr>
          <w:p w14:paraId="4C6638F3" w14:textId="77777777" w:rsidR="001E05DC" w:rsidRPr="001E05DC" w:rsidRDefault="001E05DC" w:rsidP="001E05DC">
            <w:pPr>
              <w:spacing w:after="160" w:line="259" w:lineRule="auto"/>
            </w:pPr>
          </w:p>
        </w:tc>
        <w:tc>
          <w:tcPr>
            <w:tcW w:w="4309" w:type="dxa"/>
          </w:tcPr>
          <w:p w14:paraId="08A38D95" w14:textId="77777777" w:rsidR="001E05DC" w:rsidRPr="001E05DC" w:rsidRDefault="001E05DC" w:rsidP="001E05DC">
            <w:pPr>
              <w:spacing w:after="160" w:line="259" w:lineRule="auto"/>
            </w:pPr>
          </w:p>
        </w:tc>
      </w:tr>
      <w:tr w:rsidR="001E05DC" w:rsidRPr="001E05DC" w14:paraId="07A832CA" w14:textId="77777777" w:rsidTr="007556BA">
        <w:tc>
          <w:tcPr>
            <w:tcW w:w="1843" w:type="dxa"/>
            <w:tcBorders>
              <w:bottom w:val="single" w:sz="6" w:space="0" w:color="auto"/>
            </w:tcBorders>
          </w:tcPr>
          <w:p w14:paraId="679207A3" w14:textId="77777777" w:rsidR="001E05DC" w:rsidRPr="001E05DC" w:rsidRDefault="001E05DC" w:rsidP="001E05DC">
            <w:pPr>
              <w:spacing w:after="160" w:line="259" w:lineRule="auto"/>
            </w:pPr>
          </w:p>
        </w:tc>
        <w:tc>
          <w:tcPr>
            <w:tcW w:w="2693" w:type="dxa"/>
            <w:tcBorders>
              <w:bottom w:val="single" w:sz="6" w:space="0" w:color="auto"/>
            </w:tcBorders>
          </w:tcPr>
          <w:p w14:paraId="683BF0D9" w14:textId="77777777" w:rsidR="001E05DC" w:rsidRPr="001E05DC" w:rsidRDefault="001E05DC" w:rsidP="001E05DC">
            <w:pPr>
              <w:spacing w:after="160" w:line="259" w:lineRule="auto"/>
            </w:pPr>
            <w:r w:rsidRPr="001E05DC">
              <w:t>Number of land conflict cases</w:t>
            </w:r>
          </w:p>
        </w:tc>
        <w:tc>
          <w:tcPr>
            <w:tcW w:w="2977" w:type="dxa"/>
            <w:tcBorders>
              <w:bottom w:val="single" w:sz="6" w:space="0" w:color="auto"/>
            </w:tcBorders>
          </w:tcPr>
          <w:p w14:paraId="5E939F9A" w14:textId="77777777" w:rsidR="001E05DC" w:rsidRPr="001E05DC" w:rsidRDefault="001E05DC" w:rsidP="001E05DC">
            <w:pPr>
              <w:spacing w:after="160" w:line="259" w:lineRule="auto"/>
            </w:pPr>
          </w:p>
        </w:tc>
        <w:tc>
          <w:tcPr>
            <w:tcW w:w="2126" w:type="dxa"/>
            <w:tcBorders>
              <w:bottom w:val="single" w:sz="6" w:space="0" w:color="auto"/>
            </w:tcBorders>
          </w:tcPr>
          <w:p w14:paraId="605ED0ED"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30820936" w14:textId="77777777" w:rsidR="001E05DC" w:rsidRPr="001E05DC" w:rsidRDefault="001E05DC" w:rsidP="001E05DC">
            <w:pPr>
              <w:spacing w:after="160" w:line="259" w:lineRule="auto"/>
            </w:pPr>
            <w:r w:rsidRPr="001E05DC">
              <w:t>In the previous 12 months</w:t>
            </w:r>
          </w:p>
        </w:tc>
      </w:tr>
      <w:tr w:rsidR="001E05DC" w:rsidRPr="001E05DC" w14:paraId="0F4FA21B" w14:textId="77777777" w:rsidTr="007556BA">
        <w:tc>
          <w:tcPr>
            <w:tcW w:w="1843" w:type="dxa"/>
            <w:tcBorders>
              <w:top w:val="single" w:sz="6" w:space="0" w:color="auto"/>
            </w:tcBorders>
          </w:tcPr>
          <w:p w14:paraId="5AB11E83" w14:textId="77777777" w:rsidR="001E05DC" w:rsidRPr="001E05DC" w:rsidRDefault="001E05DC" w:rsidP="001E05DC">
            <w:pPr>
              <w:spacing w:after="160" w:line="259" w:lineRule="auto"/>
            </w:pPr>
            <w:r w:rsidRPr="001E05DC">
              <w:t>Migration</w:t>
            </w:r>
          </w:p>
        </w:tc>
        <w:tc>
          <w:tcPr>
            <w:tcW w:w="2693" w:type="dxa"/>
            <w:tcBorders>
              <w:top w:val="single" w:sz="6" w:space="0" w:color="auto"/>
            </w:tcBorders>
          </w:tcPr>
          <w:p w14:paraId="57EC6B18" w14:textId="77777777" w:rsidR="001E05DC" w:rsidRPr="001E05DC" w:rsidRDefault="001E05DC" w:rsidP="001E05DC">
            <w:pPr>
              <w:spacing w:after="160" w:line="259" w:lineRule="auto"/>
            </w:pPr>
            <w:r w:rsidRPr="001E05DC">
              <w:t>Number of in-migrants</w:t>
            </w:r>
          </w:p>
        </w:tc>
        <w:tc>
          <w:tcPr>
            <w:tcW w:w="2977" w:type="dxa"/>
            <w:tcBorders>
              <w:top w:val="single" w:sz="6" w:space="0" w:color="auto"/>
            </w:tcBorders>
          </w:tcPr>
          <w:p w14:paraId="23D559F4" w14:textId="77777777" w:rsidR="001E05DC" w:rsidRPr="001E05DC" w:rsidRDefault="001E05DC" w:rsidP="001E05DC">
            <w:pPr>
              <w:spacing w:after="160" w:line="259" w:lineRule="auto"/>
            </w:pPr>
          </w:p>
        </w:tc>
        <w:tc>
          <w:tcPr>
            <w:tcW w:w="2126" w:type="dxa"/>
            <w:tcBorders>
              <w:top w:val="single" w:sz="6" w:space="0" w:color="auto"/>
            </w:tcBorders>
          </w:tcPr>
          <w:p w14:paraId="4AE89E23"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59077CE7" w14:textId="77777777" w:rsidR="001E05DC" w:rsidRPr="001E05DC" w:rsidRDefault="001E05DC" w:rsidP="001E05DC">
            <w:pPr>
              <w:spacing w:after="160" w:line="259" w:lineRule="auto"/>
            </w:pPr>
            <w:r w:rsidRPr="001E05DC">
              <w:t>Migration into the commune</w:t>
            </w:r>
          </w:p>
        </w:tc>
      </w:tr>
      <w:tr w:rsidR="001E05DC" w:rsidRPr="001E05DC" w14:paraId="0FDB2528" w14:textId="77777777" w:rsidTr="007556BA">
        <w:tc>
          <w:tcPr>
            <w:tcW w:w="1843" w:type="dxa"/>
            <w:tcBorders>
              <w:bottom w:val="single" w:sz="6" w:space="0" w:color="auto"/>
            </w:tcBorders>
          </w:tcPr>
          <w:p w14:paraId="7D0AA6C5" w14:textId="77777777" w:rsidR="001E05DC" w:rsidRPr="001E05DC" w:rsidRDefault="001E05DC" w:rsidP="001E05DC">
            <w:pPr>
              <w:spacing w:after="160" w:line="259" w:lineRule="auto"/>
            </w:pPr>
          </w:p>
        </w:tc>
        <w:tc>
          <w:tcPr>
            <w:tcW w:w="2693" w:type="dxa"/>
            <w:tcBorders>
              <w:bottom w:val="single" w:sz="6" w:space="0" w:color="auto"/>
            </w:tcBorders>
          </w:tcPr>
          <w:p w14:paraId="1CACBFEA" w14:textId="77777777" w:rsidR="001E05DC" w:rsidRPr="001E05DC" w:rsidRDefault="001E05DC" w:rsidP="001E05DC">
            <w:pPr>
              <w:spacing w:after="160" w:line="259" w:lineRule="auto"/>
            </w:pPr>
            <w:r w:rsidRPr="001E05DC">
              <w:t>Number of out-migrants</w:t>
            </w:r>
          </w:p>
        </w:tc>
        <w:tc>
          <w:tcPr>
            <w:tcW w:w="2977" w:type="dxa"/>
            <w:tcBorders>
              <w:bottom w:val="single" w:sz="6" w:space="0" w:color="auto"/>
            </w:tcBorders>
          </w:tcPr>
          <w:p w14:paraId="2A4B40A9" w14:textId="77777777" w:rsidR="001E05DC" w:rsidRPr="001E05DC" w:rsidRDefault="001E05DC" w:rsidP="001E05DC">
            <w:pPr>
              <w:spacing w:after="160" w:line="259" w:lineRule="auto"/>
            </w:pPr>
          </w:p>
        </w:tc>
        <w:tc>
          <w:tcPr>
            <w:tcW w:w="2126" w:type="dxa"/>
            <w:tcBorders>
              <w:bottom w:val="single" w:sz="6" w:space="0" w:color="auto"/>
            </w:tcBorders>
          </w:tcPr>
          <w:p w14:paraId="23FC6644"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24EC147F" w14:textId="77777777" w:rsidR="001E05DC" w:rsidRPr="001E05DC" w:rsidRDefault="001E05DC" w:rsidP="001E05DC">
            <w:pPr>
              <w:spacing w:after="160" w:line="259" w:lineRule="auto"/>
            </w:pPr>
            <w:r w:rsidRPr="001E05DC">
              <w:t>Migration out of the commune</w:t>
            </w:r>
          </w:p>
        </w:tc>
      </w:tr>
      <w:tr w:rsidR="001E05DC" w:rsidRPr="001E05DC" w14:paraId="70129BF5" w14:textId="77777777" w:rsidTr="007556BA">
        <w:tc>
          <w:tcPr>
            <w:tcW w:w="1843" w:type="dxa"/>
            <w:tcBorders>
              <w:top w:val="single" w:sz="6" w:space="0" w:color="auto"/>
            </w:tcBorders>
          </w:tcPr>
          <w:p w14:paraId="652D1AEA" w14:textId="77777777" w:rsidR="001E05DC" w:rsidRPr="001E05DC" w:rsidRDefault="001E05DC" w:rsidP="001E05DC">
            <w:pPr>
              <w:spacing w:after="160" w:line="259" w:lineRule="auto"/>
            </w:pPr>
            <w:r w:rsidRPr="001E05DC">
              <w:t>Control</w:t>
            </w:r>
          </w:p>
        </w:tc>
        <w:tc>
          <w:tcPr>
            <w:tcW w:w="2693" w:type="dxa"/>
            <w:tcBorders>
              <w:top w:val="single" w:sz="6" w:space="0" w:color="auto"/>
            </w:tcBorders>
          </w:tcPr>
          <w:p w14:paraId="0E6E635E" w14:textId="77777777" w:rsidR="001E05DC" w:rsidRPr="001E05DC" w:rsidRDefault="001E05DC" w:rsidP="001E05DC">
            <w:pPr>
              <w:spacing w:after="160" w:line="259" w:lineRule="auto"/>
            </w:pPr>
            <w:r w:rsidRPr="001E05DC">
              <w:t>Mean elevation (</w:t>
            </w:r>
            <w:proofErr w:type="spellStart"/>
            <w:r w:rsidRPr="001E05DC">
              <w:t>masl</w:t>
            </w:r>
            <w:proofErr w:type="spellEnd"/>
            <w:r w:rsidRPr="001E05DC">
              <w:t>)</w:t>
            </w:r>
          </w:p>
        </w:tc>
        <w:tc>
          <w:tcPr>
            <w:tcW w:w="2977" w:type="dxa"/>
            <w:tcBorders>
              <w:top w:val="single" w:sz="6" w:space="0" w:color="auto"/>
            </w:tcBorders>
          </w:tcPr>
          <w:p w14:paraId="3BE6D741" w14:textId="77777777" w:rsidR="001E05DC" w:rsidRPr="001E05DC" w:rsidRDefault="001E05DC" w:rsidP="001E05DC">
            <w:pPr>
              <w:spacing w:after="160" w:line="259" w:lineRule="auto"/>
            </w:pPr>
          </w:p>
        </w:tc>
        <w:tc>
          <w:tcPr>
            <w:tcW w:w="2126" w:type="dxa"/>
            <w:tcBorders>
              <w:top w:val="single" w:sz="6" w:space="0" w:color="auto"/>
            </w:tcBorders>
          </w:tcPr>
          <w:p w14:paraId="21DCA4BE"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28A8D57B" w14:textId="77777777" w:rsidR="001E05DC" w:rsidRPr="001E05DC" w:rsidRDefault="001E05DC" w:rsidP="001E05DC">
            <w:pPr>
              <w:spacing w:after="160" w:line="259" w:lineRule="auto"/>
            </w:pPr>
            <w:r w:rsidRPr="001E05DC">
              <w:t>Mean elevation for the commune</w:t>
            </w:r>
          </w:p>
        </w:tc>
      </w:tr>
      <w:tr w:rsidR="001E05DC" w:rsidRPr="001E05DC" w14:paraId="22F571BF" w14:textId="77777777" w:rsidTr="007556BA">
        <w:tc>
          <w:tcPr>
            <w:tcW w:w="1843" w:type="dxa"/>
          </w:tcPr>
          <w:p w14:paraId="14F602C3" w14:textId="77777777" w:rsidR="001E05DC" w:rsidRPr="001E05DC" w:rsidRDefault="001E05DC" w:rsidP="001E05DC">
            <w:pPr>
              <w:spacing w:after="160" w:line="259" w:lineRule="auto"/>
            </w:pPr>
          </w:p>
        </w:tc>
        <w:tc>
          <w:tcPr>
            <w:tcW w:w="2693" w:type="dxa"/>
          </w:tcPr>
          <w:p w14:paraId="3CD4B6F3" w14:textId="77777777" w:rsidR="001E05DC" w:rsidRPr="001E05DC" w:rsidRDefault="001E05DC" w:rsidP="001E05DC">
            <w:pPr>
              <w:spacing w:after="160" w:line="259" w:lineRule="auto"/>
            </w:pPr>
            <w:r w:rsidRPr="001E05DC">
              <w:t>Distance to international border (km)</w:t>
            </w:r>
          </w:p>
        </w:tc>
        <w:tc>
          <w:tcPr>
            <w:tcW w:w="2977" w:type="dxa"/>
          </w:tcPr>
          <w:p w14:paraId="477B6663" w14:textId="77777777" w:rsidR="001E05DC" w:rsidRPr="001E05DC" w:rsidRDefault="001E05DC" w:rsidP="001E05DC">
            <w:pPr>
              <w:spacing w:after="160" w:line="259" w:lineRule="auto"/>
            </w:pPr>
          </w:p>
        </w:tc>
        <w:tc>
          <w:tcPr>
            <w:tcW w:w="2126" w:type="dxa"/>
          </w:tcPr>
          <w:p w14:paraId="6413C332" w14:textId="77777777" w:rsidR="001E05DC" w:rsidRPr="001E05DC" w:rsidRDefault="001E05DC" w:rsidP="001E05DC">
            <w:pPr>
              <w:spacing w:after="160" w:line="259" w:lineRule="auto"/>
            </w:pPr>
            <w:r w:rsidRPr="001E05DC">
              <w:t>Categorical</w:t>
            </w:r>
          </w:p>
        </w:tc>
        <w:tc>
          <w:tcPr>
            <w:tcW w:w="4309" w:type="dxa"/>
          </w:tcPr>
          <w:p w14:paraId="65345032" w14:textId="77777777" w:rsidR="001E05DC" w:rsidRPr="001E05DC" w:rsidRDefault="001E05DC" w:rsidP="001E05DC">
            <w:pPr>
              <w:spacing w:after="160" w:line="259" w:lineRule="auto"/>
            </w:pPr>
            <w:r w:rsidRPr="001E05DC">
              <w:t>Distance from the centre of the commune to the nearest international border</w:t>
            </w:r>
          </w:p>
        </w:tc>
      </w:tr>
      <w:tr w:rsidR="001E05DC" w:rsidRPr="001E05DC" w14:paraId="4F59946C" w14:textId="77777777" w:rsidTr="007556BA">
        <w:tc>
          <w:tcPr>
            <w:tcW w:w="1843" w:type="dxa"/>
          </w:tcPr>
          <w:p w14:paraId="3D196F39" w14:textId="77777777" w:rsidR="001E05DC" w:rsidRPr="001E05DC" w:rsidRDefault="001E05DC" w:rsidP="001E05DC">
            <w:pPr>
              <w:spacing w:after="160" w:line="259" w:lineRule="auto"/>
            </w:pPr>
          </w:p>
        </w:tc>
        <w:tc>
          <w:tcPr>
            <w:tcW w:w="2693" w:type="dxa"/>
          </w:tcPr>
          <w:p w14:paraId="13CCB873" w14:textId="77777777" w:rsidR="001E05DC" w:rsidRPr="001E05DC" w:rsidRDefault="001E05DC" w:rsidP="001E05DC">
            <w:pPr>
              <w:spacing w:after="160" w:line="259" w:lineRule="auto"/>
            </w:pPr>
            <w:r w:rsidRPr="001E05DC">
              <w:t>Distance to Provincial Capital (km)</w:t>
            </w:r>
          </w:p>
        </w:tc>
        <w:tc>
          <w:tcPr>
            <w:tcW w:w="2977" w:type="dxa"/>
          </w:tcPr>
          <w:p w14:paraId="2FCCC5FB" w14:textId="77777777" w:rsidR="001E05DC" w:rsidRPr="001E05DC" w:rsidRDefault="001E05DC" w:rsidP="001E05DC">
            <w:pPr>
              <w:spacing w:after="160" w:line="259" w:lineRule="auto"/>
            </w:pPr>
          </w:p>
        </w:tc>
        <w:tc>
          <w:tcPr>
            <w:tcW w:w="2126" w:type="dxa"/>
          </w:tcPr>
          <w:p w14:paraId="5DD3FC7B" w14:textId="77777777" w:rsidR="001E05DC" w:rsidRPr="001E05DC" w:rsidRDefault="001E05DC" w:rsidP="001E05DC">
            <w:pPr>
              <w:spacing w:after="160" w:line="259" w:lineRule="auto"/>
            </w:pPr>
            <w:r w:rsidRPr="001E05DC">
              <w:t>Categorical</w:t>
            </w:r>
          </w:p>
        </w:tc>
        <w:tc>
          <w:tcPr>
            <w:tcW w:w="4309" w:type="dxa"/>
          </w:tcPr>
          <w:p w14:paraId="2889F3C5" w14:textId="77777777" w:rsidR="001E05DC" w:rsidRPr="001E05DC" w:rsidRDefault="001E05DC" w:rsidP="001E05DC">
            <w:pPr>
              <w:spacing w:after="160" w:line="259" w:lineRule="auto"/>
            </w:pPr>
            <w:r w:rsidRPr="001E05DC">
              <w:t>Distance from the centre of the commune to the centre of the provincial capital (town or city)</w:t>
            </w:r>
          </w:p>
        </w:tc>
      </w:tr>
      <w:tr w:rsidR="001E05DC" w:rsidRPr="001E05DC" w14:paraId="335CA355" w14:textId="77777777" w:rsidTr="007556BA">
        <w:tc>
          <w:tcPr>
            <w:tcW w:w="1843" w:type="dxa"/>
          </w:tcPr>
          <w:p w14:paraId="3A9FD47E" w14:textId="77777777" w:rsidR="001E05DC" w:rsidRPr="001E05DC" w:rsidRDefault="001E05DC" w:rsidP="001E05DC">
            <w:pPr>
              <w:spacing w:after="160" w:line="259" w:lineRule="auto"/>
            </w:pPr>
          </w:p>
        </w:tc>
        <w:tc>
          <w:tcPr>
            <w:tcW w:w="2693" w:type="dxa"/>
          </w:tcPr>
          <w:p w14:paraId="20A7B6C6" w14:textId="77777777" w:rsidR="001E05DC" w:rsidRPr="001E05DC" w:rsidRDefault="001E05DC" w:rsidP="001E05DC">
            <w:pPr>
              <w:spacing w:after="160" w:line="259" w:lineRule="auto"/>
            </w:pPr>
            <w:r w:rsidRPr="001E05DC">
              <w:t>Presence of economic land concessions</w:t>
            </w:r>
          </w:p>
        </w:tc>
        <w:tc>
          <w:tcPr>
            <w:tcW w:w="2977" w:type="dxa"/>
          </w:tcPr>
          <w:p w14:paraId="5D1B8AF7" w14:textId="77777777" w:rsidR="001E05DC" w:rsidRPr="001E05DC" w:rsidRDefault="001E05DC" w:rsidP="001E05DC">
            <w:pPr>
              <w:spacing w:after="160" w:line="259" w:lineRule="auto"/>
            </w:pPr>
          </w:p>
        </w:tc>
        <w:tc>
          <w:tcPr>
            <w:tcW w:w="2126" w:type="dxa"/>
          </w:tcPr>
          <w:p w14:paraId="04AF190D" w14:textId="77777777" w:rsidR="001E05DC" w:rsidRPr="001E05DC" w:rsidRDefault="001E05DC" w:rsidP="001E05DC">
            <w:pPr>
              <w:spacing w:after="160" w:line="259" w:lineRule="auto"/>
            </w:pPr>
          </w:p>
        </w:tc>
        <w:tc>
          <w:tcPr>
            <w:tcW w:w="4309" w:type="dxa"/>
          </w:tcPr>
          <w:p w14:paraId="4C60A9BD" w14:textId="77777777" w:rsidR="001E05DC" w:rsidRPr="001E05DC" w:rsidRDefault="001E05DC" w:rsidP="001E05DC">
            <w:pPr>
              <w:spacing w:after="160" w:line="259" w:lineRule="auto"/>
            </w:pPr>
            <w:r w:rsidRPr="001E05DC">
              <w:t xml:space="preserve">Binary. 1 = part or all of an economic land concession falls within the boundary of the </w:t>
            </w:r>
            <w:r w:rsidRPr="001E05DC">
              <w:lastRenderedPageBreak/>
              <w:t>commune, 0 = no economic land concession falls within the commune boundary</w:t>
            </w:r>
          </w:p>
        </w:tc>
      </w:tr>
      <w:tr w:rsidR="001E05DC" w:rsidRPr="001E05DC" w14:paraId="6ADFE281" w14:textId="77777777" w:rsidTr="007556BA">
        <w:tc>
          <w:tcPr>
            <w:tcW w:w="1843" w:type="dxa"/>
          </w:tcPr>
          <w:p w14:paraId="03F2CE65" w14:textId="77777777" w:rsidR="001E05DC" w:rsidRPr="001E05DC" w:rsidRDefault="001E05DC" w:rsidP="001E05DC">
            <w:pPr>
              <w:spacing w:after="160" w:line="259" w:lineRule="auto"/>
            </w:pPr>
          </w:p>
        </w:tc>
        <w:tc>
          <w:tcPr>
            <w:tcW w:w="2693" w:type="dxa"/>
          </w:tcPr>
          <w:p w14:paraId="14E4BC5B" w14:textId="77777777" w:rsidR="001E05DC" w:rsidRPr="001E05DC" w:rsidRDefault="001E05DC" w:rsidP="001E05DC">
            <w:pPr>
              <w:spacing w:after="160" w:line="259" w:lineRule="auto"/>
            </w:pPr>
            <w:r w:rsidRPr="001E05DC">
              <w:t>Presence of protected area</w:t>
            </w:r>
          </w:p>
        </w:tc>
        <w:tc>
          <w:tcPr>
            <w:tcW w:w="2977" w:type="dxa"/>
          </w:tcPr>
          <w:p w14:paraId="261AA35C" w14:textId="77777777" w:rsidR="001E05DC" w:rsidRPr="001E05DC" w:rsidRDefault="001E05DC" w:rsidP="001E05DC">
            <w:pPr>
              <w:spacing w:after="160" w:line="259" w:lineRule="auto"/>
            </w:pPr>
          </w:p>
        </w:tc>
        <w:tc>
          <w:tcPr>
            <w:tcW w:w="2126" w:type="dxa"/>
          </w:tcPr>
          <w:p w14:paraId="66F9D204" w14:textId="77777777" w:rsidR="001E05DC" w:rsidRPr="001E05DC" w:rsidRDefault="001E05DC" w:rsidP="001E05DC">
            <w:pPr>
              <w:spacing w:after="160" w:line="259" w:lineRule="auto"/>
            </w:pPr>
          </w:p>
        </w:tc>
        <w:tc>
          <w:tcPr>
            <w:tcW w:w="4309" w:type="dxa"/>
          </w:tcPr>
          <w:p w14:paraId="18FADC3E" w14:textId="77777777" w:rsidR="001E05DC" w:rsidRPr="001E05DC" w:rsidRDefault="001E05DC" w:rsidP="001E05DC">
            <w:pPr>
              <w:spacing w:after="160" w:line="259" w:lineRule="auto"/>
            </w:pPr>
            <w:r w:rsidRPr="001E05DC">
              <w:t>Binary. 1 = part or all of an protected area falls within the boundary of the commune, 0 = no protected area falls within the commune boundary. "Protected area" includes Wildlife Sanctuary, National Park, Protected Landscapes, Multiple-use areas, RAMSAR sites</w:t>
            </w:r>
          </w:p>
        </w:tc>
      </w:tr>
      <w:tr w:rsidR="001E05DC" w:rsidRPr="001E05DC" w14:paraId="14FA617D" w14:textId="77777777" w:rsidTr="007556BA">
        <w:tc>
          <w:tcPr>
            <w:tcW w:w="1843" w:type="dxa"/>
            <w:tcBorders>
              <w:bottom w:val="single" w:sz="12" w:space="0" w:color="auto"/>
            </w:tcBorders>
          </w:tcPr>
          <w:p w14:paraId="2A01609B" w14:textId="77777777" w:rsidR="001E05DC" w:rsidRPr="001E05DC" w:rsidRDefault="001E05DC" w:rsidP="001E05DC">
            <w:pPr>
              <w:spacing w:after="160" w:line="259" w:lineRule="auto"/>
            </w:pPr>
          </w:p>
        </w:tc>
        <w:tc>
          <w:tcPr>
            <w:tcW w:w="2693" w:type="dxa"/>
            <w:tcBorders>
              <w:bottom w:val="single" w:sz="12" w:space="0" w:color="auto"/>
            </w:tcBorders>
          </w:tcPr>
          <w:p w14:paraId="11E3E9F6" w14:textId="77777777" w:rsidR="001E05DC" w:rsidRPr="001E05DC" w:rsidRDefault="001E05DC" w:rsidP="001E05DC">
            <w:pPr>
              <w:spacing w:after="160" w:line="259" w:lineRule="auto"/>
            </w:pPr>
            <w:r w:rsidRPr="001E05DC">
              <w:t>Protected area category</w:t>
            </w:r>
          </w:p>
        </w:tc>
        <w:tc>
          <w:tcPr>
            <w:tcW w:w="2977" w:type="dxa"/>
            <w:tcBorders>
              <w:bottom w:val="single" w:sz="12" w:space="0" w:color="auto"/>
            </w:tcBorders>
          </w:tcPr>
          <w:p w14:paraId="6F933910" w14:textId="77777777" w:rsidR="001E05DC" w:rsidRPr="001E05DC" w:rsidRDefault="001E05DC" w:rsidP="001E05DC">
            <w:pPr>
              <w:spacing w:after="160" w:line="259" w:lineRule="auto"/>
            </w:pPr>
          </w:p>
        </w:tc>
        <w:tc>
          <w:tcPr>
            <w:tcW w:w="2126" w:type="dxa"/>
            <w:tcBorders>
              <w:bottom w:val="single" w:sz="12" w:space="0" w:color="auto"/>
            </w:tcBorders>
          </w:tcPr>
          <w:p w14:paraId="7E010B93" w14:textId="77777777" w:rsidR="001E05DC" w:rsidRPr="001E05DC" w:rsidRDefault="001E05DC" w:rsidP="001E05DC">
            <w:pPr>
              <w:spacing w:after="160" w:line="259" w:lineRule="auto"/>
            </w:pPr>
          </w:p>
        </w:tc>
        <w:tc>
          <w:tcPr>
            <w:tcW w:w="4309" w:type="dxa"/>
            <w:tcBorders>
              <w:bottom w:val="single" w:sz="12" w:space="0" w:color="auto"/>
            </w:tcBorders>
          </w:tcPr>
          <w:p w14:paraId="092614D8" w14:textId="77777777" w:rsidR="001E05DC" w:rsidRPr="001E05DC" w:rsidRDefault="001E05DC" w:rsidP="001E05DC">
            <w:pPr>
              <w:spacing w:after="160" w:line="259" w:lineRule="auto"/>
            </w:pPr>
            <w:r w:rsidRPr="001E05DC">
              <w:t>None = no protected area falls within commune, MULTI = more than one category of protected area falls within commune, WS = wildlife sanctuary, NP = national park, PL = protected landscape, MUA = multiple-use area, RMS = RAMSAR</w:t>
            </w:r>
          </w:p>
        </w:tc>
      </w:tr>
    </w:tbl>
    <w:p w14:paraId="647AA2AB" w14:textId="77777777" w:rsidR="001E05DC" w:rsidRPr="001E05DC" w:rsidRDefault="001E05DC" w:rsidP="001E05DC">
      <w:pPr>
        <w:sectPr w:rsidR="001E05DC" w:rsidRPr="001E05DC" w:rsidSect="007556BA">
          <w:pgSz w:w="16838" w:h="11906" w:orient="landscape"/>
          <w:pgMar w:top="1440" w:right="1440" w:bottom="1440" w:left="1440" w:header="708" w:footer="708" w:gutter="0"/>
          <w:cols w:space="708"/>
          <w:docGrid w:linePitch="360"/>
        </w:sectPr>
      </w:pPr>
    </w:p>
    <w:p w14:paraId="4FBF650B" w14:textId="77777777" w:rsidR="001E05DC" w:rsidRPr="001E05DC" w:rsidRDefault="001E05DC" w:rsidP="001E05DC">
      <w:pPr>
        <w:rPr>
          <w:b/>
          <w:bCs/>
          <w:i/>
          <w:iCs/>
        </w:rPr>
      </w:pPr>
      <w:r w:rsidRPr="001E05DC">
        <w:rPr>
          <w:b/>
          <w:bCs/>
          <w:i/>
          <w:iCs/>
        </w:rPr>
        <w:lastRenderedPageBreak/>
        <w:t>Data processing</w:t>
      </w:r>
    </w:p>
    <w:p w14:paraId="7C94388D" w14:textId="77777777" w:rsidR="001E05DC" w:rsidRPr="001E05DC" w:rsidRDefault="001E05DC" w:rsidP="001E05DC">
      <w:r w:rsidRPr="001E05DC">
        <w:t>The forest cover variable (response) for both analyses was extracted from the ESACCI product by totalling the number of pixels (1 Pixel = 0.09km</w:t>
      </w:r>
      <w:r w:rsidRPr="001E05DC">
        <w:rPr>
          <w:vertAlign w:val="superscript"/>
        </w:rPr>
        <w:t>2</w:t>
      </w:r>
      <w:r w:rsidRPr="001E05DC">
        <w:t xml:space="preserve">) in each year classified as bands 50, 60, 61, 62, 70, 71, 72, 80, 81, 82, 90, and 100 (Table S4). For the macroeconomic analysis, the total forest cover for the whole country was used, and for the socioeconomic analysis the forest cover layer was further stratified into forest cover per commune and forest cover per province. Forest cover data processing was done in QGIS </w:t>
      </w:r>
      <w:r w:rsidRPr="001E05DC">
        <w:fldChar w:fldCharType="begin"/>
      </w:r>
      <w:r w:rsidRPr="001E05DC">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1E05DC">
        <w:fldChar w:fldCharType="separate"/>
      </w:r>
      <w:r w:rsidRPr="001E05DC">
        <w:t>(QGIS Geographic Information System v3.16)</w:t>
      </w:r>
      <w:r w:rsidRPr="001E05DC">
        <w:fldChar w:fldCharType="end"/>
      </w:r>
      <w:r w:rsidRPr="001E05DC">
        <w:t xml:space="preserve">. For both analyses, predictor variables were checked for collinearity, and if two variables in the same set had a correlation coefficient of &gt;0.6 then generally one was removed (Supporting Information).  </w:t>
      </w:r>
      <w:r w:rsidRPr="001E05DC">
        <w:fldChar w:fldCharType="begin"/>
      </w:r>
      <w:r w:rsidRPr="001E05DC">
        <w:instrText xml:space="preserve"> ADDIN ZOTERO_ITEM CSL_CITATION {"citationID":"pzELEQiV","properties":{"formattedCitation":"(2021)","plainCitation":"(2021)","dontUpdate":true,"noteIndex":0},"citationItems":[{"id":2067,"uris":["http://zotero.org/users/2170232/items/FKWGSHYN"],"uri":["http://zotero.org/users/2170232/items/FKWGSHYN"],"itemData":{"id":2067,"type":"book","event-place":"Vienna, Austria","publisher":"R Foundation for Statistical Computing","publisher-place":"Vienna, Austria","title":"R: A language and Environment for Statistical Computing","URL":"https://www.R-project.org/","version":"4.0","author":[{"family":"","given":"R Core Team"}],"issued":{"date-parts":[["2021"]]}}}],"schema":"https://github.com/citation-style-language/schema/raw/master/csl-citation.json"} </w:instrText>
      </w:r>
      <w:r w:rsidRPr="001E05DC">
        <w:fldChar w:fldCharType="end"/>
      </w:r>
    </w:p>
    <w:p w14:paraId="5D4A6618" w14:textId="77777777" w:rsidR="001E05DC" w:rsidRPr="001E05DC" w:rsidRDefault="001E05DC" w:rsidP="001E05DC">
      <w:pPr>
        <w:rPr>
          <w:i/>
          <w:iCs/>
        </w:rPr>
      </w:pPr>
      <w:r w:rsidRPr="001E05DC">
        <w:rPr>
          <w:i/>
          <w:iCs/>
        </w:rPr>
        <w:t>Macroeconomic analysis</w:t>
      </w:r>
    </w:p>
    <w:p w14:paraId="0A3B7DB7" w14:textId="1400E1A4" w:rsidR="001E05DC" w:rsidRPr="001E05DC" w:rsidRDefault="001E05DC" w:rsidP="001E05DC">
      <w:r w:rsidRPr="001E05DC">
        <w:t xml:space="preserve">Forest cover was converted to change in forest cover using </w:t>
      </w:r>
      <w:r w:rsidRPr="001E05DC">
        <w:rPr>
          <w:i/>
          <w:iCs/>
        </w:rPr>
        <w:t>forest cover</w:t>
      </w:r>
      <w:r w:rsidRPr="001E05DC">
        <w:rPr>
          <w:i/>
          <w:iCs/>
          <w:vertAlign w:val="subscript"/>
        </w:rPr>
        <w:t>t+1</w:t>
      </w:r>
      <w:r w:rsidRPr="001E05DC">
        <w:rPr>
          <w:i/>
          <w:iCs/>
        </w:rPr>
        <w:t xml:space="preserve"> − forest cover</w:t>
      </w:r>
      <w:r w:rsidRPr="001E05DC">
        <w:rPr>
          <w:i/>
          <w:iCs/>
          <w:vertAlign w:val="subscript"/>
        </w:rPr>
        <w:t>t</w:t>
      </w:r>
      <w:r w:rsidRPr="001E05DC">
        <w:t xml:space="preserve">, where </w:t>
      </w:r>
      <w:r w:rsidRPr="001E05DC">
        <w:rPr>
          <w:i/>
          <w:iCs/>
        </w:rPr>
        <w:t>t</w:t>
      </w:r>
      <w:r w:rsidRPr="001E05DC">
        <w:t xml:space="preserve"> represents year </w:t>
      </w:r>
      <w:r w:rsidRPr="001E05DC">
        <w:rPr>
          <w:i/>
          <w:iCs/>
        </w:rPr>
        <w:t>t.</w:t>
      </w:r>
      <w:r w:rsidRPr="001E05DC">
        <w:t xml:space="preserve"> There were no periods of forest gain during the study period, and so the response can be considered as rate of forest loss. All predictors were converted from raw values to change in values using </w:t>
      </w:r>
      <w:r w:rsidRPr="001E05DC">
        <w:rPr>
          <w:i/>
          <w:iCs/>
        </w:rPr>
        <w:t>X</w:t>
      </w:r>
      <w:r w:rsidRPr="001E05DC">
        <w:rPr>
          <w:i/>
          <w:iCs/>
          <w:vertAlign w:val="subscript"/>
        </w:rPr>
        <w:t>t+1</w:t>
      </w:r>
      <w:r w:rsidRPr="001E05DC">
        <w:rPr>
          <w:i/>
          <w:iCs/>
        </w:rPr>
        <w:t xml:space="preserve"> – </w:t>
      </w:r>
      <w:proofErr w:type="spellStart"/>
      <w:r w:rsidRPr="001E05DC">
        <w:rPr>
          <w:i/>
          <w:iCs/>
        </w:rPr>
        <w:t>X</w:t>
      </w:r>
      <w:r w:rsidRPr="001E05DC">
        <w:rPr>
          <w:i/>
          <w:iCs/>
          <w:vertAlign w:val="subscript"/>
        </w:rPr>
        <w:t>t</w:t>
      </w:r>
      <w:proofErr w:type="spellEnd"/>
      <w:r w:rsidRPr="001E05DC">
        <w:rPr>
          <w:i/>
          <w:iCs/>
        </w:rPr>
        <w:t xml:space="preserve">, </w:t>
      </w:r>
      <w:r w:rsidRPr="001E05DC">
        <w:t xml:space="preserve">where </w:t>
      </w:r>
      <w:r w:rsidRPr="001E05DC">
        <w:rPr>
          <w:i/>
          <w:iCs/>
        </w:rPr>
        <w:t>t</w:t>
      </w:r>
      <w:r w:rsidRPr="001E05DC">
        <w:t xml:space="preserve"> represents year </w:t>
      </w:r>
      <w:r w:rsidRPr="001E05DC">
        <w:rPr>
          <w:i/>
          <w:iCs/>
        </w:rPr>
        <w:t>t</w:t>
      </w:r>
      <w:r w:rsidRPr="001E05DC">
        <w:t xml:space="preserve"> </w:t>
      </w:r>
      <w:r w:rsidRPr="001E05DC">
        <w:fldChar w:fldCharType="begin"/>
      </w:r>
      <w:r w:rsidR="00634903">
        <w:instrText xml:space="preserve"> ADDIN ZOTERO_ITEM CSL_CITATION {"citationID":"CczzV0iT","properties":{"formattedCitation":"(Barrett et al., 2006)","plainCitation":"(Barrett et al., 2006)","noteIndex":0},"citationItems":[{"id":2145,"uris":["http://zotero.org/users/2170232/items/5YDBP8SP"],"uri":["http://zotero.org/users/2170232/items/5YDBP8SP"],"itemData":{"id":2145,"type":"article-journal","abstract":"Abstract: We argue that two problems weaken the claims of those who link corruption and the exploitation of natural resources. The first is conceptual and the second is methodological. Studies that use national-level indicators of corruption fail to note that corruption comes in many forms, at multiple levels, that may affect resource use quite differently: negatively, positively, or not at all. Without a clear causal model of the mechanism by which corruption affects resources, one should treat with caution any estimated relationship between corruption and the state of natural resources. Simple, atheoretical models linking corruption measures and natural resource use typically do not account for other important control variables pivotal to the relationship between humans and natural resources. By way of illustration of these two general concerns, we used statistical methods to demonstrate that the findings of a recent, well-known study that posits a link between corruption and decreases in forests and elephants are not robust to simple conceptual and methodological refinements. In particular, once we controlled for a few plausible anthropogenic and biophysical conditioning factors, estimated the effects in changes rather than levels so as not to confound cross-sectional and longitudinal variation, and incorporated additional observations from the same data sources, corruption levels no longer had any explanatory power.","container-title":"Conservation Biology","DOI":"10.1111/j.1523-1739.2006.00521.x","ISSN":"1523-1739","issue":"5","language":"en","page":"1358-1366","source":"Wiley Online Library","title":"The Complex Links between Governance and Biodiversity","volume":"20","author":[{"family":"Barrett","given":"Christopher B."},{"family":"Gibson","given":"Clark C."},{"family":"Hoffman","given":"Barak"},{"family":"McCUBBINS","given":"Mathew D."}],"issued":{"date-parts":[["2006"]]}}}],"schema":"https://github.com/citation-style-language/schema/raw/master/csl-citation.json"} </w:instrText>
      </w:r>
      <w:r w:rsidRPr="001E05DC">
        <w:fldChar w:fldCharType="separate"/>
      </w:r>
      <w:r w:rsidR="00634903" w:rsidRPr="00634903">
        <w:rPr>
          <w:rFonts w:ascii="Calibri" w:hAnsi="Calibri" w:cs="Calibri"/>
        </w:rPr>
        <w:t>(Barrett et al., 2006)</w:t>
      </w:r>
      <w:r w:rsidRPr="001E05DC">
        <w:fldChar w:fldCharType="end"/>
      </w:r>
      <w:r w:rsidRPr="001E05DC">
        <w:t xml:space="preserve">. The variable </w:t>
      </w:r>
      <w:r w:rsidRPr="001E05DC">
        <w:rPr>
          <w:i/>
          <w:iCs/>
        </w:rPr>
        <w:t>forest remaining</w:t>
      </w:r>
      <w:r w:rsidRPr="001E05DC">
        <w:t xml:space="preserve"> was left as raw values (km</w:t>
      </w:r>
      <w:r w:rsidRPr="001E05DC">
        <w:rPr>
          <w:vertAlign w:val="superscript"/>
        </w:rPr>
        <w:t>2</w:t>
      </w:r>
      <w:r w:rsidRPr="001E05DC">
        <w:t xml:space="preserve">). Cambodia’s first general election and subsequent adoption of a free market economy occurred in 1993, resulting in unreliable GDP-related values for 1993 </w:t>
      </w:r>
      <w:r w:rsidRPr="001E05DC">
        <w:fldChar w:fldCharType="begin"/>
      </w:r>
      <w:r w:rsidR="00634903">
        <w:instrText xml:space="preserve"> ADDIN ZOTERO_ITEM CSL_CITATION {"citationID":"885LiH9b","properties":{"formattedCitation":"(Chhair and Ung, 2013)","plainCitation":"(Chhair and Ung, 2013)","noteIndex":0},"citationItems":[{"id":2286,"uris":["http://zotero.org/users/2170232/items/2XHBTHBR"],"uri":["http://zotero.org/users/2170232/items/2XHBTHBR"],"itemData":{"id":2286,"type":"report","abstract":"The industrialization which started in 1953 had been completely disrupted by the chronic civil war and closed-door policy of successive communism/socialism regimes. Since 1993 Cambodia has embraced a market economy heavily dependent on foreign capital and foreign markets. As a result, the economy has experienced high economic growth rate yet with low linkage to domestic economy. The government’s Rice Export Policy introduced in 2010 to\ndiversify its economy, maximize its value added and job creation was highly evaluated to bring those benefits under the environment of weak governance. Whether similar kind of such a policy for other sectors is successful remains to be seen","collection-title":"WIDER","genre":"Working Paper","number":"No.7","publisher":"World Institue for Development Economics Research","title":"Economic history of industrialization in Cambodia","author":[{"family":"Chhair","given":"Sokty"},{"family":"Ung","given":"Luyna"}],"issued":{"date-parts":[["2013"]]}}}],"schema":"https://github.com/citation-style-language/schema/raw/master/csl-citation.json"} </w:instrText>
      </w:r>
      <w:r w:rsidRPr="001E05DC">
        <w:fldChar w:fldCharType="separate"/>
      </w:r>
      <w:r w:rsidR="00634903" w:rsidRPr="00634903">
        <w:rPr>
          <w:rFonts w:ascii="Calibri" w:hAnsi="Calibri" w:cs="Calibri"/>
        </w:rPr>
        <w:t>(Chhair and Ung, 2013)</w:t>
      </w:r>
      <w:r w:rsidRPr="001E05DC">
        <w:fldChar w:fldCharType="end"/>
      </w:r>
      <w:r w:rsidRPr="001E05DC">
        <w:t xml:space="preserve"> and subsequent change values in 1994, and so these were removed. To simplify interpretation, predictor variables were not centred or scaled prior to change calculations or modelling. </w:t>
      </w:r>
    </w:p>
    <w:p w14:paraId="2752848A" w14:textId="77777777" w:rsidR="001E05DC" w:rsidRPr="001E05DC" w:rsidRDefault="001E05DC" w:rsidP="001E05DC">
      <w:pPr>
        <w:rPr>
          <w:i/>
          <w:iCs/>
        </w:rPr>
      </w:pPr>
      <w:r w:rsidRPr="001E05DC">
        <w:rPr>
          <w:i/>
          <w:iCs/>
        </w:rPr>
        <w:t>Socioeconomic analysis</w:t>
      </w:r>
    </w:p>
    <w:p w14:paraId="23B3584F" w14:textId="77777777" w:rsidR="001E05DC" w:rsidRPr="001E05DC" w:rsidRDefault="001E05DC" w:rsidP="001E05DC">
      <w:r w:rsidRPr="001E05DC">
        <w:t xml:space="preserve">Data from the Commune Database were at the resolution of individual village, and so the selected variables (Table 2) were aggregated to the commune and province level after error checking and cleaning (Supporting Information). This resulted in between 1,317 and 1,512 communes, and 23 Provinces (excluding Phnom Penh). The number of communes changed between years due to administrative changes. Some variables were converted from raw values to proportional data to account for large differences in commune and province size and human population (Table 2). Data were checked for errors in R (Supporting Information, R Core Team, version 4.0). </w:t>
      </w:r>
    </w:p>
    <w:p w14:paraId="324F8EB0" w14:textId="77777777" w:rsidR="001E05DC" w:rsidRPr="001E05DC" w:rsidRDefault="001E05DC" w:rsidP="001E05DC">
      <w:pPr>
        <w:rPr>
          <w:b/>
          <w:bCs/>
          <w:i/>
          <w:iCs/>
        </w:rPr>
      </w:pPr>
      <w:r w:rsidRPr="001E05DC">
        <w:rPr>
          <w:b/>
          <w:bCs/>
          <w:i/>
          <w:iCs/>
        </w:rPr>
        <w:t xml:space="preserve">Modelling </w:t>
      </w:r>
    </w:p>
    <w:p w14:paraId="3121D46C" w14:textId="77777777" w:rsidR="001E05DC" w:rsidRPr="001E05DC" w:rsidRDefault="001E05DC" w:rsidP="001E05DC">
      <w:pPr>
        <w:rPr>
          <w:i/>
          <w:iCs/>
        </w:rPr>
      </w:pPr>
      <w:r w:rsidRPr="001E05DC">
        <w:rPr>
          <w:i/>
          <w:iCs/>
        </w:rPr>
        <w:t>Macroeconomic models</w:t>
      </w:r>
    </w:p>
    <w:p w14:paraId="79DF0EF2" w14:textId="45E50897" w:rsidR="001E05DC" w:rsidRPr="001E05DC" w:rsidRDefault="001E05DC" w:rsidP="001E05DC">
      <w:r w:rsidRPr="001E05DC">
        <w:t>This analysis aimed to model the relationships between changes in macroeconomic predictors and 1) the change in forest cover at a national level and 2) the allocation of new ELCs, for the time period 1993 – 2015. Models were run for both response variables with each of the three variable sets: economic development, commodity prices, and producer prices. To account for the effect of time, a linear model of the response as a function of time (year) was run and the model residuals were extracted and used as a control predictor in all subsequent models. The amount of forest remaining (km</w:t>
      </w:r>
      <w:r w:rsidRPr="001E05DC">
        <w:rPr>
          <w:vertAlign w:val="superscript"/>
        </w:rPr>
        <w:t>2</w:t>
      </w:r>
      <w:r w:rsidRPr="001E05DC">
        <w:t xml:space="preserve">) was also included as a control variable in all models. Modelling was done using Generalised linear models (GLM) and followed an information theoretic approach </w:t>
      </w:r>
      <w:r w:rsidRPr="001E05DC">
        <w:fldChar w:fldCharType="begin"/>
      </w:r>
      <w:r w:rsidR="00634903">
        <w:instrText xml:space="preserve"> ADDIN ZOTERO_ITEM CSL_CITATION {"citationID":"W8sLh8uK","properties":{"formattedCitation":"(Burnham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634903" w:rsidRPr="00634903">
        <w:rPr>
          <w:rFonts w:ascii="Calibri" w:hAnsi="Calibri" w:cs="Calibri"/>
        </w:rPr>
        <w:t>(Burnham and Anderson, 2007)</w:t>
      </w:r>
      <w:r w:rsidRPr="001E05DC">
        <w:fldChar w:fldCharType="end"/>
      </w:r>
      <w:r w:rsidRPr="001E05DC">
        <w:t xml:space="preserve">. For the models with rate of forest loss as the response both gaussian and gamma distributions were tested, and for the models with ELC allocation a Poisson distribution was </w:t>
      </w:r>
      <w:commentRangeStart w:id="20"/>
      <w:r w:rsidRPr="001E05DC">
        <w:t xml:space="preserve">used. </w:t>
      </w:r>
      <w:commentRangeEnd w:id="20"/>
      <w:r w:rsidR="00060757">
        <w:rPr>
          <w:rStyle w:val="CommentReference"/>
        </w:rPr>
        <w:commentReference w:id="20"/>
      </w:r>
      <w:r w:rsidRPr="001E05DC">
        <w:t xml:space="preserve">Resulting models were compared using Akaike’s Information Criterion (AIC). Final rate of forest loss models used gaussian distributions. All predictors in each model set had been selected because of a priori hypotheses (Table S2), and so within each set all combinations of possible models were run and compared using AIC. Models with ∆AIC &lt; 6 were considered to have sufficient support and </w:t>
      </w:r>
      <w:r w:rsidRPr="001E05DC">
        <w:lastRenderedPageBreak/>
        <w:t xml:space="preserve">retained in the final model set. Model averaging was implemented for the final model set, resulting in model-averaged coefficients for all model terms </w:t>
      </w:r>
      <w:r w:rsidRPr="001E05DC">
        <w:fldChar w:fldCharType="begin"/>
      </w:r>
      <w:r w:rsidR="00634903">
        <w:instrText xml:space="preserve"> ADDIN ZOTERO_ITEM CSL_CITATION {"citationID":"7EKj9FXi","properties":{"formattedCitation":"(Burnham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634903" w:rsidRPr="00634903">
        <w:rPr>
          <w:rFonts w:ascii="Calibri" w:hAnsi="Calibri" w:cs="Calibri"/>
        </w:rPr>
        <w:t>(Burnham and Anderson, 2007)</w:t>
      </w:r>
      <w:r w:rsidRPr="001E05DC">
        <w:fldChar w:fldCharType="end"/>
      </w:r>
      <w:r w:rsidRPr="001E05DC">
        <w:t xml:space="preserve">. Models were run and averaged using the </w:t>
      </w:r>
      <w:proofErr w:type="spellStart"/>
      <w:r w:rsidRPr="001E05DC">
        <w:t>MuMIn</w:t>
      </w:r>
      <w:proofErr w:type="spellEnd"/>
      <w:r w:rsidRPr="001E05DC">
        <w:t xml:space="preserve"> package in R (Version 1.43.17, </w:t>
      </w:r>
      <w:r w:rsidRPr="001E05DC">
        <w:fldChar w:fldCharType="begin"/>
      </w:r>
      <w:r w:rsidR="00634903">
        <w:instrText xml:space="preserve"> ADDIN ZOTERO_ITEM CSL_CITATION {"citationID":"Q0OhtjnI","properties":{"formattedCitation":"(Barto\\uc0\\u324{} 2020)","plainCitation":"(Bartoń 2020)","dontUpdate":true,"noteIndex":0},"citationItems":[{"id":2704,"uris":["http://zotero.org/users/2170232/items/TVZKJH5U"],"uri":["http://zotero.org/users/2170232/items/TVZKJH5U"],"itemData":{"id":2704,"type":"book","abstract":"Tools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Pr="001E05DC">
        <w:t>Bartoń 2020)</w:t>
      </w:r>
      <w:r w:rsidRPr="001E05DC">
        <w:fldChar w:fldCharType="end"/>
      </w:r>
      <w:r w:rsidRPr="001E05DC">
        <w:t>. This modelling procedure was repeated for a one-year time lag and two-year time lag as follows:</w:t>
      </w:r>
    </w:p>
    <w:p w14:paraId="7D4D4056" w14:textId="77777777" w:rsidR="001E05DC" w:rsidRPr="001E05DC" w:rsidRDefault="001E05DC" w:rsidP="001E05DC">
      <w:commentRangeStart w:id="21"/>
      <w:r w:rsidRPr="001E05DC">
        <w:t>No time lag:</w:t>
      </w:r>
      <w:commentRangeEnd w:id="21"/>
      <w:r w:rsidRPr="001E05DC">
        <w:commentReference w:id="21"/>
      </w:r>
    </w:p>
    <w:p w14:paraId="17AA2F23" w14:textId="077EF85E" w:rsidR="001E05DC" w:rsidRPr="001E05DC" w:rsidRDefault="00C80CE7" w:rsidP="001E05DC">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pt</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p w14:paraId="76DF09FC" w14:textId="17C72643" w:rsidR="001E05DC" w:rsidRPr="001E05DC" w:rsidRDefault="001E05DC" w:rsidP="001E05DC">
      <w:pPr>
        <w:rPr>
          <w:i/>
          <w:iCs/>
        </w:rPr>
      </w:pPr>
      <w:r w:rsidRPr="001E05DC">
        <w:t xml:space="preserve">Where </w:t>
      </w:r>
      <m:oMath>
        <m:r>
          <w:rPr>
            <w:rFonts w:ascii="Cambria Math" w:hAnsi="Cambria Math"/>
          </w:rPr>
          <m:t>γ</m:t>
        </m:r>
      </m:oMath>
      <w:r w:rsidRPr="001E05DC">
        <w:t xml:space="preserve"> is the response at time </w:t>
      </w:r>
      <m:oMath>
        <m:r>
          <w:rPr>
            <w:rFonts w:ascii="Cambria Math" w:hAnsi="Cambria Math"/>
          </w:rPr>
          <m:t>t</m:t>
        </m:r>
      </m:oMath>
      <w:r w:rsidRPr="001E05DC">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j=1,…,p</m:t>
        </m:r>
      </m:oMath>
      <w:r w:rsidRPr="001E05DC">
        <w:t xml:space="preserve"> is predictor variable </w:t>
      </w:r>
      <m:oMath>
        <m:r>
          <w:rPr>
            <w:rFonts w:ascii="Cambria Math" w:hAnsi="Cambria Math"/>
          </w:rPr>
          <m:t>j</m:t>
        </m:r>
      </m:oMath>
      <w:r w:rsidRPr="001E05DC">
        <w:t xml:space="preserve"> at time</w:t>
      </w:r>
      <m:oMath>
        <m:r>
          <w:rPr>
            <w:rFonts w:ascii="Cambria Math" w:hAnsi="Cambria Math"/>
          </w:rPr>
          <m:t xml:space="preserve"> t</m:t>
        </m:r>
      </m:oMath>
      <w:r w:rsidRPr="001E05DC">
        <w:t xml:space="preserve">.  </w:t>
      </w:r>
    </w:p>
    <w:p w14:paraId="658EF232" w14:textId="77777777" w:rsidR="001E05DC" w:rsidRPr="001E05DC" w:rsidRDefault="001E05DC" w:rsidP="001E05DC">
      <w:r w:rsidRPr="001E05DC">
        <w:t>One year time lag:</w:t>
      </w:r>
    </w:p>
    <w:p w14:paraId="37EE4680" w14:textId="14CDA10B" w:rsidR="001E05DC" w:rsidRPr="001E05DC" w:rsidRDefault="00C80CE7" w:rsidP="001E05DC">
      <m:oMathPara>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pt</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p w14:paraId="4B136A46" w14:textId="63E27AAB" w:rsidR="001E05DC" w:rsidRPr="001E05DC" w:rsidRDefault="001E05DC" w:rsidP="001E05DC">
      <w:r w:rsidRPr="001E05DC">
        <w:t xml:space="preserve">Where </w:t>
      </w:r>
      <m:oMath>
        <m:r>
          <w:rPr>
            <w:rFonts w:ascii="Cambria Math" w:hAnsi="Cambria Math"/>
          </w:rPr>
          <m:t>γ</m:t>
        </m:r>
      </m:oMath>
      <w:r w:rsidRPr="001E05DC">
        <w:t xml:space="preserve"> is the response at time </w:t>
      </w:r>
      <m:oMath>
        <m:r>
          <w:rPr>
            <w:rFonts w:ascii="Cambria Math" w:hAnsi="Cambria Math"/>
          </w:rPr>
          <m:t>t+1</m:t>
        </m:r>
      </m:oMath>
      <w:r w:rsidRPr="001E05DC">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j=1,…,p</m:t>
        </m:r>
      </m:oMath>
      <w:r w:rsidRPr="001E05DC">
        <w:t xml:space="preserve"> is predictor variable </w:t>
      </w:r>
      <m:oMath>
        <m:r>
          <w:rPr>
            <w:rFonts w:ascii="Cambria Math" w:hAnsi="Cambria Math"/>
          </w:rPr>
          <m:t>j</m:t>
        </m:r>
      </m:oMath>
      <w:r w:rsidRPr="001E05DC">
        <w:t xml:space="preserve"> at time</w:t>
      </w:r>
      <m:oMath>
        <m:r>
          <w:rPr>
            <w:rFonts w:ascii="Cambria Math" w:hAnsi="Cambria Math"/>
          </w:rPr>
          <m:t xml:space="preserve"> t</m:t>
        </m:r>
      </m:oMath>
      <w:r w:rsidRPr="001E05DC">
        <w:t xml:space="preserve">.  </w:t>
      </w:r>
    </w:p>
    <w:p w14:paraId="42E0EE19" w14:textId="77777777" w:rsidR="001E05DC" w:rsidRPr="001E05DC" w:rsidRDefault="001E05DC" w:rsidP="001E05DC">
      <w:pPr>
        <w:rPr>
          <w:i/>
          <w:iCs/>
        </w:rPr>
      </w:pPr>
      <w:r w:rsidRPr="001E05DC">
        <w:t>Two year time lag:</w:t>
      </w:r>
    </w:p>
    <w:p w14:paraId="4A1B19C9" w14:textId="1354741E" w:rsidR="001E05DC" w:rsidRPr="001E05DC" w:rsidRDefault="00C80CE7" w:rsidP="001E05DC">
      <m:oMathPara>
        <m:oMath>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pt</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p w14:paraId="0CB912A8" w14:textId="73A42BC0" w:rsidR="001E05DC" w:rsidRPr="001E05DC" w:rsidRDefault="001E05DC" w:rsidP="001E05DC">
      <w:r w:rsidRPr="001E05DC">
        <w:t xml:space="preserve">Where </w:t>
      </w:r>
      <m:oMath>
        <m:r>
          <w:rPr>
            <w:rFonts w:ascii="Cambria Math" w:hAnsi="Cambria Math"/>
          </w:rPr>
          <m:t>γ</m:t>
        </m:r>
      </m:oMath>
      <w:r w:rsidRPr="001E05DC">
        <w:t xml:space="preserve"> is the response at time </w:t>
      </w:r>
      <m:oMath>
        <m:r>
          <w:rPr>
            <w:rFonts w:ascii="Cambria Math" w:hAnsi="Cambria Math"/>
          </w:rPr>
          <m:t>t+2</m:t>
        </m:r>
      </m:oMath>
      <w:r w:rsidRPr="001E05DC">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j=1,…,p</m:t>
        </m:r>
      </m:oMath>
      <w:r w:rsidRPr="001E05DC">
        <w:t xml:space="preserve"> is predictor variable </w:t>
      </w:r>
      <m:oMath>
        <m:r>
          <w:rPr>
            <w:rFonts w:ascii="Cambria Math" w:hAnsi="Cambria Math"/>
          </w:rPr>
          <m:t>j</m:t>
        </m:r>
      </m:oMath>
      <w:r w:rsidRPr="001E05DC">
        <w:t xml:space="preserve"> at time</w:t>
      </w:r>
      <m:oMath>
        <m:r>
          <w:rPr>
            <w:rFonts w:ascii="Cambria Math" w:hAnsi="Cambria Math"/>
          </w:rPr>
          <m:t xml:space="preserve"> t</m:t>
        </m:r>
      </m:oMath>
      <w:r w:rsidRPr="001E05DC">
        <w:t xml:space="preserve">.  </w:t>
      </w:r>
    </w:p>
    <w:p w14:paraId="330D7A51" w14:textId="77777777" w:rsidR="001E05DC" w:rsidRPr="001E05DC" w:rsidRDefault="001E05DC" w:rsidP="001E05DC">
      <w:pPr>
        <w:rPr>
          <w:i/>
          <w:iCs/>
        </w:rPr>
      </w:pPr>
    </w:p>
    <w:p w14:paraId="271A539D" w14:textId="77777777" w:rsidR="001E05DC" w:rsidRPr="001E05DC" w:rsidRDefault="001E05DC" w:rsidP="001E05DC">
      <w:r w:rsidRPr="001E05DC">
        <w:rPr>
          <w:i/>
          <w:iCs/>
        </w:rPr>
        <w:t>Socioeconomic models</w:t>
      </w:r>
    </w:p>
    <w:p w14:paraId="38066DE0" w14:textId="77777777" w:rsidR="001E05DC" w:rsidRPr="001E05DC" w:rsidRDefault="001E05DC" w:rsidP="001E05DC">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time period. </w:t>
      </w:r>
    </w:p>
    <w:p w14:paraId="69B1FAEC" w14:textId="39BBC27D" w:rsidR="001E05DC" w:rsidRPr="001E05DC" w:rsidRDefault="001E05DC" w:rsidP="00634903">
      <w:pPr>
        <w:ind w:firstLine="720"/>
        <w:rPr>
          <w:i/>
          <w:iCs/>
        </w:rPr>
      </w:pPr>
      <w:r w:rsidRPr="001E05DC">
        <w:rPr>
          <w:i/>
          <w:iCs/>
        </w:rPr>
        <w:t>Commune-level models</w:t>
      </w:r>
    </w:p>
    <w:p w14:paraId="6BF413B0" w14:textId="2D7415CE" w:rsidR="001E05DC" w:rsidRPr="001E05DC" w:rsidRDefault="001E05DC" w:rsidP="001E05DC">
      <w:r w:rsidRPr="001E05DC">
        <w:t xml:space="preserve">Generalised linear mixed models (GLMM) with Poisson errors were used with commune nested within province as random intercept terms to account for repeat measurements and the hierarchical data structure, and year as a random slope term to account for temporal autocorrelation </w:t>
      </w:r>
      <w:r w:rsidRPr="001E05DC">
        <w:fldChar w:fldCharType="begin"/>
      </w:r>
      <w:r w:rsidR="00634903">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634903" w:rsidRPr="00634903">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xml:space="preserve">) was used as an offset term in all models to account for large variation in commune size. Due to the large number of available predictor variables, maximal within-set models were run first for each of the 8 variable sets (Table S8), and variables with very weak, or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(Table S19). Following an information theoretic approach </w:t>
      </w:r>
      <w:r w:rsidRPr="001E05DC">
        <w:fldChar w:fldCharType="begin"/>
      </w:r>
      <w:r w:rsidR="00634903">
        <w:instrText xml:space="preserve"> ADDIN ZOTERO_ITEM CSL_CITATION {"citationID":"8ICFBCnK","properties":{"formattedCitation":"(Burnham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634903" w:rsidRPr="00634903">
        <w:rPr>
          <w:rFonts w:ascii="Calibri" w:hAnsi="Calibri" w:cs="Calibri"/>
        </w:rPr>
        <w:t>(Burnham and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w:t>
      </w:r>
      <w:proofErr w:type="spellStart"/>
      <w:r w:rsidRPr="001E05DC">
        <w:t>MuMIn</w:t>
      </w:r>
      <w:proofErr w:type="spellEnd"/>
      <w:r w:rsidRPr="001E05DC">
        <w:t xml:space="preserve">’ </w:t>
      </w:r>
      <w:r w:rsidRPr="001E05DC">
        <w:fldChar w:fldCharType="begin"/>
      </w:r>
      <w:r w:rsidR="00634903">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634903" w:rsidRPr="00634903">
        <w:rPr>
          <w:rFonts w:ascii="Calibri" w:hAnsi="Calibri" w:cs="Calibri"/>
          <w:szCs w:val="24"/>
        </w:rPr>
        <w:t>(</w:t>
      </w:r>
      <w:proofErr w:type="spellStart"/>
      <w:r w:rsidR="00634903" w:rsidRPr="00634903">
        <w:rPr>
          <w:rFonts w:ascii="Calibri" w:hAnsi="Calibri" w:cs="Calibri"/>
          <w:szCs w:val="24"/>
        </w:rPr>
        <w:t>Bartoń</w:t>
      </w:r>
      <w:proofErr w:type="spellEnd"/>
      <w:r w:rsidR="00634903" w:rsidRPr="00634903">
        <w:rPr>
          <w:rFonts w:ascii="Calibri" w:hAnsi="Calibri" w:cs="Calibri"/>
          <w:szCs w:val="24"/>
        </w:rPr>
        <w:t>, 2020)</w:t>
      </w:r>
      <w:r w:rsidRPr="001E05DC">
        <w:fldChar w:fldCharType="end"/>
      </w:r>
      <w:r w:rsidRPr="001E05DC">
        <w:t xml:space="preserve">. To investigate the variation in effects between provinces, predictions were made for each variable within each </w:t>
      </w:r>
      <w:r w:rsidRPr="001E05DC">
        <w:lastRenderedPageBreak/>
        <w:t xml:space="preserve">commune and the 50% quantile from all commune-level predictions within each province was extracted as the provincial mean prediction. </w:t>
      </w:r>
    </w:p>
    <w:p w14:paraId="0DA42C9E" w14:textId="77777777" w:rsidR="001E05DC" w:rsidRPr="001E05DC" w:rsidRDefault="001E05DC" w:rsidP="001E05DC">
      <w:pPr>
        <w:rPr>
          <w:i/>
          <w:iCs/>
        </w:rPr>
      </w:pPr>
      <w:r w:rsidRPr="001E05DC">
        <w:tab/>
      </w:r>
      <w:r w:rsidRPr="001E05DC">
        <w:rPr>
          <w:i/>
          <w:iCs/>
        </w:rPr>
        <w:t>Province-level models</w:t>
      </w:r>
    </w:p>
    <w:p w14:paraId="6E506F9B" w14:textId="77777777" w:rsidR="001E05DC" w:rsidRPr="001E05DC" w:rsidRDefault="001E05DC" w:rsidP="001E05DC">
      <w:r w:rsidRPr="001E05DC">
        <w:t xml:space="preserve">The same GLMM model formulation was used for the province-level models except that commune was removed from the random effects structure. Based on provincial-level histograms of predictor variables, 14 predictors were converted to categorical variables by splitting the data by the mean, resulting </w:t>
      </w:r>
      <w:commentRangeStart w:id="22"/>
      <w:r w:rsidRPr="001E05DC">
        <w:t xml:space="preserve">in “high” and “low” values </w:t>
      </w:r>
      <w:commentRangeEnd w:id="22"/>
      <w:r w:rsidR="005C4DCA">
        <w:rPr>
          <w:rStyle w:val="CommentReference"/>
        </w:rPr>
        <w:commentReference w:id="22"/>
      </w:r>
      <w:r w:rsidRPr="001E05DC">
        <w:t xml:space="preserve">(Table 2). Following an information theoretic approach, a candidate set of models was created (Table </w:t>
      </w:r>
      <w:proofErr w:type="spellStart"/>
      <w:r w:rsidRPr="001E05DC">
        <w:t>Sx</w:t>
      </w:r>
      <w:proofErr w:type="spellEnd"/>
      <w:r w:rsidRPr="001E05DC">
        <w:t>) and model comparison was done using AIC.</w:t>
      </w:r>
    </w:p>
    <w:p w14:paraId="1ED66EB8" w14:textId="77777777" w:rsidR="001E05DC" w:rsidRPr="001E05DC" w:rsidRDefault="001E05DC" w:rsidP="001E05DC">
      <w:r w:rsidRPr="001E05DC">
        <w:rPr>
          <w:b/>
          <w:bCs/>
          <w:i/>
          <w:iCs/>
        </w:rPr>
        <w:t>Cluster analysis</w:t>
      </w:r>
    </w:p>
    <w:p w14:paraId="2362416B" w14:textId="3E51C2A4" w:rsidR="001E05DC" w:rsidRPr="001E05DC" w:rsidRDefault="001E05DC" w:rsidP="001E05DC">
      <w:r w:rsidRPr="001E05DC">
        <w:t xml:space="preserve">Agglomerative clustering was conducted to create a typology for provinces based on the socioeconomic variables used in the analysis above. Several agglomerative clustering approaches were assessed. These were single linkage, complete linkage, unweighted pair-group using arithmetic averages (UPGMA), unweighted pair-group using centroids (UPGMC), Ward’s minimum variance, and flexible clustering. The methods were compared using cophenetic correlation and Gower distance metrics, and the appropriate number of clusters (k) was selected using the matrix correlation statistics </w:t>
      </w:r>
      <w:r w:rsidRPr="001E05DC">
        <w:fldChar w:fldCharType="begin"/>
      </w:r>
      <w:r w:rsidR="00634903">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634903" w:rsidRPr="00634903">
        <w:rPr>
          <w:rFonts w:ascii="Calibri" w:hAnsi="Calibri" w:cs="Calibri"/>
        </w:rPr>
        <w:t>(Borcard et al., 2018)</w:t>
      </w:r>
      <w:r w:rsidRPr="001E05DC">
        <w:fldChar w:fldCharType="end"/>
      </w:r>
      <w:r w:rsidRPr="001E05DC">
        <w:t xml:space="preserve">. The capital city of Phnom Penh, which is technically a province in itself, was removed prior to clustering because it has extreme values for many of the variables and is thus an outlier that affects the clustering. </w:t>
      </w:r>
    </w:p>
    <w:p w14:paraId="0B745EAC" w14:textId="77777777" w:rsidR="001E05DC" w:rsidRPr="001E05DC" w:rsidRDefault="001E05DC" w:rsidP="001E05DC"/>
    <w:p w14:paraId="0A6093D3" w14:textId="77777777" w:rsidR="001E05DC" w:rsidRPr="001E05DC" w:rsidRDefault="001E05DC" w:rsidP="001E05DC"/>
    <w:p w14:paraId="3613C6FE" w14:textId="77777777" w:rsidR="001E05DC" w:rsidRPr="001E05DC" w:rsidRDefault="001E05DC" w:rsidP="001E05DC"/>
    <w:p w14:paraId="2FC5C0BC" w14:textId="77777777" w:rsidR="001E05DC" w:rsidRPr="001E05DC" w:rsidRDefault="001E05DC" w:rsidP="001E05DC"/>
    <w:p w14:paraId="507FCA8E" w14:textId="77777777" w:rsidR="001E05DC" w:rsidRPr="001E05DC" w:rsidRDefault="001E05DC" w:rsidP="001E05DC"/>
    <w:p w14:paraId="3314C973" w14:textId="77777777" w:rsidR="00923F2F" w:rsidRDefault="00923F2F">
      <w:pPr>
        <w:sectPr w:rsidR="00923F2F" w:rsidSect="007556BA">
          <w:pgSz w:w="11906" w:h="16838"/>
          <w:pgMar w:top="1440" w:right="1440" w:bottom="1440" w:left="1440" w:header="708" w:footer="708" w:gutter="0"/>
          <w:cols w:space="708"/>
          <w:docGrid w:linePitch="360"/>
        </w:sectPr>
      </w:pPr>
    </w:p>
    <w:p w14:paraId="3BD3F605" w14:textId="77777777" w:rsidR="00923F2F" w:rsidRPr="00B462AE" w:rsidRDefault="00923F2F" w:rsidP="00923F2F">
      <w:pPr>
        <w:rPr>
          <w:b/>
          <w:bCs/>
          <w:sz w:val="24"/>
          <w:szCs w:val="24"/>
        </w:rPr>
      </w:pPr>
      <w:r w:rsidRPr="00B462AE">
        <w:rPr>
          <w:b/>
          <w:bCs/>
          <w:sz w:val="24"/>
          <w:szCs w:val="24"/>
        </w:rPr>
        <w:lastRenderedPageBreak/>
        <w:t xml:space="preserve">Results </w:t>
      </w:r>
    </w:p>
    <w:p w14:paraId="4D91EB11" w14:textId="77777777" w:rsidR="00923F2F" w:rsidRDefault="00923F2F" w:rsidP="00923F2F">
      <w:pPr>
        <w:rPr>
          <w:b/>
          <w:bCs/>
          <w:i/>
          <w:iCs/>
        </w:rPr>
      </w:pPr>
      <w:r w:rsidRPr="00274974">
        <w:rPr>
          <w:b/>
          <w:bCs/>
          <w:i/>
          <w:iCs/>
        </w:rPr>
        <w:t>Macroeconomic analysis</w:t>
      </w:r>
    </w:p>
    <w:p w14:paraId="71F3CF6D" w14:textId="77777777" w:rsidR="00923F2F" w:rsidRPr="00274974" w:rsidRDefault="00923F2F" w:rsidP="00923F2F">
      <w:pPr>
        <w:rPr>
          <w:i/>
          <w:iCs/>
        </w:rPr>
      </w:pPr>
      <w:r>
        <w:rPr>
          <w:i/>
          <w:iCs/>
        </w:rPr>
        <w:t>Rate of forest loss response</w:t>
      </w:r>
    </w:p>
    <w:p w14:paraId="31698A26" w14:textId="231D5695" w:rsidR="00923F2F" w:rsidRDefault="00923F2F" w:rsidP="00923F2F">
      <w:commentRangeStart w:id="23"/>
      <w:r>
        <w:t xml:space="preserve">Models revealed that there were no strong effects of the macroeconomic predictors on forest loss between 1993 and 2015 </w:t>
      </w:r>
      <w:commentRangeEnd w:id="23"/>
      <w:r w:rsidR="00E7742F">
        <w:rPr>
          <w:rStyle w:val="CommentReference"/>
        </w:rPr>
        <w:commentReference w:id="23"/>
      </w:r>
      <w:r>
        <w:t>(</w:t>
      </w:r>
      <w:r w:rsidRPr="00045ECA">
        <w:t>Figures S2 – S4</w:t>
      </w:r>
      <w:r>
        <w:t xml:space="preserve">). For each predictor set there were between 5 and 28 models in the top model set and final coefficients were calculated using full averages </w:t>
      </w:r>
      <w:r>
        <w:fldChar w:fldCharType="begin"/>
      </w:r>
      <w:r w:rsidR="00634903">
        <w:instrText xml:space="preserve"> ADDIN ZOTERO_ITEM CSL_CITATION {"citationID":"0VP53lay","properties":{"formattedCitation":"(Burnham and Anderson, 2007)","plainCitation":"(Burnham and Anderson, 2007)","dontUpdate":true,"noteIndex":0},"citationItems":[{"id":2667,"uris":["http://zotero.org/users/2170232/items/XAWFRFE5"],"uri":["http://zotero.org/users/2170232/items/XAWFRFE5"],"itemData":{"id":2667,"type":"book","abstract":"We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fldChar w:fldCharType="separate"/>
      </w:r>
      <w:r w:rsidRPr="00D913D7">
        <w:rPr>
          <w:rFonts w:ascii="Calibri" w:hAnsi="Calibri" w:cs="Calibri"/>
        </w:rPr>
        <w:t>(</w:t>
      </w:r>
      <w:r w:rsidRPr="00045ECA">
        <w:t>Tables S9 – S</w:t>
      </w:r>
      <w:r>
        <w:t>17</w:t>
      </w:r>
      <w:r>
        <w:rPr>
          <w:rFonts w:ascii="Calibri" w:hAnsi="Calibri" w:cs="Calibri"/>
        </w:rPr>
        <w:t xml:space="preserve">, </w:t>
      </w:r>
      <w:r w:rsidRPr="00D913D7">
        <w:rPr>
          <w:rFonts w:ascii="Calibri" w:hAnsi="Calibri" w:cs="Calibri"/>
        </w:rPr>
        <w:t>Burnham and Anderson, 2007)</w:t>
      </w:r>
      <w:r>
        <w:fldChar w:fldCharType="end"/>
      </w:r>
      <w:r>
        <w:t xml:space="preserve">. The largest effects were from two of the control variables (population density, time). The largest effect overall was for population density with a one-year time lag (full averaged coefficient = -632.9, SE = 64.8, </w:t>
      </w:r>
      <w:r w:rsidRPr="00045ECA">
        <w:t>Table S10</w:t>
      </w:r>
      <w:r>
        <w:t xml:space="preserve">). The largest effect excluding control variables was for agricultural proportion of GDP with a one-year time lag (full averaged coefficient = -14.9, SE = 7.9) suggesting that there is a small reduction in the rate of forest loss as the contribution of agriculture to national GDP increases, </w:t>
      </w:r>
      <w:commentRangeStart w:id="24"/>
      <w:r>
        <w:t xml:space="preserve">although this effect is very weak </w:t>
      </w:r>
      <w:commentRangeEnd w:id="24"/>
      <w:r w:rsidR="001F0196">
        <w:rPr>
          <w:rStyle w:val="CommentReference"/>
        </w:rPr>
        <w:commentReference w:id="24"/>
      </w:r>
      <w:r>
        <w:t>(</w:t>
      </w:r>
      <w:r w:rsidRPr="00045ECA">
        <w:t>Figure S2, Table S1</w:t>
      </w:r>
      <w:r>
        <w:t>0) and is not considered definitive.</w:t>
      </w:r>
    </w:p>
    <w:p w14:paraId="38E5AFE4" w14:textId="77777777" w:rsidR="00923F2F" w:rsidRPr="00BA5281" w:rsidRDefault="00923F2F" w:rsidP="00923F2F">
      <w:pPr>
        <w:rPr>
          <w:i/>
          <w:iCs/>
        </w:rPr>
      </w:pPr>
      <w:r>
        <w:rPr>
          <w:i/>
          <w:iCs/>
        </w:rPr>
        <w:t>New economic land concession response</w:t>
      </w:r>
    </w:p>
    <w:p w14:paraId="5E99A0BB" w14:textId="77777777" w:rsidR="00923F2F" w:rsidRDefault="00923F2F" w:rsidP="00923F2F">
      <w:r>
        <w:t>There were 287 new ELCs allocated within the study period, with the majority (51%) being designated for rubber production (</w:t>
      </w:r>
      <w:r w:rsidRPr="00045ECA">
        <w:t>Table S</w:t>
      </w:r>
      <w:r>
        <w:t xml:space="preserve">18). The most valuable crop in terms of commodity price during the study period was rubber, with a mean market price of $1743/ton, followed by rice ($348/ton) and sugar ($282/ton, </w:t>
      </w:r>
      <w:r w:rsidRPr="00045ECA">
        <w:t>Table S18</w:t>
      </w:r>
      <w:r>
        <w:t xml:space="preserve">). The most valuable crop in terms of producer (farmgate) prices was sugar with a mean price over the study period of $2115/ton, followed by rubber ($317/ton) and corn ($197/ton, </w:t>
      </w:r>
      <w:r w:rsidRPr="00045ECA">
        <w:t>Table S</w:t>
      </w:r>
      <w:r>
        <w:t xml:space="preserve">18). A greater number of effects were revealed in the macroeconomic analysis with new economic land concession allocation as the response. The largest effect was for the economic control variable population density, where there were very strong negative effects across all time lags (rate ratios for one-year lag = 0.012, two-year lag = 0.002, three-year lag = 0.0005, </w:t>
      </w:r>
      <w:r w:rsidRPr="00E71D64">
        <w:t xml:space="preserve">Table </w:t>
      </w:r>
      <w:r>
        <w:t xml:space="preserve">3), indicating that new ELCs do not get allocated in areas of high human population density. </w:t>
      </w:r>
      <w:commentRangeStart w:id="25"/>
      <w:commentRangeStart w:id="26"/>
      <w:r>
        <w:t>The largest overall effect excluding control variables was for changes in agricultural proportion of GDP with no time lag and a one-year time lag (no time lag rate ratio = 1.310, and one-year time lag rate ratio = 1.284</w:t>
      </w:r>
      <w:commentRangeEnd w:id="25"/>
      <w:r>
        <w:rPr>
          <w:rStyle w:val="CommentReference"/>
        </w:rPr>
        <w:commentReference w:id="25"/>
      </w:r>
      <w:commentRangeEnd w:id="26"/>
      <w:r w:rsidR="008C482E">
        <w:rPr>
          <w:rStyle w:val="CommentReference"/>
        </w:rPr>
        <w:commentReference w:id="26"/>
      </w:r>
      <w:r>
        <w:t xml:space="preserve">, </w:t>
      </w:r>
      <w:r w:rsidRPr="005E63DE">
        <w:t>Table 3, Figure 2</w:t>
      </w:r>
      <w:r>
        <w:t xml:space="preserve">). </w:t>
      </w:r>
    </w:p>
    <w:p w14:paraId="46B81D25" w14:textId="77777777" w:rsidR="00923F2F" w:rsidRDefault="00923F2F" w:rsidP="00923F2F">
      <w:r>
        <w:t xml:space="preserve">From an economic perspective there were positive relationships between the allocation of new ELCs and increases in the agricultural proportion of GDP and increases in foreign direct investment (one-year time lag rate ratio = 1.004, </w:t>
      </w:r>
      <w:r w:rsidRPr="005E63DE">
        <w:t>Table 3, Figure 2</w:t>
      </w:r>
      <w:r>
        <w:t xml:space="preserve">). These effects suggest ties between both the development of new industrial-scale concessions and the growth of the agricultural sector, and the injection of foreign wealth into the sector via the purchasing of concessions by international companies. </w:t>
      </w:r>
      <w:commentRangeStart w:id="27"/>
      <w:r>
        <w:t xml:space="preserve">For example, when the agricultural sector’s proportion of national GDP decreases by 3% in a given year relative to the previous year, the number of new ELCs allocated that year is predicted to be approximately 2, whereas when the sector’s proportion of national GDP increases in a given year by 1% relative to the previous year, the number of new ELCs is predicted to be 6. When the amount of foreign investment decreases by approximately $10 million relative to the previous year, the number of new ELCs one year later is predicted to be 3. Conversely, when foreign investment in a given year increases by approximately $300 million relative to the previous year, then one year later the number of new ELCs is predicted to be 10. The one-year time lag of the effect of foreign investment suggests that it takes approximately one year from the time of investment for a company to see the creation of their land concession. </w:t>
      </w:r>
      <w:commentRangeEnd w:id="27"/>
      <w:r w:rsidR="0089573D">
        <w:rPr>
          <w:rStyle w:val="CommentReference"/>
        </w:rPr>
        <w:commentReference w:id="27"/>
      </w:r>
      <w:r>
        <w:t xml:space="preserve">There was also a positive relationship between new ELC allocation and increases in development flows to the environment sector (no time lag rate ratio = 1.031). This suggests that in the short-term, investments into the environment sector via </w:t>
      </w:r>
      <w:r>
        <w:lastRenderedPageBreak/>
        <w:t xml:space="preserve">development funding (predominantly from international donors) does not reduce the number of new ELC allocations. </w:t>
      </w:r>
    </w:p>
    <w:p w14:paraId="2042EDE8" w14:textId="77777777" w:rsidR="00923F2F" w:rsidRDefault="00923F2F" w:rsidP="00923F2F">
      <w:r>
        <w:t xml:space="preserve">There was a negative relationship between new ELC allocation and increases in per capita GDP (one-year time lag rate ratio = 0.985 and two-year time lag rate ratio = 0.974, </w:t>
      </w:r>
      <w:r w:rsidRPr="005E63DE">
        <w:t>Table 3, Figure 2</w:t>
      </w:r>
      <w:r>
        <w:t xml:space="preserve">). The reduction in ELC allocation as GDP increases, over a period of one and two years, potentially suggests that there is a positive economic effect of ELCs. New concessions inject money into the national economy at various scales, for example at the national level via taxes to the government, and to the local level via employment opportunities and infrastructure development. Thus, as the economy grows, the need for new ELCs diminishes. For example, when GDP per capita in a given year falls by approximately $6 relative to the previous year, the number of new ELCs is predicted to be 8, whereas when the GDP per capita rises in a given year by approximately $60 relative to the previous year, the number of new ELCs predicted is only 3.  </w:t>
      </w:r>
    </w:p>
    <w:p w14:paraId="42ADB27A" w14:textId="77777777" w:rsidR="00923F2F" w:rsidRDefault="00923F2F" w:rsidP="00923F2F">
      <w:r>
        <w:t>The largest effect within the commodity set was for the change in market price of rice in the same year as the response (no time lag) with a rate ratio of 1.009 (</w:t>
      </w:r>
      <w:r w:rsidRPr="005E63DE">
        <w:t>Table 3</w:t>
      </w:r>
      <w:r>
        <w:t xml:space="preserve">). There were further strong positive relationships between the changes in the market price of rubber (no time lag rate ratio = 1.001), the changes in the non-food production index (one-year time lag rate ratio = 1.007), and changes in the market price of sugar (two-year time lag rate ratio = 1.009). Economic land concessions in Cambodia are predominantly agro-industrial concessions, and therefore the positive relationships between the market price of agricultural commodities and new ELC allocations is not surprising. Rubber and rice are the most valuable market commodities within the variable set, and we can see this reflected in the model; if rubber market prices do not change between years </w:t>
      </w:r>
      <w:r>
        <w:rPr>
          <w:i/>
          <w:iCs/>
        </w:rPr>
        <w:t>t</w:t>
      </w:r>
      <w:r>
        <w:t xml:space="preserve"> and </w:t>
      </w:r>
      <w:r>
        <w:rPr>
          <w:i/>
          <w:iCs/>
        </w:rPr>
        <w:t>t+1</w:t>
      </w:r>
      <w:r>
        <w:t xml:space="preserve"> then approximately 4 new ELCs are predicted in year </w:t>
      </w:r>
      <w:r>
        <w:rPr>
          <w:i/>
          <w:iCs/>
        </w:rPr>
        <w:t>t+1</w:t>
      </w:r>
      <w:r>
        <w:t xml:space="preserve">, whereas if the price of rubber increases by $1500/ton in year </w:t>
      </w:r>
      <w:r>
        <w:rPr>
          <w:i/>
          <w:iCs/>
        </w:rPr>
        <w:t>t</w:t>
      </w:r>
      <w:r>
        <w:t xml:space="preserve">, then approximately 29 new ELCs are predicted in year </w:t>
      </w:r>
      <w:r>
        <w:rPr>
          <w:i/>
          <w:iCs/>
        </w:rPr>
        <w:t>t+1</w:t>
      </w:r>
      <w:r>
        <w:t xml:space="preserve">. Similarly, if there is no change in the market price of rice between two given years, then approximately 5 new ELCs are predicted. If the market value increases by $300/ton then in year </w:t>
      </w:r>
      <w:r>
        <w:rPr>
          <w:i/>
          <w:iCs/>
        </w:rPr>
        <w:t>t+1</w:t>
      </w:r>
      <w:r>
        <w:t xml:space="preserve"> approximately 80 new ELCs are predicted. Interestingly the effect of changes in sugar price were weak when there was no time lag, but the effect was stronger when both a one-year and two-year time lag were introduced (</w:t>
      </w:r>
      <w:r w:rsidRPr="005E63DE">
        <w:t>Figure 3</w:t>
      </w:r>
      <w:r>
        <w:t xml:space="preserve">).  </w:t>
      </w:r>
    </w:p>
    <w:p w14:paraId="1CA4B9F4" w14:textId="77777777" w:rsidR="00923F2F" w:rsidRDefault="00923F2F" w:rsidP="00923F2F">
      <w:r>
        <w:t xml:space="preserve">There were three negative relationships between ELC allocation and commodity variables, all of which were in the same year as the response (no time lag, </w:t>
      </w:r>
      <w:r w:rsidRPr="005E63DE">
        <w:t>Figure 3</w:t>
      </w:r>
      <w:r>
        <w:t xml:space="preserve">). There were weak negative effects of changes in the market prices of corn (no time lag rate ratio = 0.997) and sugar (no time lag rate ratio = 0.999). Considering the stronger positive effects of sugar price on ELCs after one- and two-year lags, it is unlikely that the very weak negative effect with no time lag is meaningful. The non-food production index had a much stronger negative effect on ELC allocation when there was no time lag (rate ratio = 0.990). The change in direction of the effect of the non-food production index between no time lag and a one-year time lag suggests a complex relationship between the index and ELCs. </w:t>
      </w:r>
    </w:p>
    <w:p w14:paraId="767E91FD" w14:textId="77777777" w:rsidR="00923F2F" w:rsidRDefault="00923F2F" w:rsidP="00923F2F">
      <w:r>
        <w:t>The producer price variable set, which reflects the farmgate prices of the commodities, had both positive and negative relationships with ELC allocation (</w:t>
      </w:r>
      <w:r w:rsidRPr="005E63DE">
        <w:t>Figure 4, Table 3</w:t>
      </w:r>
      <w:r>
        <w:t>). The strongest positive relationship was with changes in the producer price of rubber (no time lag rate ratio = 1.035). The effect of positive changes (i.e., net increases) in the price a farmer will get for rubber production can be seen in the predictions of new ELCs (</w:t>
      </w:r>
      <w:r w:rsidRPr="00DF51FB">
        <w:t>Figure 4</w:t>
      </w:r>
      <w:r>
        <w:t xml:space="preserve">). The difference between the number of ELC allocations when the producer price of rubber changes from a decrease of $30/ton (from year </w:t>
      </w:r>
      <w:r>
        <w:rPr>
          <w:i/>
          <w:iCs/>
        </w:rPr>
        <w:t xml:space="preserve">t </w:t>
      </w:r>
      <w:r>
        <w:t xml:space="preserve">to year </w:t>
      </w:r>
      <w:r>
        <w:rPr>
          <w:i/>
          <w:iCs/>
        </w:rPr>
        <w:t>t+1</w:t>
      </w:r>
      <w:r>
        <w:t xml:space="preserve">) to no change at all (i.e., the price remains constant) is approximately 3. In contrast, the difference in ELC allocation between no change in price and a positive change of $30/ton is more than 12. This suggests that producers are highly influenced by sale prices of commodities, </w:t>
      </w:r>
      <w:r>
        <w:lastRenderedPageBreak/>
        <w:t xml:space="preserve">particularly of high value products such as rubber, and that they will act quickly when there is the potential for financial gain. There were also positive relationships between ELC allocation and changes in the producer price of corn (one-year time lag rate ratio = 1.011) and the producer price of rice (two-year time lag rate ratio = 1.013, </w:t>
      </w:r>
      <w:r w:rsidRPr="00DF51FB">
        <w:t>Figure 4, Table 3</w:t>
      </w:r>
      <w:r>
        <w:t xml:space="preserve">). Corn and rice are less valuable in terms of absolute producer prices than sugar and rubber, and this may be reflected in the time lag that exists between positive changes in the prices and increases in new ELCs. </w:t>
      </w:r>
    </w:p>
    <w:p w14:paraId="70B39AA2" w14:textId="77777777" w:rsidR="00923F2F" w:rsidRDefault="00923F2F" w:rsidP="00923F2F">
      <w:r>
        <w:t>There were two negative relationships between producer price variables and new ELC allocations (</w:t>
      </w:r>
      <w:r w:rsidRPr="00DF51FB">
        <w:t>Figure 4</w:t>
      </w:r>
      <w:r>
        <w:t xml:space="preserve">). Increases in the producer prices of rice and cassava resulted in fewer predicted ELCs in the same year (no time lag rate ratio = 0.976) and two years later (two-year time lag rate ratio = 0.982), respectively. The difference in the direction of the effect of rice producer prices in year </w:t>
      </w:r>
      <w:r>
        <w:rPr>
          <w:i/>
          <w:iCs/>
        </w:rPr>
        <w:t>t</w:t>
      </w:r>
      <w:r>
        <w:t xml:space="preserve"> and year </w:t>
      </w:r>
      <w:r>
        <w:rPr>
          <w:i/>
          <w:iCs/>
        </w:rPr>
        <w:t>t+2</w:t>
      </w:r>
      <w:r>
        <w:t xml:space="preserve"> (</w:t>
      </w:r>
      <w:r w:rsidRPr="00DF51FB">
        <w:t>Figure 4</w:t>
      </w:r>
      <w:r>
        <w:t xml:space="preserve">) suggests that there is a complex relationship between rice production and new ELC allocation. Rice production is the dominant agricultural crop in Cambodia and is the second most valuable commodity in terms of market value </w:t>
      </w:r>
      <w:r w:rsidRPr="00DF51FB">
        <w:t>(Table S18</w:t>
      </w:r>
      <w:r>
        <w:t>). Yet only 1.7% of ELCs created during the study period were designated for rice production (</w:t>
      </w:r>
      <w:r w:rsidRPr="00DF51FB">
        <w:t>Table S18</w:t>
      </w:r>
      <w:r>
        <w:t xml:space="preserve">), suggesting that rice production and price were not driving forces behind ELC allocation. The negative relationship between the producer price of cassava and new ELC allocation was strong (two-year time lag rate ratio = 0.982, </w:t>
      </w:r>
      <w:r w:rsidRPr="00DF51FB">
        <w:t>Figure 4</w:t>
      </w:r>
      <w:r>
        <w:t>). Cassava is not a</w:t>
      </w:r>
      <w:r>
        <w:tab/>
        <w:t xml:space="preserve"> valuable crop, yet it was the third most designated crop for new ELCs during the study period (4.9% of new ELCs, </w:t>
      </w:r>
      <w:r w:rsidRPr="00DF51FB">
        <w:t>Table S18</w:t>
      </w:r>
      <w:r>
        <w:t xml:space="preserve">). It is unclear what is driving the negative relationship between cassava and new ELCs after two years. </w:t>
      </w:r>
    </w:p>
    <w:p w14:paraId="35401F48" w14:textId="77777777" w:rsidR="00923F2F" w:rsidRDefault="00923F2F" w:rsidP="00923F2F">
      <w:pPr>
        <w:rPr>
          <w:b/>
          <w:bCs/>
          <w:i/>
          <w:iCs/>
        </w:rPr>
      </w:pPr>
    </w:p>
    <w:p w14:paraId="77FCCC51" w14:textId="77777777" w:rsidR="00923F2F" w:rsidRDefault="00923F2F" w:rsidP="00923F2F">
      <w:pPr>
        <w:rPr>
          <w:b/>
          <w:bCs/>
          <w:i/>
          <w:iCs/>
        </w:rPr>
      </w:pPr>
    </w:p>
    <w:p w14:paraId="38374459" w14:textId="77777777" w:rsidR="00923F2F" w:rsidRDefault="00923F2F" w:rsidP="00923F2F">
      <w:pPr>
        <w:rPr>
          <w:b/>
          <w:bCs/>
          <w:i/>
          <w:iCs/>
        </w:rPr>
      </w:pPr>
    </w:p>
    <w:p w14:paraId="3B45ED2A" w14:textId="77777777" w:rsidR="00923F2F" w:rsidRDefault="00923F2F" w:rsidP="00923F2F">
      <w:pPr>
        <w:rPr>
          <w:b/>
          <w:bCs/>
          <w:i/>
          <w:iCs/>
        </w:rPr>
      </w:pPr>
    </w:p>
    <w:p w14:paraId="04A82E24" w14:textId="77777777" w:rsidR="00923F2F" w:rsidRDefault="00923F2F" w:rsidP="00923F2F">
      <w:pPr>
        <w:rPr>
          <w:b/>
          <w:bCs/>
          <w:i/>
          <w:iCs/>
        </w:rPr>
      </w:pPr>
    </w:p>
    <w:p w14:paraId="42FED24D" w14:textId="77777777" w:rsidR="00923F2F" w:rsidRDefault="00923F2F" w:rsidP="00923F2F">
      <w:pPr>
        <w:rPr>
          <w:b/>
          <w:bCs/>
          <w:i/>
          <w:iCs/>
        </w:rPr>
      </w:pPr>
    </w:p>
    <w:p w14:paraId="44D6A8CB" w14:textId="77777777" w:rsidR="00923F2F" w:rsidRDefault="00923F2F" w:rsidP="00923F2F">
      <w:pPr>
        <w:rPr>
          <w:b/>
          <w:bCs/>
          <w:i/>
          <w:iCs/>
        </w:rPr>
      </w:pPr>
    </w:p>
    <w:p w14:paraId="7A163EE5" w14:textId="77777777" w:rsidR="00923F2F" w:rsidRDefault="00923F2F" w:rsidP="00923F2F">
      <w:pPr>
        <w:rPr>
          <w:b/>
          <w:bCs/>
          <w:i/>
          <w:iCs/>
        </w:rPr>
      </w:pPr>
    </w:p>
    <w:p w14:paraId="4277DE83" w14:textId="77777777" w:rsidR="00923F2F" w:rsidRDefault="00923F2F" w:rsidP="00923F2F">
      <w:pPr>
        <w:rPr>
          <w:b/>
          <w:bCs/>
          <w:i/>
          <w:iCs/>
        </w:rPr>
      </w:pPr>
    </w:p>
    <w:p w14:paraId="0BA0233B" w14:textId="77777777" w:rsidR="00923F2F" w:rsidRDefault="00923F2F" w:rsidP="00923F2F">
      <w:pPr>
        <w:rPr>
          <w:b/>
          <w:bCs/>
          <w:i/>
          <w:iCs/>
        </w:rPr>
      </w:pPr>
    </w:p>
    <w:p w14:paraId="19744788" w14:textId="77777777" w:rsidR="00923F2F" w:rsidRDefault="00923F2F" w:rsidP="00923F2F">
      <w:pPr>
        <w:rPr>
          <w:b/>
          <w:bCs/>
          <w:i/>
          <w:iCs/>
        </w:rPr>
      </w:pPr>
    </w:p>
    <w:p w14:paraId="1CE8EF9F" w14:textId="77777777" w:rsidR="00923F2F" w:rsidRDefault="00923F2F" w:rsidP="00923F2F">
      <w:pPr>
        <w:rPr>
          <w:b/>
          <w:bCs/>
          <w:i/>
          <w:iCs/>
        </w:rPr>
      </w:pPr>
    </w:p>
    <w:p w14:paraId="2F3D579E" w14:textId="77777777" w:rsidR="00923F2F" w:rsidRDefault="00923F2F" w:rsidP="00923F2F">
      <w:pPr>
        <w:sectPr w:rsidR="00923F2F">
          <w:pgSz w:w="11906" w:h="16838"/>
          <w:pgMar w:top="1440" w:right="1440" w:bottom="1440" w:left="1440" w:header="708" w:footer="708" w:gutter="0"/>
          <w:cols w:space="708"/>
          <w:docGrid w:linePitch="360"/>
        </w:sectPr>
      </w:pPr>
    </w:p>
    <w:p w14:paraId="5F570C5B" w14:textId="77777777" w:rsidR="00923F2F" w:rsidRPr="00B41CFA" w:rsidRDefault="00923F2F" w:rsidP="00923F2F">
      <w:pPr>
        <w:rPr>
          <w:b/>
          <w:bCs/>
          <w:sz w:val="20"/>
          <w:szCs w:val="20"/>
        </w:rPr>
      </w:pPr>
      <w:r w:rsidRPr="00B41CFA">
        <w:rPr>
          <w:b/>
          <w:bCs/>
          <w:sz w:val="20"/>
          <w:szCs w:val="20"/>
        </w:rPr>
        <w:lastRenderedPageBreak/>
        <w:t>Table 3. Parameter coefficients</w:t>
      </w:r>
      <w:r>
        <w:rPr>
          <w:b/>
          <w:bCs/>
          <w:sz w:val="20"/>
          <w:szCs w:val="20"/>
        </w:rPr>
        <w:t>,</w:t>
      </w:r>
      <w:r w:rsidRPr="00B41CFA">
        <w:rPr>
          <w:b/>
          <w:bCs/>
          <w:sz w:val="20"/>
          <w:szCs w:val="20"/>
        </w:rPr>
        <w:t xml:space="preserve"> standard errors</w:t>
      </w:r>
      <w:r>
        <w:rPr>
          <w:b/>
          <w:bCs/>
          <w:sz w:val="20"/>
          <w:szCs w:val="20"/>
        </w:rPr>
        <w:t>, and rate ratios</w:t>
      </w:r>
      <w:r w:rsidRPr="00B41CFA">
        <w:rPr>
          <w:b/>
          <w:bCs/>
          <w:sz w:val="20"/>
          <w:szCs w:val="20"/>
        </w:rPr>
        <w:t xml:space="preserve"> from the top model(s) in the macroeconomic analysis</w:t>
      </w:r>
      <w:r>
        <w:rPr>
          <w:b/>
          <w:bCs/>
          <w:sz w:val="20"/>
          <w:szCs w:val="20"/>
        </w:rPr>
        <w:t xml:space="preserve"> with rate of economic land concession allocation response</w:t>
      </w:r>
      <w:r w:rsidRPr="00B41CFA">
        <w:rPr>
          <w:b/>
          <w:bCs/>
          <w:sz w:val="20"/>
          <w:szCs w:val="20"/>
        </w:rPr>
        <w:t>.</w:t>
      </w:r>
      <w:r>
        <w:rPr>
          <w:b/>
          <w:bCs/>
          <w:sz w:val="20"/>
          <w:szCs w:val="20"/>
        </w:rPr>
        <w:t xml:space="preserve"> Missing values denote predictor variables that were not selected in the top model(s) for that lag period.</w:t>
      </w:r>
    </w:p>
    <w:tbl>
      <w:tblPr>
        <w:tblW w:w="0" w:type="auto"/>
        <w:tblLayout w:type="fixed"/>
        <w:tblLook w:val="04A0" w:firstRow="1" w:lastRow="0" w:firstColumn="1" w:lastColumn="0" w:noHBand="0" w:noVBand="1"/>
      </w:tblPr>
      <w:tblGrid>
        <w:gridCol w:w="2119"/>
        <w:gridCol w:w="1134"/>
        <w:gridCol w:w="992"/>
        <w:gridCol w:w="1134"/>
        <w:gridCol w:w="283"/>
        <w:gridCol w:w="1134"/>
        <w:gridCol w:w="993"/>
        <w:gridCol w:w="1134"/>
        <w:gridCol w:w="283"/>
        <w:gridCol w:w="1559"/>
        <w:gridCol w:w="1134"/>
        <w:gridCol w:w="1276"/>
      </w:tblGrid>
      <w:tr w:rsidR="00923F2F" w:rsidRPr="00EC6C01" w14:paraId="554591DD" w14:textId="77777777" w:rsidTr="007556BA">
        <w:trPr>
          <w:trHeight w:val="288"/>
        </w:trPr>
        <w:tc>
          <w:tcPr>
            <w:tcW w:w="2119" w:type="dxa"/>
            <w:tcBorders>
              <w:top w:val="single" w:sz="12" w:space="0" w:color="auto"/>
            </w:tcBorders>
            <w:shd w:val="clear" w:color="auto" w:fill="auto"/>
            <w:noWrap/>
            <w:hideMark/>
          </w:tcPr>
          <w:p w14:paraId="2981F599"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3260" w:type="dxa"/>
            <w:gridSpan w:val="3"/>
            <w:tcBorders>
              <w:top w:val="single" w:sz="12" w:space="0" w:color="auto"/>
            </w:tcBorders>
            <w:shd w:val="clear" w:color="auto" w:fill="auto"/>
            <w:noWrap/>
            <w:hideMark/>
          </w:tcPr>
          <w:p w14:paraId="79B7AFB1" w14:textId="77777777" w:rsidR="00923F2F" w:rsidRPr="00EC6C01" w:rsidRDefault="00923F2F" w:rsidP="007556BA">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No time lag</w:t>
            </w:r>
          </w:p>
        </w:tc>
        <w:tc>
          <w:tcPr>
            <w:tcW w:w="283" w:type="dxa"/>
            <w:tcBorders>
              <w:top w:val="single" w:sz="12" w:space="0" w:color="auto"/>
            </w:tcBorders>
          </w:tcPr>
          <w:p w14:paraId="16DC1396" w14:textId="77777777" w:rsidR="00923F2F" w:rsidRPr="00EC6C01" w:rsidRDefault="00923F2F" w:rsidP="007556BA">
            <w:pPr>
              <w:spacing w:after="0" w:line="240" w:lineRule="auto"/>
              <w:rPr>
                <w:rFonts w:ascii="Calibri" w:eastAsia="Times New Roman" w:hAnsi="Calibri" w:cs="Calibri"/>
                <w:b/>
                <w:bCs/>
                <w:i/>
                <w:iCs/>
                <w:color w:val="000000"/>
                <w:sz w:val="20"/>
                <w:szCs w:val="20"/>
                <w:lang w:eastAsia="en-GB"/>
              </w:rPr>
            </w:pPr>
          </w:p>
        </w:tc>
        <w:tc>
          <w:tcPr>
            <w:tcW w:w="3261" w:type="dxa"/>
            <w:gridSpan w:val="3"/>
            <w:tcBorders>
              <w:top w:val="single" w:sz="12" w:space="0" w:color="auto"/>
            </w:tcBorders>
            <w:shd w:val="clear" w:color="auto" w:fill="auto"/>
            <w:noWrap/>
            <w:hideMark/>
          </w:tcPr>
          <w:p w14:paraId="13E825C1" w14:textId="77777777" w:rsidR="00923F2F" w:rsidRPr="00EC6C01" w:rsidRDefault="00923F2F" w:rsidP="007556BA">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1 year time lag</w:t>
            </w:r>
          </w:p>
        </w:tc>
        <w:tc>
          <w:tcPr>
            <w:tcW w:w="283" w:type="dxa"/>
            <w:tcBorders>
              <w:top w:val="single" w:sz="12" w:space="0" w:color="auto"/>
            </w:tcBorders>
          </w:tcPr>
          <w:p w14:paraId="4BFD22CC" w14:textId="77777777" w:rsidR="00923F2F" w:rsidRPr="00EC6C01" w:rsidRDefault="00923F2F" w:rsidP="007556BA">
            <w:pPr>
              <w:spacing w:after="0" w:line="240" w:lineRule="auto"/>
              <w:rPr>
                <w:rFonts w:ascii="Calibri" w:eastAsia="Times New Roman" w:hAnsi="Calibri" w:cs="Calibri"/>
                <w:b/>
                <w:bCs/>
                <w:i/>
                <w:iCs/>
                <w:color w:val="000000"/>
                <w:sz w:val="20"/>
                <w:szCs w:val="20"/>
                <w:lang w:eastAsia="en-GB"/>
              </w:rPr>
            </w:pPr>
          </w:p>
        </w:tc>
        <w:tc>
          <w:tcPr>
            <w:tcW w:w="3969" w:type="dxa"/>
            <w:gridSpan w:val="3"/>
            <w:tcBorders>
              <w:top w:val="single" w:sz="12" w:space="0" w:color="auto"/>
            </w:tcBorders>
            <w:shd w:val="clear" w:color="auto" w:fill="auto"/>
            <w:noWrap/>
            <w:hideMark/>
          </w:tcPr>
          <w:p w14:paraId="492CC31A" w14:textId="77777777" w:rsidR="00923F2F" w:rsidRPr="00EC6C01" w:rsidRDefault="00923F2F" w:rsidP="007556BA">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2 year time lag</w:t>
            </w:r>
          </w:p>
        </w:tc>
      </w:tr>
      <w:tr w:rsidR="00923F2F" w:rsidRPr="00EC6C01" w14:paraId="2311CAD8" w14:textId="77777777" w:rsidTr="007556BA">
        <w:trPr>
          <w:trHeight w:val="288"/>
        </w:trPr>
        <w:tc>
          <w:tcPr>
            <w:tcW w:w="2119" w:type="dxa"/>
            <w:tcBorders>
              <w:bottom w:val="single" w:sz="12" w:space="0" w:color="auto"/>
            </w:tcBorders>
            <w:shd w:val="clear" w:color="auto" w:fill="auto"/>
            <w:noWrap/>
            <w:hideMark/>
          </w:tcPr>
          <w:p w14:paraId="68F9A7D2" w14:textId="77777777" w:rsidR="00923F2F" w:rsidRPr="00EC6C01" w:rsidRDefault="00923F2F" w:rsidP="007556BA">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Variable</w:t>
            </w:r>
          </w:p>
        </w:tc>
        <w:tc>
          <w:tcPr>
            <w:tcW w:w="1134" w:type="dxa"/>
            <w:tcBorders>
              <w:top w:val="single" w:sz="6" w:space="0" w:color="auto"/>
              <w:bottom w:val="single" w:sz="12" w:space="0" w:color="auto"/>
            </w:tcBorders>
            <w:shd w:val="clear" w:color="auto" w:fill="auto"/>
            <w:noWrap/>
            <w:hideMark/>
          </w:tcPr>
          <w:p w14:paraId="4CA809A4" w14:textId="77777777" w:rsidR="00923F2F" w:rsidRPr="00EC6C01" w:rsidRDefault="00923F2F" w:rsidP="007556BA">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2" w:type="dxa"/>
            <w:tcBorders>
              <w:top w:val="single" w:sz="6" w:space="0" w:color="auto"/>
              <w:bottom w:val="single" w:sz="12" w:space="0" w:color="auto"/>
            </w:tcBorders>
            <w:shd w:val="clear" w:color="auto" w:fill="auto"/>
            <w:noWrap/>
            <w:hideMark/>
          </w:tcPr>
          <w:p w14:paraId="6586B710" w14:textId="77777777" w:rsidR="00923F2F" w:rsidRPr="00EC6C01" w:rsidRDefault="00923F2F" w:rsidP="007556BA">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7C29BC85" w14:textId="77777777" w:rsidR="00923F2F" w:rsidRPr="00EC6C01" w:rsidRDefault="00923F2F" w:rsidP="007556BA">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c>
          <w:tcPr>
            <w:tcW w:w="283" w:type="dxa"/>
            <w:tcBorders>
              <w:bottom w:val="single" w:sz="12" w:space="0" w:color="auto"/>
            </w:tcBorders>
          </w:tcPr>
          <w:p w14:paraId="6832471B" w14:textId="77777777" w:rsidR="00923F2F" w:rsidRPr="00EC6C01" w:rsidRDefault="00923F2F" w:rsidP="007556BA">
            <w:pPr>
              <w:spacing w:after="0" w:line="240" w:lineRule="auto"/>
              <w:rPr>
                <w:rFonts w:ascii="Calibri" w:eastAsia="Times New Roman" w:hAnsi="Calibri" w:cs="Calibri"/>
                <w:b/>
                <w:bCs/>
                <w:color w:val="000000"/>
                <w:sz w:val="20"/>
                <w:szCs w:val="20"/>
                <w:lang w:eastAsia="en-GB"/>
              </w:rPr>
            </w:pPr>
          </w:p>
        </w:tc>
        <w:tc>
          <w:tcPr>
            <w:tcW w:w="1134" w:type="dxa"/>
            <w:tcBorders>
              <w:top w:val="single" w:sz="6" w:space="0" w:color="auto"/>
              <w:bottom w:val="single" w:sz="12" w:space="0" w:color="auto"/>
            </w:tcBorders>
            <w:shd w:val="clear" w:color="auto" w:fill="auto"/>
            <w:noWrap/>
            <w:hideMark/>
          </w:tcPr>
          <w:p w14:paraId="6BDEBC56" w14:textId="77777777" w:rsidR="00923F2F" w:rsidRPr="00EC6C01" w:rsidRDefault="00923F2F" w:rsidP="007556BA">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3" w:type="dxa"/>
            <w:tcBorders>
              <w:top w:val="single" w:sz="6" w:space="0" w:color="auto"/>
              <w:bottom w:val="single" w:sz="12" w:space="0" w:color="auto"/>
            </w:tcBorders>
            <w:shd w:val="clear" w:color="auto" w:fill="auto"/>
            <w:noWrap/>
            <w:hideMark/>
          </w:tcPr>
          <w:p w14:paraId="5AEC0DCD" w14:textId="77777777" w:rsidR="00923F2F" w:rsidRPr="00EC6C01" w:rsidRDefault="00923F2F" w:rsidP="007556BA">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2CDA544E" w14:textId="77777777" w:rsidR="00923F2F" w:rsidRPr="00EC6C01" w:rsidRDefault="00923F2F" w:rsidP="007556BA">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c>
          <w:tcPr>
            <w:tcW w:w="283" w:type="dxa"/>
            <w:tcBorders>
              <w:bottom w:val="single" w:sz="12" w:space="0" w:color="auto"/>
            </w:tcBorders>
          </w:tcPr>
          <w:p w14:paraId="4EE0FE37" w14:textId="77777777" w:rsidR="00923F2F" w:rsidRPr="00EC6C01" w:rsidRDefault="00923F2F" w:rsidP="007556BA">
            <w:pPr>
              <w:spacing w:after="0" w:line="240" w:lineRule="auto"/>
              <w:rPr>
                <w:rFonts w:ascii="Calibri" w:eastAsia="Times New Roman" w:hAnsi="Calibri" w:cs="Calibri"/>
                <w:b/>
                <w:bCs/>
                <w:color w:val="000000"/>
                <w:sz w:val="20"/>
                <w:szCs w:val="20"/>
                <w:lang w:eastAsia="en-GB"/>
              </w:rPr>
            </w:pPr>
          </w:p>
        </w:tc>
        <w:tc>
          <w:tcPr>
            <w:tcW w:w="1559" w:type="dxa"/>
            <w:tcBorders>
              <w:top w:val="single" w:sz="6" w:space="0" w:color="auto"/>
              <w:bottom w:val="single" w:sz="12" w:space="0" w:color="auto"/>
            </w:tcBorders>
            <w:shd w:val="clear" w:color="auto" w:fill="auto"/>
            <w:noWrap/>
            <w:hideMark/>
          </w:tcPr>
          <w:p w14:paraId="28856191" w14:textId="77777777" w:rsidR="00923F2F" w:rsidRPr="00EC6C01" w:rsidRDefault="00923F2F" w:rsidP="007556BA">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1134" w:type="dxa"/>
            <w:tcBorders>
              <w:top w:val="single" w:sz="6" w:space="0" w:color="auto"/>
              <w:bottom w:val="single" w:sz="12" w:space="0" w:color="auto"/>
            </w:tcBorders>
            <w:shd w:val="clear" w:color="auto" w:fill="auto"/>
            <w:noWrap/>
            <w:hideMark/>
          </w:tcPr>
          <w:p w14:paraId="1FFCCC7F" w14:textId="77777777" w:rsidR="00923F2F" w:rsidRPr="00EC6C01" w:rsidRDefault="00923F2F" w:rsidP="007556BA">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276" w:type="dxa"/>
            <w:tcBorders>
              <w:top w:val="single" w:sz="6" w:space="0" w:color="auto"/>
              <w:bottom w:val="single" w:sz="12" w:space="0" w:color="auto"/>
            </w:tcBorders>
          </w:tcPr>
          <w:p w14:paraId="403DEF4A" w14:textId="77777777" w:rsidR="00923F2F" w:rsidRPr="00EC6C01" w:rsidRDefault="00923F2F" w:rsidP="007556BA">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r>
      <w:tr w:rsidR="00923F2F" w:rsidRPr="00EC6C01" w14:paraId="00993A82" w14:textId="77777777" w:rsidTr="007556BA">
        <w:trPr>
          <w:trHeight w:val="288"/>
        </w:trPr>
        <w:tc>
          <w:tcPr>
            <w:tcW w:w="2119" w:type="dxa"/>
            <w:tcBorders>
              <w:top w:val="single" w:sz="12" w:space="0" w:color="auto"/>
            </w:tcBorders>
            <w:shd w:val="clear" w:color="auto" w:fill="auto"/>
            <w:noWrap/>
            <w:hideMark/>
          </w:tcPr>
          <w:p w14:paraId="7C9F7597" w14:textId="77777777" w:rsidR="00923F2F" w:rsidRPr="00EC6C01" w:rsidRDefault="00923F2F" w:rsidP="007556BA">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 xml:space="preserve">Macroeconomic </w:t>
            </w:r>
          </w:p>
        </w:tc>
        <w:tc>
          <w:tcPr>
            <w:tcW w:w="1134" w:type="dxa"/>
            <w:tcBorders>
              <w:top w:val="single" w:sz="12" w:space="0" w:color="auto"/>
            </w:tcBorders>
            <w:shd w:val="clear" w:color="auto" w:fill="auto"/>
            <w:noWrap/>
            <w:hideMark/>
          </w:tcPr>
          <w:p w14:paraId="0C6F19BF" w14:textId="77777777" w:rsidR="00923F2F" w:rsidRPr="00EC6C01" w:rsidRDefault="00923F2F" w:rsidP="007556BA">
            <w:pPr>
              <w:spacing w:after="0" w:line="240" w:lineRule="auto"/>
              <w:rPr>
                <w:rFonts w:ascii="Calibri" w:eastAsia="Times New Roman" w:hAnsi="Calibri" w:cs="Calibri"/>
                <w:b/>
                <w:bCs/>
                <w:i/>
                <w:iCs/>
                <w:color w:val="000000"/>
                <w:sz w:val="20"/>
                <w:szCs w:val="20"/>
                <w:lang w:eastAsia="en-GB"/>
              </w:rPr>
            </w:pPr>
          </w:p>
        </w:tc>
        <w:tc>
          <w:tcPr>
            <w:tcW w:w="992" w:type="dxa"/>
            <w:tcBorders>
              <w:top w:val="single" w:sz="12" w:space="0" w:color="auto"/>
            </w:tcBorders>
            <w:shd w:val="clear" w:color="auto" w:fill="auto"/>
            <w:noWrap/>
            <w:hideMark/>
          </w:tcPr>
          <w:p w14:paraId="1D3B597B"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08E473CB"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3F3AD763"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4F65C3FC"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993" w:type="dxa"/>
            <w:tcBorders>
              <w:top w:val="single" w:sz="12" w:space="0" w:color="auto"/>
            </w:tcBorders>
            <w:shd w:val="clear" w:color="auto" w:fill="auto"/>
            <w:noWrap/>
            <w:hideMark/>
          </w:tcPr>
          <w:p w14:paraId="0E1C7E48"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76253A90"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0D449F2D"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559" w:type="dxa"/>
            <w:tcBorders>
              <w:top w:val="single" w:sz="12" w:space="0" w:color="auto"/>
            </w:tcBorders>
            <w:shd w:val="clear" w:color="auto" w:fill="auto"/>
            <w:noWrap/>
            <w:hideMark/>
          </w:tcPr>
          <w:p w14:paraId="1C9B3460"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0935151B"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276" w:type="dxa"/>
            <w:tcBorders>
              <w:top w:val="single" w:sz="12" w:space="0" w:color="auto"/>
            </w:tcBorders>
          </w:tcPr>
          <w:p w14:paraId="54775232"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r>
      <w:tr w:rsidR="00923F2F" w:rsidRPr="00EC6C01" w14:paraId="5E95531E" w14:textId="77777777" w:rsidTr="007556BA">
        <w:trPr>
          <w:trHeight w:val="288"/>
        </w:trPr>
        <w:tc>
          <w:tcPr>
            <w:tcW w:w="2119" w:type="dxa"/>
            <w:shd w:val="clear" w:color="auto" w:fill="auto"/>
            <w:hideMark/>
          </w:tcPr>
          <w:p w14:paraId="116647C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GDP</w:t>
            </w:r>
          </w:p>
        </w:tc>
        <w:tc>
          <w:tcPr>
            <w:tcW w:w="1134" w:type="dxa"/>
            <w:shd w:val="clear" w:color="auto" w:fill="auto"/>
            <w:noWrap/>
            <w:hideMark/>
          </w:tcPr>
          <w:p w14:paraId="1BDB3EE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45092B6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BD3CE5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79F208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EAF440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-0.01500</w:t>
            </w:r>
          </w:p>
        </w:tc>
        <w:tc>
          <w:tcPr>
            <w:tcW w:w="993" w:type="dxa"/>
            <w:shd w:val="clear" w:color="auto" w:fill="auto"/>
            <w:noWrap/>
            <w:hideMark/>
          </w:tcPr>
          <w:p w14:paraId="74D2168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0.00340</w:t>
            </w:r>
          </w:p>
        </w:tc>
        <w:tc>
          <w:tcPr>
            <w:tcW w:w="1134" w:type="dxa"/>
          </w:tcPr>
          <w:p w14:paraId="3AB77CF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0.985</w:t>
            </w:r>
          </w:p>
        </w:tc>
        <w:tc>
          <w:tcPr>
            <w:tcW w:w="283" w:type="dxa"/>
          </w:tcPr>
          <w:p w14:paraId="2C4282B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E9DCF5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-0.02600</w:t>
            </w:r>
            <w:r>
              <w:rPr>
                <w:rFonts w:ascii="Calibri" w:eastAsia="Times New Roman" w:hAnsi="Calibri" w:cs="Calibri"/>
                <w:color w:val="000000"/>
                <w:sz w:val="20"/>
                <w:szCs w:val="20"/>
                <w:lang w:eastAsia="en-GB"/>
              </w:rPr>
              <w:t>*</w:t>
            </w:r>
          </w:p>
        </w:tc>
        <w:tc>
          <w:tcPr>
            <w:tcW w:w="1134" w:type="dxa"/>
            <w:shd w:val="clear" w:color="auto" w:fill="auto"/>
            <w:noWrap/>
            <w:hideMark/>
          </w:tcPr>
          <w:p w14:paraId="5729330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0.00390</w:t>
            </w:r>
          </w:p>
        </w:tc>
        <w:tc>
          <w:tcPr>
            <w:tcW w:w="1276" w:type="dxa"/>
          </w:tcPr>
          <w:p w14:paraId="629739E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0.974</w:t>
            </w:r>
          </w:p>
        </w:tc>
      </w:tr>
      <w:tr w:rsidR="00923F2F" w:rsidRPr="00EC6C01" w14:paraId="4DBF010B" w14:textId="77777777" w:rsidTr="007556BA">
        <w:trPr>
          <w:trHeight w:val="420"/>
        </w:trPr>
        <w:tc>
          <w:tcPr>
            <w:tcW w:w="2119" w:type="dxa"/>
            <w:shd w:val="clear" w:color="auto" w:fill="auto"/>
            <w:hideMark/>
          </w:tcPr>
          <w:p w14:paraId="21A29DF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Agricultural proportion of GDP</w:t>
            </w:r>
          </w:p>
        </w:tc>
        <w:tc>
          <w:tcPr>
            <w:tcW w:w="1134" w:type="dxa"/>
            <w:shd w:val="clear" w:color="auto" w:fill="auto"/>
            <w:noWrap/>
            <w:hideMark/>
          </w:tcPr>
          <w:p w14:paraId="7691B336"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0.27000</w:t>
            </w:r>
          </w:p>
        </w:tc>
        <w:tc>
          <w:tcPr>
            <w:tcW w:w="992" w:type="dxa"/>
            <w:shd w:val="clear" w:color="auto" w:fill="auto"/>
            <w:noWrap/>
            <w:hideMark/>
          </w:tcPr>
          <w:p w14:paraId="4E95133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0.07000</w:t>
            </w:r>
          </w:p>
        </w:tc>
        <w:tc>
          <w:tcPr>
            <w:tcW w:w="1134" w:type="dxa"/>
          </w:tcPr>
          <w:p w14:paraId="480EA402"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1.310</w:t>
            </w:r>
          </w:p>
        </w:tc>
        <w:tc>
          <w:tcPr>
            <w:tcW w:w="283" w:type="dxa"/>
          </w:tcPr>
          <w:p w14:paraId="74B6ACB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1F0C5646"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0.25000</w:t>
            </w:r>
          </w:p>
        </w:tc>
        <w:tc>
          <w:tcPr>
            <w:tcW w:w="993" w:type="dxa"/>
            <w:shd w:val="clear" w:color="auto" w:fill="auto"/>
            <w:noWrap/>
            <w:hideMark/>
          </w:tcPr>
          <w:p w14:paraId="37569006"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0.06600</w:t>
            </w:r>
          </w:p>
        </w:tc>
        <w:tc>
          <w:tcPr>
            <w:tcW w:w="1134" w:type="dxa"/>
          </w:tcPr>
          <w:p w14:paraId="0EE012C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1.284</w:t>
            </w:r>
          </w:p>
        </w:tc>
        <w:tc>
          <w:tcPr>
            <w:tcW w:w="283" w:type="dxa"/>
          </w:tcPr>
          <w:p w14:paraId="453DBCB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C7D1FC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-0.03400</w:t>
            </w:r>
            <w:r>
              <w:rPr>
                <w:rFonts w:ascii="Calibri" w:eastAsia="Times New Roman" w:hAnsi="Calibri" w:cs="Calibri"/>
                <w:color w:val="000000"/>
                <w:sz w:val="20"/>
                <w:szCs w:val="20"/>
                <w:lang w:eastAsia="en-GB"/>
              </w:rPr>
              <w:t>*</w:t>
            </w:r>
          </w:p>
        </w:tc>
        <w:tc>
          <w:tcPr>
            <w:tcW w:w="1134" w:type="dxa"/>
            <w:shd w:val="clear" w:color="auto" w:fill="auto"/>
            <w:noWrap/>
            <w:hideMark/>
          </w:tcPr>
          <w:p w14:paraId="17380B3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0.07600</w:t>
            </w:r>
          </w:p>
        </w:tc>
        <w:tc>
          <w:tcPr>
            <w:tcW w:w="1276" w:type="dxa"/>
          </w:tcPr>
          <w:p w14:paraId="5C128682"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0.967</w:t>
            </w:r>
          </w:p>
        </w:tc>
      </w:tr>
      <w:tr w:rsidR="00923F2F" w:rsidRPr="00EC6C01" w14:paraId="0514D987" w14:textId="77777777" w:rsidTr="007556BA">
        <w:trPr>
          <w:trHeight w:val="456"/>
        </w:trPr>
        <w:tc>
          <w:tcPr>
            <w:tcW w:w="2119" w:type="dxa"/>
            <w:shd w:val="clear" w:color="auto" w:fill="auto"/>
            <w:hideMark/>
          </w:tcPr>
          <w:p w14:paraId="3397D857"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agriculture</w:t>
            </w:r>
          </w:p>
        </w:tc>
        <w:tc>
          <w:tcPr>
            <w:tcW w:w="1134" w:type="dxa"/>
            <w:shd w:val="clear" w:color="auto" w:fill="auto"/>
            <w:noWrap/>
            <w:hideMark/>
          </w:tcPr>
          <w:p w14:paraId="6353572C"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0F441D76"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32AEF9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137394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1E9CE0B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03666FE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BDECD9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7D815B2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6924CA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r>
              <w:rPr>
                <w:rFonts w:ascii="Calibri" w:eastAsia="Times New Roman" w:hAnsi="Calibri" w:cs="Calibri"/>
                <w:color w:val="000000"/>
                <w:sz w:val="20"/>
                <w:szCs w:val="20"/>
                <w:lang w:eastAsia="en-GB"/>
              </w:rPr>
              <w:t>*</w:t>
            </w:r>
          </w:p>
        </w:tc>
        <w:tc>
          <w:tcPr>
            <w:tcW w:w="1134" w:type="dxa"/>
            <w:shd w:val="clear" w:color="auto" w:fill="auto"/>
            <w:noWrap/>
            <w:hideMark/>
          </w:tcPr>
          <w:p w14:paraId="1593246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0.00020</w:t>
            </w:r>
          </w:p>
        </w:tc>
        <w:tc>
          <w:tcPr>
            <w:tcW w:w="1276" w:type="dxa"/>
          </w:tcPr>
          <w:p w14:paraId="48E7F0FC"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1B5DC5EE" w14:textId="77777777" w:rsidTr="007556BA">
        <w:trPr>
          <w:trHeight w:val="576"/>
        </w:trPr>
        <w:tc>
          <w:tcPr>
            <w:tcW w:w="2119" w:type="dxa"/>
            <w:shd w:val="clear" w:color="auto" w:fill="auto"/>
            <w:hideMark/>
          </w:tcPr>
          <w:p w14:paraId="0BE9CBB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environment</w:t>
            </w:r>
          </w:p>
        </w:tc>
        <w:tc>
          <w:tcPr>
            <w:tcW w:w="1134" w:type="dxa"/>
            <w:shd w:val="clear" w:color="auto" w:fill="auto"/>
            <w:noWrap/>
            <w:hideMark/>
          </w:tcPr>
          <w:p w14:paraId="2337E8E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0.03100</w:t>
            </w:r>
          </w:p>
        </w:tc>
        <w:tc>
          <w:tcPr>
            <w:tcW w:w="992" w:type="dxa"/>
            <w:shd w:val="clear" w:color="auto" w:fill="auto"/>
            <w:noWrap/>
            <w:hideMark/>
          </w:tcPr>
          <w:p w14:paraId="32EE5762"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0.00400</w:t>
            </w:r>
          </w:p>
        </w:tc>
        <w:tc>
          <w:tcPr>
            <w:tcW w:w="1134" w:type="dxa"/>
          </w:tcPr>
          <w:p w14:paraId="7C9B1B4C"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1.031</w:t>
            </w:r>
          </w:p>
        </w:tc>
        <w:tc>
          <w:tcPr>
            <w:tcW w:w="283" w:type="dxa"/>
          </w:tcPr>
          <w:p w14:paraId="6573248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D4C1FF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3C720112"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7C9FE2E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1CD1CB0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3766D47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-0.00260</w:t>
            </w:r>
            <w:r>
              <w:rPr>
                <w:rFonts w:ascii="Calibri" w:eastAsia="Times New Roman" w:hAnsi="Calibri" w:cs="Calibri"/>
                <w:color w:val="000000"/>
                <w:sz w:val="20"/>
                <w:szCs w:val="20"/>
                <w:lang w:eastAsia="en-GB"/>
              </w:rPr>
              <w:t>*</w:t>
            </w:r>
          </w:p>
        </w:tc>
        <w:tc>
          <w:tcPr>
            <w:tcW w:w="1134" w:type="dxa"/>
            <w:shd w:val="clear" w:color="auto" w:fill="auto"/>
            <w:noWrap/>
            <w:hideMark/>
          </w:tcPr>
          <w:p w14:paraId="7EF0A10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0.00450</w:t>
            </w:r>
          </w:p>
        </w:tc>
        <w:tc>
          <w:tcPr>
            <w:tcW w:w="1276" w:type="dxa"/>
          </w:tcPr>
          <w:p w14:paraId="705F8427"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923F2F" w:rsidRPr="00EC6C01" w14:paraId="7B0BE3A4" w14:textId="77777777" w:rsidTr="007556BA">
        <w:trPr>
          <w:trHeight w:val="288"/>
        </w:trPr>
        <w:tc>
          <w:tcPr>
            <w:tcW w:w="2119" w:type="dxa"/>
            <w:shd w:val="clear" w:color="auto" w:fill="auto"/>
            <w:hideMark/>
          </w:tcPr>
          <w:p w14:paraId="777EF56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Foreign direct investment</w:t>
            </w:r>
          </w:p>
        </w:tc>
        <w:tc>
          <w:tcPr>
            <w:tcW w:w="1134" w:type="dxa"/>
            <w:shd w:val="clear" w:color="auto" w:fill="auto"/>
            <w:noWrap/>
            <w:hideMark/>
          </w:tcPr>
          <w:p w14:paraId="5C9873BC"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5F9CE9E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21C657B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1204A5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ED1E32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0.00360</w:t>
            </w:r>
          </w:p>
        </w:tc>
        <w:tc>
          <w:tcPr>
            <w:tcW w:w="993" w:type="dxa"/>
            <w:shd w:val="clear" w:color="auto" w:fill="auto"/>
            <w:noWrap/>
            <w:hideMark/>
          </w:tcPr>
          <w:p w14:paraId="3503EAF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0.00050</w:t>
            </w:r>
          </w:p>
        </w:tc>
        <w:tc>
          <w:tcPr>
            <w:tcW w:w="1134" w:type="dxa"/>
          </w:tcPr>
          <w:p w14:paraId="7259EE7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7F1EBBF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91E30D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0.00040</w:t>
            </w:r>
            <w:r>
              <w:rPr>
                <w:rFonts w:ascii="Calibri" w:eastAsia="Times New Roman" w:hAnsi="Calibri" w:cs="Calibri"/>
                <w:color w:val="000000"/>
                <w:sz w:val="20"/>
                <w:szCs w:val="20"/>
                <w:lang w:eastAsia="en-GB"/>
              </w:rPr>
              <w:t>*</w:t>
            </w:r>
          </w:p>
        </w:tc>
        <w:tc>
          <w:tcPr>
            <w:tcW w:w="1134" w:type="dxa"/>
            <w:shd w:val="clear" w:color="auto" w:fill="auto"/>
            <w:noWrap/>
            <w:hideMark/>
          </w:tcPr>
          <w:p w14:paraId="7643E1B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0.00060</w:t>
            </w:r>
          </w:p>
        </w:tc>
        <w:tc>
          <w:tcPr>
            <w:tcW w:w="1276" w:type="dxa"/>
          </w:tcPr>
          <w:p w14:paraId="25384716"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D849EBD" w14:textId="77777777" w:rsidTr="007556BA">
        <w:trPr>
          <w:trHeight w:val="288"/>
        </w:trPr>
        <w:tc>
          <w:tcPr>
            <w:tcW w:w="2119" w:type="dxa"/>
            <w:shd w:val="clear" w:color="auto" w:fill="auto"/>
            <w:hideMark/>
          </w:tcPr>
          <w:p w14:paraId="122903D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Population density</w:t>
            </w:r>
          </w:p>
        </w:tc>
        <w:tc>
          <w:tcPr>
            <w:tcW w:w="1134" w:type="dxa"/>
            <w:shd w:val="clear" w:color="auto" w:fill="auto"/>
            <w:noWrap/>
            <w:hideMark/>
          </w:tcPr>
          <w:p w14:paraId="4A84188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-4.43000</w:t>
            </w:r>
          </w:p>
        </w:tc>
        <w:tc>
          <w:tcPr>
            <w:tcW w:w="992" w:type="dxa"/>
            <w:shd w:val="clear" w:color="auto" w:fill="auto"/>
            <w:noWrap/>
            <w:hideMark/>
          </w:tcPr>
          <w:p w14:paraId="48ACF3D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0.85000</w:t>
            </w:r>
          </w:p>
        </w:tc>
        <w:tc>
          <w:tcPr>
            <w:tcW w:w="1134" w:type="dxa"/>
          </w:tcPr>
          <w:p w14:paraId="2E12626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0.012</w:t>
            </w:r>
          </w:p>
        </w:tc>
        <w:tc>
          <w:tcPr>
            <w:tcW w:w="283" w:type="dxa"/>
          </w:tcPr>
          <w:p w14:paraId="1256F712"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D51309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-6.09000</w:t>
            </w:r>
          </w:p>
        </w:tc>
        <w:tc>
          <w:tcPr>
            <w:tcW w:w="993" w:type="dxa"/>
            <w:shd w:val="clear" w:color="auto" w:fill="auto"/>
            <w:noWrap/>
            <w:hideMark/>
          </w:tcPr>
          <w:p w14:paraId="1EC24D3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0.81000</w:t>
            </w:r>
          </w:p>
        </w:tc>
        <w:tc>
          <w:tcPr>
            <w:tcW w:w="1134" w:type="dxa"/>
          </w:tcPr>
          <w:p w14:paraId="1F197646"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0.002</w:t>
            </w:r>
          </w:p>
        </w:tc>
        <w:tc>
          <w:tcPr>
            <w:tcW w:w="283" w:type="dxa"/>
          </w:tcPr>
          <w:p w14:paraId="2EDB2AD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907DBB7"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-7.68000</w:t>
            </w:r>
            <w:r>
              <w:rPr>
                <w:rFonts w:ascii="Calibri" w:eastAsia="Times New Roman" w:hAnsi="Calibri" w:cs="Calibri"/>
                <w:color w:val="000000"/>
                <w:sz w:val="20"/>
                <w:szCs w:val="20"/>
                <w:lang w:eastAsia="en-GB"/>
              </w:rPr>
              <w:t>*</w:t>
            </w:r>
          </w:p>
        </w:tc>
        <w:tc>
          <w:tcPr>
            <w:tcW w:w="1134" w:type="dxa"/>
            <w:shd w:val="clear" w:color="auto" w:fill="auto"/>
            <w:noWrap/>
            <w:hideMark/>
          </w:tcPr>
          <w:p w14:paraId="2D84D24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0.95000</w:t>
            </w:r>
          </w:p>
        </w:tc>
        <w:tc>
          <w:tcPr>
            <w:tcW w:w="1276" w:type="dxa"/>
          </w:tcPr>
          <w:p w14:paraId="5B82A1C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w:t>
            </w:r>
          </w:p>
        </w:tc>
      </w:tr>
      <w:tr w:rsidR="00923F2F" w:rsidRPr="00EC6C01" w14:paraId="4DB05877" w14:textId="77777777" w:rsidTr="007556BA">
        <w:trPr>
          <w:trHeight w:val="288"/>
        </w:trPr>
        <w:tc>
          <w:tcPr>
            <w:tcW w:w="2119" w:type="dxa"/>
            <w:tcBorders>
              <w:bottom w:val="single" w:sz="6" w:space="0" w:color="auto"/>
            </w:tcBorders>
            <w:shd w:val="clear" w:color="auto" w:fill="auto"/>
            <w:hideMark/>
          </w:tcPr>
          <w:p w14:paraId="23CA9DE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6" w:space="0" w:color="auto"/>
            </w:tcBorders>
            <w:shd w:val="clear" w:color="auto" w:fill="auto"/>
            <w:noWrap/>
            <w:hideMark/>
          </w:tcPr>
          <w:p w14:paraId="2F17F68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-0.00030</w:t>
            </w:r>
          </w:p>
        </w:tc>
        <w:tc>
          <w:tcPr>
            <w:tcW w:w="992" w:type="dxa"/>
            <w:tcBorders>
              <w:bottom w:val="single" w:sz="6" w:space="0" w:color="auto"/>
            </w:tcBorders>
            <w:shd w:val="clear" w:color="auto" w:fill="auto"/>
            <w:noWrap/>
            <w:hideMark/>
          </w:tcPr>
          <w:p w14:paraId="4558F2C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0065B6E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5927494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53334F4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3" w:type="dxa"/>
            <w:tcBorders>
              <w:bottom w:val="single" w:sz="6" w:space="0" w:color="auto"/>
            </w:tcBorders>
            <w:shd w:val="clear" w:color="auto" w:fill="auto"/>
            <w:noWrap/>
            <w:hideMark/>
          </w:tcPr>
          <w:p w14:paraId="72757C9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203A456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7684C33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5E416C5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0EE7414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p>
        </w:tc>
        <w:tc>
          <w:tcPr>
            <w:tcW w:w="1276" w:type="dxa"/>
            <w:tcBorders>
              <w:bottom w:val="single" w:sz="6" w:space="0" w:color="auto"/>
            </w:tcBorders>
          </w:tcPr>
          <w:p w14:paraId="58BFB5D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172828A9" w14:textId="77777777" w:rsidTr="007556BA">
        <w:trPr>
          <w:trHeight w:val="288"/>
        </w:trPr>
        <w:tc>
          <w:tcPr>
            <w:tcW w:w="2119" w:type="dxa"/>
            <w:tcBorders>
              <w:top w:val="single" w:sz="6" w:space="0" w:color="auto"/>
            </w:tcBorders>
            <w:shd w:val="clear" w:color="auto" w:fill="auto"/>
            <w:noWrap/>
            <w:hideMark/>
          </w:tcPr>
          <w:p w14:paraId="013EB922" w14:textId="77777777" w:rsidR="00923F2F" w:rsidRPr="00EC6C01" w:rsidRDefault="00923F2F" w:rsidP="007556BA">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Commodity / production</w:t>
            </w:r>
          </w:p>
        </w:tc>
        <w:tc>
          <w:tcPr>
            <w:tcW w:w="1134" w:type="dxa"/>
            <w:tcBorders>
              <w:top w:val="single" w:sz="6" w:space="0" w:color="auto"/>
            </w:tcBorders>
            <w:shd w:val="clear" w:color="auto" w:fill="auto"/>
            <w:noWrap/>
            <w:hideMark/>
          </w:tcPr>
          <w:p w14:paraId="5E50F00B" w14:textId="77777777" w:rsidR="00923F2F" w:rsidRPr="00EC6C01" w:rsidRDefault="00923F2F" w:rsidP="007556BA">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6215B3A8"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759A1B48"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34157E89"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37A41E78"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2E31AD1F"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42CB5BB3"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0E89A8EA"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5221C60A"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74B74DD6"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373213A3"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r>
      <w:tr w:rsidR="00923F2F" w:rsidRPr="00EC6C01" w14:paraId="45F8B53F" w14:textId="77777777" w:rsidTr="007556BA">
        <w:trPr>
          <w:trHeight w:val="576"/>
        </w:trPr>
        <w:tc>
          <w:tcPr>
            <w:tcW w:w="2119" w:type="dxa"/>
            <w:shd w:val="clear" w:color="auto" w:fill="auto"/>
            <w:hideMark/>
          </w:tcPr>
          <w:p w14:paraId="7AACAA1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corn</w:t>
            </w:r>
          </w:p>
        </w:tc>
        <w:tc>
          <w:tcPr>
            <w:tcW w:w="1134" w:type="dxa"/>
            <w:shd w:val="clear" w:color="auto" w:fill="auto"/>
            <w:noWrap/>
            <w:hideMark/>
          </w:tcPr>
          <w:p w14:paraId="4D0543BD" w14:textId="77777777" w:rsidR="00923F2F" w:rsidRPr="00E92ACF" w:rsidRDefault="00923F2F" w:rsidP="007556BA">
            <w:pPr>
              <w:rPr>
                <w:rFonts w:ascii="Calibri" w:hAnsi="Calibri" w:cs="Calibri"/>
                <w:color w:val="000000"/>
              </w:rPr>
            </w:pPr>
            <w:r>
              <w:rPr>
                <w:rFonts w:ascii="Calibri" w:hAnsi="Calibri" w:cs="Calibri"/>
                <w:color w:val="000000"/>
              </w:rPr>
              <w:t>-0.00330</w:t>
            </w:r>
          </w:p>
        </w:tc>
        <w:tc>
          <w:tcPr>
            <w:tcW w:w="992" w:type="dxa"/>
            <w:shd w:val="clear" w:color="auto" w:fill="auto"/>
            <w:noWrap/>
            <w:hideMark/>
          </w:tcPr>
          <w:p w14:paraId="5E04835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0.005697</w:t>
            </w:r>
          </w:p>
        </w:tc>
        <w:tc>
          <w:tcPr>
            <w:tcW w:w="1134" w:type="dxa"/>
          </w:tcPr>
          <w:p w14:paraId="6E2FD76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c>
          <w:tcPr>
            <w:tcW w:w="283" w:type="dxa"/>
          </w:tcPr>
          <w:p w14:paraId="3C68789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EE72CC6"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0.00704</w:t>
            </w:r>
            <w:r>
              <w:rPr>
                <w:rFonts w:ascii="Calibri" w:eastAsia="Times New Roman" w:hAnsi="Calibri" w:cs="Calibri"/>
                <w:color w:val="000000"/>
                <w:sz w:val="20"/>
                <w:szCs w:val="20"/>
                <w:lang w:eastAsia="en-GB"/>
              </w:rPr>
              <w:t>*</w:t>
            </w:r>
          </w:p>
        </w:tc>
        <w:tc>
          <w:tcPr>
            <w:tcW w:w="993" w:type="dxa"/>
            <w:shd w:val="clear" w:color="auto" w:fill="auto"/>
            <w:noWrap/>
            <w:hideMark/>
          </w:tcPr>
          <w:p w14:paraId="55AD5B5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0.00647</w:t>
            </w:r>
          </w:p>
        </w:tc>
        <w:tc>
          <w:tcPr>
            <w:tcW w:w="1134" w:type="dxa"/>
          </w:tcPr>
          <w:p w14:paraId="7695969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63BEAFA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564F46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-0.00365</w:t>
            </w:r>
            <w:r>
              <w:rPr>
                <w:rFonts w:ascii="Calibri" w:eastAsia="Times New Roman" w:hAnsi="Calibri" w:cs="Calibri"/>
                <w:color w:val="000000"/>
                <w:sz w:val="20"/>
                <w:szCs w:val="20"/>
                <w:lang w:eastAsia="en-GB"/>
              </w:rPr>
              <w:t>*</w:t>
            </w:r>
          </w:p>
        </w:tc>
        <w:tc>
          <w:tcPr>
            <w:tcW w:w="1134" w:type="dxa"/>
            <w:shd w:val="clear" w:color="auto" w:fill="auto"/>
            <w:noWrap/>
            <w:hideMark/>
          </w:tcPr>
          <w:p w14:paraId="2D01EF3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0.00329</w:t>
            </w:r>
          </w:p>
        </w:tc>
        <w:tc>
          <w:tcPr>
            <w:tcW w:w="1276" w:type="dxa"/>
          </w:tcPr>
          <w:p w14:paraId="3E43B16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923F2F" w:rsidRPr="00EC6C01" w14:paraId="02E545F5" w14:textId="77777777" w:rsidTr="007556BA">
        <w:trPr>
          <w:trHeight w:val="576"/>
        </w:trPr>
        <w:tc>
          <w:tcPr>
            <w:tcW w:w="2119" w:type="dxa"/>
            <w:shd w:val="clear" w:color="auto" w:fill="auto"/>
            <w:hideMark/>
          </w:tcPr>
          <w:p w14:paraId="714E180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rice</w:t>
            </w:r>
          </w:p>
        </w:tc>
        <w:tc>
          <w:tcPr>
            <w:tcW w:w="1134" w:type="dxa"/>
            <w:shd w:val="clear" w:color="auto" w:fill="auto"/>
            <w:noWrap/>
            <w:hideMark/>
          </w:tcPr>
          <w:p w14:paraId="5BFC1B0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0.009324</w:t>
            </w:r>
          </w:p>
        </w:tc>
        <w:tc>
          <w:tcPr>
            <w:tcW w:w="992" w:type="dxa"/>
            <w:shd w:val="clear" w:color="auto" w:fill="auto"/>
            <w:noWrap/>
            <w:hideMark/>
          </w:tcPr>
          <w:p w14:paraId="71A5EA2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0.00198</w:t>
            </w:r>
          </w:p>
        </w:tc>
        <w:tc>
          <w:tcPr>
            <w:tcW w:w="1134" w:type="dxa"/>
          </w:tcPr>
          <w:p w14:paraId="0513E73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c>
          <w:tcPr>
            <w:tcW w:w="283" w:type="dxa"/>
          </w:tcPr>
          <w:p w14:paraId="679A83F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DC6A50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-0.00429</w:t>
            </w:r>
            <w:r>
              <w:rPr>
                <w:rFonts w:ascii="Calibri" w:eastAsia="Times New Roman" w:hAnsi="Calibri" w:cs="Calibri"/>
                <w:color w:val="000000"/>
                <w:sz w:val="20"/>
                <w:szCs w:val="20"/>
                <w:lang w:eastAsia="en-GB"/>
              </w:rPr>
              <w:t>*</w:t>
            </w:r>
          </w:p>
        </w:tc>
        <w:tc>
          <w:tcPr>
            <w:tcW w:w="993" w:type="dxa"/>
            <w:shd w:val="clear" w:color="auto" w:fill="auto"/>
            <w:noWrap/>
            <w:hideMark/>
          </w:tcPr>
          <w:p w14:paraId="38B4E94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0.00272</w:t>
            </w:r>
          </w:p>
        </w:tc>
        <w:tc>
          <w:tcPr>
            <w:tcW w:w="1134" w:type="dxa"/>
          </w:tcPr>
          <w:p w14:paraId="0F657746"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c>
          <w:tcPr>
            <w:tcW w:w="283" w:type="dxa"/>
          </w:tcPr>
          <w:p w14:paraId="429D7A4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E695C2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1AFFF90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0.00058</w:t>
            </w:r>
          </w:p>
        </w:tc>
        <w:tc>
          <w:tcPr>
            <w:tcW w:w="1276" w:type="dxa"/>
          </w:tcPr>
          <w:p w14:paraId="6901BE0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1A8E12BF" w14:textId="77777777" w:rsidTr="007556BA">
        <w:trPr>
          <w:trHeight w:val="576"/>
        </w:trPr>
        <w:tc>
          <w:tcPr>
            <w:tcW w:w="2119" w:type="dxa"/>
            <w:shd w:val="clear" w:color="auto" w:fill="auto"/>
            <w:hideMark/>
          </w:tcPr>
          <w:p w14:paraId="30B968D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rubber</w:t>
            </w:r>
          </w:p>
        </w:tc>
        <w:tc>
          <w:tcPr>
            <w:tcW w:w="1134" w:type="dxa"/>
            <w:shd w:val="clear" w:color="auto" w:fill="auto"/>
            <w:noWrap/>
            <w:hideMark/>
          </w:tcPr>
          <w:p w14:paraId="53F72F8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0.001247</w:t>
            </w:r>
          </w:p>
        </w:tc>
        <w:tc>
          <w:tcPr>
            <w:tcW w:w="992" w:type="dxa"/>
            <w:shd w:val="clear" w:color="auto" w:fill="auto"/>
            <w:noWrap/>
            <w:hideMark/>
          </w:tcPr>
          <w:p w14:paraId="4CE867A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0.0002</w:t>
            </w:r>
            <w:r>
              <w:rPr>
                <w:rFonts w:ascii="Calibri" w:eastAsia="Times New Roman" w:hAnsi="Calibri" w:cs="Calibri"/>
                <w:color w:val="000000"/>
                <w:sz w:val="20"/>
                <w:szCs w:val="20"/>
                <w:lang w:eastAsia="en-GB"/>
              </w:rPr>
              <w:t>4</w:t>
            </w:r>
          </w:p>
        </w:tc>
        <w:tc>
          <w:tcPr>
            <w:tcW w:w="1134" w:type="dxa"/>
          </w:tcPr>
          <w:p w14:paraId="0ADE32D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1.001</w:t>
            </w:r>
          </w:p>
        </w:tc>
        <w:tc>
          <w:tcPr>
            <w:tcW w:w="283" w:type="dxa"/>
          </w:tcPr>
          <w:p w14:paraId="09501CAC"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6168B46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0.00019</w:t>
            </w:r>
            <w:r>
              <w:rPr>
                <w:rFonts w:ascii="Calibri" w:eastAsia="Times New Roman" w:hAnsi="Calibri" w:cs="Calibri"/>
                <w:color w:val="000000"/>
                <w:sz w:val="20"/>
                <w:szCs w:val="20"/>
                <w:lang w:eastAsia="en-GB"/>
              </w:rPr>
              <w:t>*</w:t>
            </w:r>
          </w:p>
        </w:tc>
        <w:tc>
          <w:tcPr>
            <w:tcW w:w="993" w:type="dxa"/>
            <w:shd w:val="clear" w:color="auto" w:fill="auto"/>
            <w:noWrap/>
            <w:hideMark/>
          </w:tcPr>
          <w:p w14:paraId="08DE671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0.00022</w:t>
            </w:r>
          </w:p>
        </w:tc>
        <w:tc>
          <w:tcPr>
            <w:tcW w:w="1134" w:type="dxa"/>
          </w:tcPr>
          <w:p w14:paraId="57254DE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D2B208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A8C24C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3D6AB2B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0.00009</w:t>
            </w:r>
          </w:p>
        </w:tc>
        <w:tc>
          <w:tcPr>
            <w:tcW w:w="1276" w:type="dxa"/>
          </w:tcPr>
          <w:p w14:paraId="4155FB1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43D3AD43" w14:textId="77777777" w:rsidTr="007556BA">
        <w:trPr>
          <w:trHeight w:val="576"/>
        </w:trPr>
        <w:tc>
          <w:tcPr>
            <w:tcW w:w="2119" w:type="dxa"/>
            <w:shd w:val="clear" w:color="auto" w:fill="auto"/>
            <w:hideMark/>
          </w:tcPr>
          <w:p w14:paraId="5771F31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sugar</w:t>
            </w:r>
          </w:p>
        </w:tc>
        <w:tc>
          <w:tcPr>
            <w:tcW w:w="1134" w:type="dxa"/>
            <w:shd w:val="clear" w:color="auto" w:fill="auto"/>
            <w:noWrap/>
            <w:hideMark/>
          </w:tcPr>
          <w:p w14:paraId="4988958C"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-0.00005</w:t>
            </w:r>
          </w:p>
        </w:tc>
        <w:tc>
          <w:tcPr>
            <w:tcW w:w="992" w:type="dxa"/>
            <w:shd w:val="clear" w:color="auto" w:fill="auto"/>
            <w:noWrap/>
            <w:hideMark/>
          </w:tcPr>
          <w:p w14:paraId="17DDF8EC"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0.001931</w:t>
            </w:r>
          </w:p>
        </w:tc>
        <w:tc>
          <w:tcPr>
            <w:tcW w:w="1134" w:type="dxa"/>
          </w:tcPr>
          <w:p w14:paraId="39A3402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p>
        </w:tc>
        <w:tc>
          <w:tcPr>
            <w:tcW w:w="283" w:type="dxa"/>
          </w:tcPr>
          <w:p w14:paraId="46E066B7"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9D158D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0.00708</w:t>
            </w:r>
            <w:r>
              <w:rPr>
                <w:rFonts w:ascii="Calibri" w:eastAsia="Times New Roman" w:hAnsi="Calibri" w:cs="Calibri"/>
                <w:color w:val="000000"/>
                <w:sz w:val="20"/>
                <w:szCs w:val="20"/>
                <w:lang w:eastAsia="en-GB"/>
              </w:rPr>
              <w:t>*</w:t>
            </w:r>
          </w:p>
        </w:tc>
        <w:tc>
          <w:tcPr>
            <w:tcW w:w="993" w:type="dxa"/>
            <w:shd w:val="clear" w:color="auto" w:fill="auto"/>
            <w:noWrap/>
            <w:hideMark/>
          </w:tcPr>
          <w:p w14:paraId="5F4917B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0.00127</w:t>
            </w:r>
          </w:p>
        </w:tc>
        <w:tc>
          <w:tcPr>
            <w:tcW w:w="1134" w:type="dxa"/>
          </w:tcPr>
          <w:p w14:paraId="121F1CB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4E9CBD5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E199DC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0.00877</w:t>
            </w:r>
            <w:r>
              <w:rPr>
                <w:rFonts w:ascii="Calibri" w:eastAsia="Times New Roman" w:hAnsi="Calibri" w:cs="Calibri"/>
                <w:color w:val="000000"/>
                <w:sz w:val="20"/>
                <w:szCs w:val="20"/>
                <w:lang w:eastAsia="en-GB"/>
              </w:rPr>
              <w:t>*</w:t>
            </w:r>
          </w:p>
        </w:tc>
        <w:tc>
          <w:tcPr>
            <w:tcW w:w="1134" w:type="dxa"/>
            <w:shd w:val="clear" w:color="auto" w:fill="auto"/>
            <w:noWrap/>
            <w:hideMark/>
          </w:tcPr>
          <w:p w14:paraId="67C6EB4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0.00124</w:t>
            </w:r>
          </w:p>
        </w:tc>
        <w:tc>
          <w:tcPr>
            <w:tcW w:w="1276" w:type="dxa"/>
          </w:tcPr>
          <w:p w14:paraId="553DEDA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923F2F" w:rsidRPr="00EC6C01" w14:paraId="169B1DBD" w14:textId="77777777" w:rsidTr="007556BA">
        <w:trPr>
          <w:trHeight w:val="576"/>
        </w:trPr>
        <w:tc>
          <w:tcPr>
            <w:tcW w:w="2119" w:type="dxa"/>
            <w:shd w:val="clear" w:color="auto" w:fill="auto"/>
            <w:hideMark/>
          </w:tcPr>
          <w:p w14:paraId="2AAAABA6"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Non-food agricultural production index</w:t>
            </w:r>
          </w:p>
        </w:tc>
        <w:tc>
          <w:tcPr>
            <w:tcW w:w="1134" w:type="dxa"/>
            <w:shd w:val="clear" w:color="auto" w:fill="auto"/>
            <w:noWrap/>
            <w:hideMark/>
          </w:tcPr>
          <w:p w14:paraId="7087BDA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-0.00995</w:t>
            </w:r>
          </w:p>
        </w:tc>
        <w:tc>
          <w:tcPr>
            <w:tcW w:w="992" w:type="dxa"/>
            <w:shd w:val="clear" w:color="auto" w:fill="auto"/>
            <w:noWrap/>
            <w:hideMark/>
          </w:tcPr>
          <w:p w14:paraId="2283419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0.00175</w:t>
            </w:r>
          </w:p>
        </w:tc>
        <w:tc>
          <w:tcPr>
            <w:tcW w:w="1134" w:type="dxa"/>
          </w:tcPr>
          <w:p w14:paraId="20778E2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0.990</w:t>
            </w:r>
          </w:p>
        </w:tc>
        <w:tc>
          <w:tcPr>
            <w:tcW w:w="283" w:type="dxa"/>
          </w:tcPr>
          <w:p w14:paraId="259446C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446C226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0.00672</w:t>
            </w:r>
            <w:r>
              <w:rPr>
                <w:rFonts w:ascii="Calibri" w:eastAsia="Times New Roman" w:hAnsi="Calibri" w:cs="Calibri"/>
                <w:color w:val="000000"/>
                <w:sz w:val="20"/>
                <w:szCs w:val="20"/>
                <w:lang w:eastAsia="en-GB"/>
              </w:rPr>
              <w:t>*</w:t>
            </w:r>
          </w:p>
        </w:tc>
        <w:tc>
          <w:tcPr>
            <w:tcW w:w="993" w:type="dxa"/>
            <w:shd w:val="clear" w:color="auto" w:fill="auto"/>
            <w:noWrap/>
            <w:hideMark/>
          </w:tcPr>
          <w:p w14:paraId="036F8DC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0.00264</w:t>
            </w:r>
          </w:p>
        </w:tc>
        <w:tc>
          <w:tcPr>
            <w:tcW w:w="1134" w:type="dxa"/>
          </w:tcPr>
          <w:p w14:paraId="699FAB8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2D84C492"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975DD0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-0.00149</w:t>
            </w:r>
            <w:r>
              <w:rPr>
                <w:rFonts w:ascii="Calibri" w:eastAsia="Times New Roman" w:hAnsi="Calibri" w:cs="Calibri"/>
                <w:color w:val="000000"/>
                <w:sz w:val="20"/>
                <w:szCs w:val="20"/>
                <w:lang w:eastAsia="en-GB"/>
              </w:rPr>
              <w:t>*</w:t>
            </w:r>
          </w:p>
        </w:tc>
        <w:tc>
          <w:tcPr>
            <w:tcW w:w="1134" w:type="dxa"/>
            <w:shd w:val="clear" w:color="auto" w:fill="auto"/>
            <w:noWrap/>
            <w:hideMark/>
          </w:tcPr>
          <w:p w14:paraId="19ADDE3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0.00203</w:t>
            </w:r>
          </w:p>
        </w:tc>
        <w:tc>
          <w:tcPr>
            <w:tcW w:w="1276" w:type="dxa"/>
          </w:tcPr>
          <w:p w14:paraId="3E31C68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923F2F" w:rsidRPr="00EC6C01" w14:paraId="6A6A815D" w14:textId="77777777" w:rsidTr="007556BA">
        <w:trPr>
          <w:trHeight w:val="288"/>
        </w:trPr>
        <w:tc>
          <w:tcPr>
            <w:tcW w:w="2119" w:type="dxa"/>
            <w:shd w:val="clear" w:color="auto" w:fill="auto"/>
            <w:hideMark/>
          </w:tcPr>
          <w:p w14:paraId="57D0A19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Crop production index</w:t>
            </w:r>
          </w:p>
        </w:tc>
        <w:tc>
          <w:tcPr>
            <w:tcW w:w="1134" w:type="dxa"/>
            <w:shd w:val="clear" w:color="auto" w:fill="auto"/>
            <w:noWrap/>
            <w:hideMark/>
          </w:tcPr>
          <w:p w14:paraId="79D32392"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34088775"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w:t>
            </w:r>
          </w:p>
        </w:tc>
        <w:tc>
          <w:tcPr>
            <w:tcW w:w="1134" w:type="dxa"/>
          </w:tcPr>
          <w:p w14:paraId="4641713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7A213E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FE2E147"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0.00042</w:t>
            </w:r>
            <w:r>
              <w:rPr>
                <w:rFonts w:ascii="Calibri" w:eastAsia="Times New Roman" w:hAnsi="Calibri" w:cs="Calibri"/>
                <w:color w:val="000000"/>
                <w:sz w:val="20"/>
                <w:szCs w:val="20"/>
                <w:lang w:eastAsia="en-GB"/>
              </w:rPr>
              <w:t>*</w:t>
            </w:r>
          </w:p>
        </w:tc>
        <w:tc>
          <w:tcPr>
            <w:tcW w:w="993" w:type="dxa"/>
            <w:shd w:val="clear" w:color="auto" w:fill="auto"/>
            <w:noWrap/>
            <w:hideMark/>
          </w:tcPr>
          <w:p w14:paraId="3DE968D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0.00144</w:t>
            </w:r>
          </w:p>
        </w:tc>
        <w:tc>
          <w:tcPr>
            <w:tcW w:w="1134" w:type="dxa"/>
          </w:tcPr>
          <w:p w14:paraId="3E68BAB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52D0669C"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FFD3DE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-0.00328</w:t>
            </w:r>
            <w:r>
              <w:rPr>
                <w:rFonts w:ascii="Calibri" w:eastAsia="Times New Roman" w:hAnsi="Calibri" w:cs="Calibri"/>
                <w:color w:val="000000"/>
                <w:sz w:val="20"/>
                <w:szCs w:val="20"/>
                <w:lang w:eastAsia="en-GB"/>
              </w:rPr>
              <w:t>*</w:t>
            </w:r>
          </w:p>
        </w:tc>
        <w:tc>
          <w:tcPr>
            <w:tcW w:w="1134" w:type="dxa"/>
            <w:shd w:val="clear" w:color="auto" w:fill="auto"/>
            <w:noWrap/>
            <w:hideMark/>
          </w:tcPr>
          <w:p w14:paraId="513B6DA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0.00427</w:t>
            </w:r>
          </w:p>
        </w:tc>
        <w:tc>
          <w:tcPr>
            <w:tcW w:w="1276" w:type="dxa"/>
          </w:tcPr>
          <w:p w14:paraId="6FE9764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923F2F" w:rsidRPr="00EC6C01" w14:paraId="04B2348D" w14:textId="77777777" w:rsidTr="007556BA">
        <w:trPr>
          <w:trHeight w:val="576"/>
        </w:trPr>
        <w:tc>
          <w:tcPr>
            <w:tcW w:w="2119" w:type="dxa"/>
            <w:shd w:val="clear" w:color="auto" w:fill="auto"/>
            <w:hideMark/>
          </w:tcPr>
          <w:p w14:paraId="12F1C067"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Total production from forestry</w:t>
            </w:r>
          </w:p>
        </w:tc>
        <w:tc>
          <w:tcPr>
            <w:tcW w:w="1134" w:type="dxa"/>
            <w:shd w:val="clear" w:color="auto" w:fill="auto"/>
            <w:noWrap/>
            <w:hideMark/>
          </w:tcPr>
          <w:p w14:paraId="5F6EED4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3D92CAE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37E427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DC91E4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79A9EF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993" w:type="dxa"/>
            <w:shd w:val="clear" w:color="auto" w:fill="auto"/>
            <w:noWrap/>
            <w:hideMark/>
          </w:tcPr>
          <w:p w14:paraId="51D0830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134" w:type="dxa"/>
          </w:tcPr>
          <w:p w14:paraId="473E961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710598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9467457"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7EEA1C92"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276" w:type="dxa"/>
          </w:tcPr>
          <w:p w14:paraId="76570D9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6E860E7" w14:textId="77777777" w:rsidTr="007556BA">
        <w:trPr>
          <w:trHeight w:val="288"/>
        </w:trPr>
        <w:tc>
          <w:tcPr>
            <w:tcW w:w="2119" w:type="dxa"/>
            <w:tcBorders>
              <w:bottom w:val="single" w:sz="6" w:space="0" w:color="auto"/>
            </w:tcBorders>
            <w:shd w:val="clear" w:color="auto" w:fill="auto"/>
            <w:hideMark/>
          </w:tcPr>
          <w:p w14:paraId="4396CA1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lastRenderedPageBreak/>
              <w:t>Forest remaining</w:t>
            </w:r>
          </w:p>
        </w:tc>
        <w:tc>
          <w:tcPr>
            <w:tcW w:w="1134" w:type="dxa"/>
            <w:tcBorders>
              <w:bottom w:val="single" w:sz="6" w:space="0" w:color="auto"/>
            </w:tcBorders>
            <w:shd w:val="clear" w:color="auto" w:fill="auto"/>
            <w:noWrap/>
            <w:hideMark/>
          </w:tcPr>
          <w:p w14:paraId="0AD35EB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-0.00014</w:t>
            </w:r>
          </w:p>
        </w:tc>
        <w:tc>
          <w:tcPr>
            <w:tcW w:w="992" w:type="dxa"/>
            <w:tcBorders>
              <w:bottom w:val="single" w:sz="6" w:space="0" w:color="auto"/>
            </w:tcBorders>
            <w:shd w:val="clear" w:color="auto" w:fill="auto"/>
            <w:noWrap/>
            <w:hideMark/>
          </w:tcPr>
          <w:p w14:paraId="69E4AF0C"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0.00002</w:t>
            </w:r>
          </w:p>
        </w:tc>
        <w:tc>
          <w:tcPr>
            <w:tcW w:w="1134" w:type="dxa"/>
            <w:tcBorders>
              <w:bottom w:val="single" w:sz="6" w:space="0" w:color="auto"/>
            </w:tcBorders>
          </w:tcPr>
          <w:p w14:paraId="051C5E2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2C544B7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38DF090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-0.00017</w:t>
            </w:r>
            <w:r>
              <w:rPr>
                <w:rFonts w:ascii="Calibri" w:eastAsia="Times New Roman" w:hAnsi="Calibri" w:cs="Calibri"/>
                <w:color w:val="000000"/>
                <w:sz w:val="20"/>
                <w:szCs w:val="20"/>
                <w:lang w:eastAsia="en-GB"/>
              </w:rPr>
              <w:t>*</w:t>
            </w:r>
          </w:p>
        </w:tc>
        <w:tc>
          <w:tcPr>
            <w:tcW w:w="993" w:type="dxa"/>
            <w:tcBorders>
              <w:bottom w:val="single" w:sz="6" w:space="0" w:color="auto"/>
            </w:tcBorders>
            <w:shd w:val="clear" w:color="auto" w:fill="auto"/>
            <w:noWrap/>
            <w:hideMark/>
          </w:tcPr>
          <w:p w14:paraId="5F69A58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134" w:type="dxa"/>
            <w:tcBorders>
              <w:bottom w:val="single" w:sz="6" w:space="0" w:color="auto"/>
            </w:tcBorders>
          </w:tcPr>
          <w:p w14:paraId="7301473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1317361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7C831A72"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4C9A7E8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276" w:type="dxa"/>
            <w:tcBorders>
              <w:bottom w:val="single" w:sz="6" w:space="0" w:color="auto"/>
            </w:tcBorders>
          </w:tcPr>
          <w:p w14:paraId="5DF5B9D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74066C2" w14:textId="77777777" w:rsidTr="007556BA">
        <w:trPr>
          <w:trHeight w:val="288"/>
        </w:trPr>
        <w:tc>
          <w:tcPr>
            <w:tcW w:w="2119" w:type="dxa"/>
            <w:tcBorders>
              <w:top w:val="single" w:sz="6" w:space="0" w:color="auto"/>
            </w:tcBorders>
            <w:shd w:val="clear" w:color="auto" w:fill="auto"/>
            <w:noWrap/>
            <w:hideMark/>
          </w:tcPr>
          <w:p w14:paraId="0BDA3CF0" w14:textId="77777777" w:rsidR="00923F2F" w:rsidRPr="00EC6C01" w:rsidRDefault="00923F2F" w:rsidP="007556BA">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Producer prices</w:t>
            </w:r>
          </w:p>
        </w:tc>
        <w:tc>
          <w:tcPr>
            <w:tcW w:w="1134" w:type="dxa"/>
            <w:tcBorders>
              <w:top w:val="single" w:sz="6" w:space="0" w:color="auto"/>
            </w:tcBorders>
            <w:shd w:val="clear" w:color="auto" w:fill="auto"/>
            <w:noWrap/>
            <w:hideMark/>
          </w:tcPr>
          <w:p w14:paraId="4E606D72" w14:textId="77777777" w:rsidR="00923F2F" w:rsidRPr="00EC6C01" w:rsidRDefault="00923F2F" w:rsidP="007556BA">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64539956"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762E59CC"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6B37D3FA"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57CC1B2D"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4C3B62D7"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1D4BB59D"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7C8303E6"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493993C7"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40E711A2"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7B9C539B" w14:textId="77777777" w:rsidR="00923F2F" w:rsidRPr="00EC6C01" w:rsidRDefault="00923F2F" w:rsidP="007556BA">
            <w:pPr>
              <w:spacing w:after="0" w:line="240" w:lineRule="auto"/>
              <w:rPr>
                <w:rFonts w:ascii="Times New Roman" w:eastAsia="Times New Roman" w:hAnsi="Times New Roman" w:cs="Times New Roman"/>
                <w:sz w:val="20"/>
                <w:szCs w:val="20"/>
                <w:lang w:eastAsia="en-GB"/>
              </w:rPr>
            </w:pPr>
          </w:p>
        </w:tc>
      </w:tr>
      <w:tr w:rsidR="00923F2F" w:rsidRPr="00EC6C01" w14:paraId="5ABD3098" w14:textId="77777777" w:rsidTr="007556BA">
        <w:trPr>
          <w:trHeight w:val="288"/>
        </w:trPr>
        <w:tc>
          <w:tcPr>
            <w:tcW w:w="2119" w:type="dxa"/>
            <w:shd w:val="clear" w:color="auto" w:fill="auto"/>
            <w:hideMark/>
          </w:tcPr>
          <w:p w14:paraId="3CB2E74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corn</w:t>
            </w:r>
          </w:p>
        </w:tc>
        <w:tc>
          <w:tcPr>
            <w:tcW w:w="1134" w:type="dxa"/>
            <w:shd w:val="clear" w:color="auto" w:fill="auto"/>
            <w:noWrap/>
            <w:hideMark/>
          </w:tcPr>
          <w:p w14:paraId="365FA7F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0.00415</w:t>
            </w:r>
          </w:p>
        </w:tc>
        <w:tc>
          <w:tcPr>
            <w:tcW w:w="992" w:type="dxa"/>
            <w:shd w:val="clear" w:color="auto" w:fill="auto"/>
            <w:noWrap/>
            <w:hideMark/>
          </w:tcPr>
          <w:p w14:paraId="0EBAD33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0.00355</w:t>
            </w:r>
          </w:p>
        </w:tc>
        <w:tc>
          <w:tcPr>
            <w:tcW w:w="1134" w:type="dxa"/>
          </w:tcPr>
          <w:p w14:paraId="3046D3A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2833921B"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D78CBC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0.01093</w:t>
            </w:r>
            <w:r>
              <w:rPr>
                <w:rFonts w:ascii="Calibri" w:eastAsia="Times New Roman" w:hAnsi="Calibri" w:cs="Calibri"/>
                <w:color w:val="000000"/>
                <w:sz w:val="20"/>
                <w:szCs w:val="20"/>
                <w:lang w:eastAsia="en-GB"/>
              </w:rPr>
              <w:t>*</w:t>
            </w:r>
          </w:p>
        </w:tc>
        <w:tc>
          <w:tcPr>
            <w:tcW w:w="993" w:type="dxa"/>
            <w:shd w:val="clear" w:color="auto" w:fill="auto"/>
            <w:noWrap/>
            <w:hideMark/>
          </w:tcPr>
          <w:p w14:paraId="7E2DA2EC"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0.00240</w:t>
            </w:r>
          </w:p>
        </w:tc>
        <w:tc>
          <w:tcPr>
            <w:tcW w:w="1134" w:type="dxa"/>
          </w:tcPr>
          <w:p w14:paraId="37D0229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1.011</w:t>
            </w:r>
          </w:p>
        </w:tc>
        <w:tc>
          <w:tcPr>
            <w:tcW w:w="283" w:type="dxa"/>
          </w:tcPr>
          <w:p w14:paraId="46CB88D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94E853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0.00014</w:t>
            </w:r>
            <w:r>
              <w:rPr>
                <w:rFonts w:ascii="Calibri" w:eastAsia="Times New Roman" w:hAnsi="Calibri" w:cs="Calibri"/>
                <w:color w:val="000000"/>
                <w:sz w:val="20"/>
                <w:szCs w:val="20"/>
                <w:lang w:eastAsia="en-GB"/>
              </w:rPr>
              <w:t>*</w:t>
            </w:r>
          </w:p>
        </w:tc>
        <w:tc>
          <w:tcPr>
            <w:tcW w:w="1134" w:type="dxa"/>
            <w:shd w:val="clear" w:color="auto" w:fill="auto"/>
            <w:noWrap/>
            <w:hideMark/>
          </w:tcPr>
          <w:p w14:paraId="24595D4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0.00081</w:t>
            </w:r>
          </w:p>
        </w:tc>
        <w:tc>
          <w:tcPr>
            <w:tcW w:w="1276" w:type="dxa"/>
          </w:tcPr>
          <w:p w14:paraId="135C65E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06144BB" w14:textId="77777777" w:rsidTr="007556BA">
        <w:trPr>
          <w:trHeight w:val="288"/>
        </w:trPr>
        <w:tc>
          <w:tcPr>
            <w:tcW w:w="2119" w:type="dxa"/>
            <w:shd w:val="clear" w:color="auto" w:fill="auto"/>
            <w:hideMark/>
          </w:tcPr>
          <w:p w14:paraId="26FE187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rice</w:t>
            </w:r>
          </w:p>
        </w:tc>
        <w:tc>
          <w:tcPr>
            <w:tcW w:w="1134" w:type="dxa"/>
            <w:shd w:val="clear" w:color="auto" w:fill="auto"/>
            <w:noWrap/>
            <w:hideMark/>
          </w:tcPr>
          <w:p w14:paraId="7CFDD15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-0.02465</w:t>
            </w:r>
          </w:p>
        </w:tc>
        <w:tc>
          <w:tcPr>
            <w:tcW w:w="992" w:type="dxa"/>
            <w:shd w:val="clear" w:color="auto" w:fill="auto"/>
            <w:noWrap/>
            <w:hideMark/>
          </w:tcPr>
          <w:p w14:paraId="3053F7D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0.00436</w:t>
            </w:r>
          </w:p>
        </w:tc>
        <w:tc>
          <w:tcPr>
            <w:tcW w:w="1134" w:type="dxa"/>
          </w:tcPr>
          <w:p w14:paraId="20574CF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0.976</w:t>
            </w:r>
          </w:p>
        </w:tc>
        <w:tc>
          <w:tcPr>
            <w:tcW w:w="283" w:type="dxa"/>
          </w:tcPr>
          <w:p w14:paraId="50308E7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1D6A3A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0.00452</w:t>
            </w:r>
            <w:r>
              <w:rPr>
                <w:rFonts w:ascii="Calibri" w:eastAsia="Times New Roman" w:hAnsi="Calibri" w:cs="Calibri"/>
                <w:color w:val="000000"/>
                <w:sz w:val="20"/>
                <w:szCs w:val="20"/>
                <w:lang w:eastAsia="en-GB"/>
              </w:rPr>
              <w:t>*</w:t>
            </w:r>
          </w:p>
        </w:tc>
        <w:tc>
          <w:tcPr>
            <w:tcW w:w="993" w:type="dxa"/>
            <w:shd w:val="clear" w:color="auto" w:fill="auto"/>
            <w:noWrap/>
            <w:hideMark/>
          </w:tcPr>
          <w:p w14:paraId="5250320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0.00564</w:t>
            </w:r>
          </w:p>
        </w:tc>
        <w:tc>
          <w:tcPr>
            <w:tcW w:w="1134" w:type="dxa"/>
          </w:tcPr>
          <w:p w14:paraId="699B140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1.005</w:t>
            </w:r>
          </w:p>
        </w:tc>
        <w:tc>
          <w:tcPr>
            <w:tcW w:w="283" w:type="dxa"/>
          </w:tcPr>
          <w:p w14:paraId="7D5C04D7"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E32A41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0.01258</w:t>
            </w:r>
            <w:r>
              <w:rPr>
                <w:rFonts w:ascii="Calibri" w:eastAsia="Times New Roman" w:hAnsi="Calibri" w:cs="Calibri"/>
                <w:color w:val="000000"/>
                <w:sz w:val="20"/>
                <w:szCs w:val="20"/>
                <w:lang w:eastAsia="en-GB"/>
              </w:rPr>
              <w:t>*</w:t>
            </w:r>
          </w:p>
        </w:tc>
        <w:tc>
          <w:tcPr>
            <w:tcW w:w="1134" w:type="dxa"/>
            <w:shd w:val="clear" w:color="auto" w:fill="auto"/>
            <w:noWrap/>
            <w:hideMark/>
          </w:tcPr>
          <w:p w14:paraId="07CCF2A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0.00474</w:t>
            </w:r>
          </w:p>
        </w:tc>
        <w:tc>
          <w:tcPr>
            <w:tcW w:w="1276" w:type="dxa"/>
          </w:tcPr>
          <w:p w14:paraId="5C8689CC"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1.013</w:t>
            </w:r>
          </w:p>
        </w:tc>
      </w:tr>
      <w:tr w:rsidR="00923F2F" w:rsidRPr="00EC6C01" w14:paraId="0E7B9041" w14:textId="77777777" w:rsidTr="007556BA">
        <w:trPr>
          <w:trHeight w:val="288"/>
        </w:trPr>
        <w:tc>
          <w:tcPr>
            <w:tcW w:w="2119" w:type="dxa"/>
            <w:shd w:val="clear" w:color="auto" w:fill="auto"/>
            <w:hideMark/>
          </w:tcPr>
          <w:p w14:paraId="1E9689C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rubber</w:t>
            </w:r>
          </w:p>
        </w:tc>
        <w:tc>
          <w:tcPr>
            <w:tcW w:w="1134" w:type="dxa"/>
            <w:shd w:val="clear" w:color="auto" w:fill="auto"/>
            <w:noWrap/>
            <w:hideMark/>
          </w:tcPr>
          <w:p w14:paraId="103195C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0.03424</w:t>
            </w:r>
          </w:p>
        </w:tc>
        <w:tc>
          <w:tcPr>
            <w:tcW w:w="992" w:type="dxa"/>
            <w:shd w:val="clear" w:color="auto" w:fill="auto"/>
            <w:noWrap/>
            <w:hideMark/>
          </w:tcPr>
          <w:p w14:paraId="594CBDE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0.00401</w:t>
            </w:r>
          </w:p>
        </w:tc>
        <w:tc>
          <w:tcPr>
            <w:tcW w:w="1134" w:type="dxa"/>
          </w:tcPr>
          <w:p w14:paraId="701D237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1.035</w:t>
            </w:r>
          </w:p>
        </w:tc>
        <w:tc>
          <w:tcPr>
            <w:tcW w:w="283" w:type="dxa"/>
          </w:tcPr>
          <w:p w14:paraId="28E7B946"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CBB68E7"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-0.00075</w:t>
            </w:r>
            <w:r>
              <w:rPr>
                <w:rFonts w:ascii="Calibri" w:eastAsia="Times New Roman" w:hAnsi="Calibri" w:cs="Calibri"/>
                <w:color w:val="000000"/>
                <w:sz w:val="20"/>
                <w:szCs w:val="20"/>
                <w:lang w:eastAsia="en-GB"/>
              </w:rPr>
              <w:t>*</w:t>
            </w:r>
          </w:p>
        </w:tc>
        <w:tc>
          <w:tcPr>
            <w:tcW w:w="993" w:type="dxa"/>
            <w:shd w:val="clear" w:color="auto" w:fill="auto"/>
            <w:noWrap/>
            <w:hideMark/>
          </w:tcPr>
          <w:p w14:paraId="1CB441C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0.00228</w:t>
            </w:r>
          </w:p>
        </w:tc>
        <w:tc>
          <w:tcPr>
            <w:tcW w:w="1134" w:type="dxa"/>
          </w:tcPr>
          <w:p w14:paraId="4A4C63A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c>
          <w:tcPr>
            <w:tcW w:w="283" w:type="dxa"/>
          </w:tcPr>
          <w:p w14:paraId="6F98013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35747FD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-0.00431</w:t>
            </w:r>
            <w:r>
              <w:rPr>
                <w:rFonts w:ascii="Calibri" w:eastAsia="Times New Roman" w:hAnsi="Calibri" w:cs="Calibri"/>
                <w:color w:val="000000"/>
                <w:sz w:val="20"/>
                <w:szCs w:val="20"/>
                <w:lang w:eastAsia="en-GB"/>
              </w:rPr>
              <w:t>*</w:t>
            </w:r>
          </w:p>
        </w:tc>
        <w:tc>
          <w:tcPr>
            <w:tcW w:w="1134" w:type="dxa"/>
            <w:shd w:val="clear" w:color="auto" w:fill="auto"/>
            <w:noWrap/>
            <w:hideMark/>
          </w:tcPr>
          <w:p w14:paraId="515A211E"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0.00467</w:t>
            </w:r>
          </w:p>
        </w:tc>
        <w:tc>
          <w:tcPr>
            <w:tcW w:w="1276" w:type="dxa"/>
          </w:tcPr>
          <w:p w14:paraId="09B561F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923F2F" w:rsidRPr="00EC6C01" w14:paraId="1E73610F" w14:textId="77777777" w:rsidTr="007556BA">
        <w:trPr>
          <w:trHeight w:val="288"/>
        </w:trPr>
        <w:tc>
          <w:tcPr>
            <w:tcW w:w="2119" w:type="dxa"/>
            <w:shd w:val="clear" w:color="auto" w:fill="auto"/>
            <w:hideMark/>
          </w:tcPr>
          <w:p w14:paraId="3559D37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sugar</w:t>
            </w:r>
          </w:p>
        </w:tc>
        <w:tc>
          <w:tcPr>
            <w:tcW w:w="1134" w:type="dxa"/>
            <w:shd w:val="clear" w:color="auto" w:fill="auto"/>
            <w:noWrap/>
            <w:hideMark/>
          </w:tcPr>
          <w:p w14:paraId="5211A157"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2" w:type="dxa"/>
            <w:shd w:val="clear" w:color="auto" w:fill="auto"/>
            <w:noWrap/>
            <w:hideMark/>
          </w:tcPr>
          <w:p w14:paraId="09677A26"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0.00010</w:t>
            </w:r>
          </w:p>
        </w:tc>
        <w:tc>
          <w:tcPr>
            <w:tcW w:w="1134" w:type="dxa"/>
          </w:tcPr>
          <w:p w14:paraId="61C5BAB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99950E0"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9C0A36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0.00016</w:t>
            </w:r>
            <w:r>
              <w:rPr>
                <w:rFonts w:ascii="Calibri" w:eastAsia="Times New Roman" w:hAnsi="Calibri" w:cs="Calibri"/>
                <w:color w:val="000000"/>
                <w:sz w:val="20"/>
                <w:szCs w:val="20"/>
                <w:lang w:eastAsia="en-GB"/>
              </w:rPr>
              <w:t>*</w:t>
            </w:r>
          </w:p>
        </w:tc>
        <w:tc>
          <w:tcPr>
            <w:tcW w:w="993" w:type="dxa"/>
            <w:shd w:val="clear" w:color="auto" w:fill="auto"/>
            <w:noWrap/>
            <w:hideMark/>
          </w:tcPr>
          <w:p w14:paraId="3E48796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0.00018</w:t>
            </w:r>
          </w:p>
        </w:tc>
        <w:tc>
          <w:tcPr>
            <w:tcW w:w="1134" w:type="dxa"/>
          </w:tcPr>
          <w:p w14:paraId="7D667B52"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5F95F23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67B45A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122C380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p>
        </w:tc>
        <w:tc>
          <w:tcPr>
            <w:tcW w:w="1276" w:type="dxa"/>
          </w:tcPr>
          <w:p w14:paraId="456DC03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03440BF0" w14:textId="77777777" w:rsidTr="007556BA">
        <w:trPr>
          <w:trHeight w:val="288"/>
        </w:trPr>
        <w:tc>
          <w:tcPr>
            <w:tcW w:w="2119" w:type="dxa"/>
            <w:shd w:val="clear" w:color="auto" w:fill="auto"/>
            <w:hideMark/>
          </w:tcPr>
          <w:p w14:paraId="4B5F51F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cassava</w:t>
            </w:r>
          </w:p>
        </w:tc>
        <w:tc>
          <w:tcPr>
            <w:tcW w:w="1134" w:type="dxa"/>
            <w:shd w:val="clear" w:color="auto" w:fill="auto"/>
            <w:noWrap/>
            <w:hideMark/>
          </w:tcPr>
          <w:p w14:paraId="22D76E0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0.00032</w:t>
            </w:r>
          </w:p>
        </w:tc>
        <w:tc>
          <w:tcPr>
            <w:tcW w:w="992" w:type="dxa"/>
            <w:shd w:val="clear" w:color="auto" w:fill="auto"/>
            <w:noWrap/>
            <w:hideMark/>
          </w:tcPr>
          <w:p w14:paraId="3DA5F15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0.00123</w:t>
            </w:r>
          </w:p>
        </w:tc>
        <w:tc>
          <w:tcPr>
            <w:tcW w:w="1134" w:type="dxa"/>
          </w:tcPr>
          <w:p w14:paraId="22278F4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62B0BBB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11E06F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r>
              <w:rPr>
                <w:rFonts w:ascii="Calibri" w:eastAsia="Times New Roman" w:hAnsi="Calibri" w:cs="Calibri"/>
                <w:color w:val="000000"/>
                <w:sz w:val="20"/>
                <w:szCs w:val="20"/>
                <w:lang w:eastAsia="en-GB"/>
              </w:rPr>
              <w:t>*</w:t>
            </w:r>
          </w:p>
        </w:tc>
        <w:tc>
          <w:tcPr>
            <w:tcW w:w="993" w:type="dxa"/>
            <w:shd w:val="clear" w:color="auto" w:fill="auto"/>
            <w:noWrap/>
            <w:hideMark/>
          </w:tcPr>
          <w:p w14:paraId="67FD0C83"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0.00076</w:t>
            </w:r>
          </w:p>
        </w:tc>
        <w:tc>
          <w:tcPr>
            <w:tcW w:w="1134" w:type="dxa"/>
          </w:tcPr>
          <w:p w14:paraId="71D5E9E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367C68B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DC9134F"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-0.01791</w:t>
            </w:r>
            <w:r>
              <w:rPr>
                <w:rFonts w:ascii="Calibri" w:eastAsia="Times New Roman" w:hAnsi="Calibri" w:cs="Calibri"/>
                <w:color w:val="000000"/>
                <w:sz w:val="20"/>
                <w:szCs w:val="20"/>
                <w:lang w:eastAsia="en-GB"/>
              </w:rPr>
              <w:t>*</w:t>
            </w:r>
          </w:p>
        </w:tc>
        <w:tc>
          <w:tcPr>
            <w:tcW w:w="1134" w:type="dxa"/>
            <w:shd w:val="clear" w:color="auto" w:fill="auto"/>
            <w:noWrap/>
            <w:hideMark/>
          </w:tcPr>
          <w:p w14:paraId="05F6A2B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0.00214</w:t>
            </w:r>
          </w:p>
        </w:tc>
        <w:tc>
          <w:tcPr>
            <w:tcW w:w="1276" w:type="dxa"/>
          </w:tcPr>
          <w:p w14:paraId="61CCA789"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0.982</w:t>
            </w:r>
          </w:p>
        </w:tc>
      </w:tr>
      <w:tr w:rsidR="00923F2F" w:rsidRPr="00EC6C01" w14:paraId="449EFF23" w14:textId="77777777" w:rsidTr="007556BA">
        <w:trPr>
          <w:trHeight w:val="288"/>
        </w:trPr>
        <w:tc>
          <w:tcPr>
            <w:tcW w:w="2119" w:type="dxa"/>
            <w:tcBorders>
              <w:bottom w:val="single" w:sz="12" w:space="0" w:color="auto"/>
            </w:tcBorders>
            <w:shd w:val="clear" w:color="auto" w:fill="auto"/>
            <w:hideMark/>
          </w:tcPr>
          <w:p w14:paraId="648AAF81"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12" w:space="0" w:color="auto"/>
            </w:tcBorders>
            <w:shd w:val="clear" w:color="auto" w:fill="auto"/>
            <w:noWrap/>
            <w:hideMark/>
          </w:tcPr>
          <w:p w14:paraId="377BE65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-0.00023</w:t>
            </w:r>
          </w:p>
        </w:tc>
        <w:tc>
          <w:tcPr>
            <w:tcW w:w="992" w:type="dxa"/>
            <w:tcBorders>
              <w:bottom w:val="single" w:sz="12" w:space="0" w:color="auto"/>
            </w:tcBorders>
            <w:shd w:val="clear" w:color="auto" w:fill="auto"/>
            <w:noWrap/>
            <w:hideMark/>
          </w:tcPr>
          <w:p w14:paraId="27409FD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7540440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3D7ED3B4"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134" w:type="dxa"/>
            <w:tcBorders>
              <w:bottom w:val="single" w:sz="12" w:space="0" w:color="auto"/>
            </w:tcBorders>
            <w:shd w:val="clear" w:color="auto" w:fill="auto"/>
            <w:noWrap/>
            <w:hideMark/>
          </w:tcPr>
          <w:p w14:paraId="458C7057"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-0.00015</w:t>
            </w:r>
            <w:r>
              <w:rPr>
                <w:rFonts w:ascii="Calibri" w:eastAsia="Times New Roman" w:hAnsi="Calibri" w:cs="Calibri"/>
                <w:color w:val="000000"/>
                <w:sz w:val="20"/>
                <w:szCs w:val="20"/>
                <w:lang w:eastAsia="en-GB"/>
              </w:rPr>
              <w:t>*</w:t>
            </w:r>
          </w:p>
        </w:tc>
        <w:tc>
          <w:tcPr>
            <w:tcW w:w="993" w:type="dxa"/>
            <w:tcBorders>
              <w:bottom w:val="single" w:sz="12" w:space="0" w:color="auto"/>
            </w:tcBorders>
            <w:shd w:val="clear" w:color="auto" w:fill="auto"/>
            <w:noWrap/>
            <w:hideMark/>
          </w:tcPr>
          <w:p w14:paraId="37BE8C2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24147AA2"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40B15BFD"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p>
        </w:tc>
        <w:tc>
          <w:tcPr>
            <w:tcW w:w="1559" w:type="dxa"/>
            <w:tcBorders>
              <w:bottom w:val="single" w:sz="12" w:space="0" w:color="auto"/>
            </w:tcBorders>
            <w:shd w:val="clear" w:color="auto" w:fill="auto"/>
            <w:noWrap/>
            <w:hideMark/>
          </w:tcPr>
          <w:p w14:paraId="6F22C928"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12" w:space="0" w:color="auto"/>
            </w:tcBorders>
            <w:shd w:val="clear" w:color="auto" w:fill="auto"/>
            <w:noWrap/>
            <w:hideMark/>
          </w:tcPr>
          <w:p w14:paraId="248BF1FA"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276" w:type="dxa"/>
            <w:tcBorders>
              <w:bottom w:val="single" w:sz="12" w:space="0" w:color="auto"/>
            </w:tcBorders>
          </w:tcPr>
          <w:p w14:paraId="27CED3C5" w14:textId="77777777" w:rsidR="00923F2F" w:rsidRPr="00EC6C01"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bl>
    <w:p w14:paraId="22AEC200" w14:textId="77777777" w:rsidR="00923F2F" w:rsidRDefault="00923F2F" w:rsidP="00923F2F">
      <w:pPr>
        <w:spacing w:after="0" w:line="240" w:lineRule="auto"/>
        <w:rPr>
          <w:sz w:val="18"/>
          <w:szCs w:val="18"/>
        </w:rPr>
      </w:pPr>
      <w:r w:rsidRPr="00B41CFA">
        <w:rPr>
          <w:sz w:val="18"/>
          <w:szCs w:val="18"/>
        </w:rPr>
        <w:t xml:space="preserve">* Coefficients derived from full averaging of models within </w:t>
      </w:r>
      <w:proofErr w:type="spellStart"/>
      <w:r w:rsidRPr="00B41CFA">
        <w:rPr>
          <w:sz w:val="18"/>
          <w:szCs w:val="18"/>
        </w:rPr>
        <w:t>dAIC</w:t>
      </w:r>
      <w:proofErr w:type="spellEnd"/>
      <w:r w:rsidRPr="00B41CFA">
        <w:rPr>
          <w:sz w:val="18"/>
          <w:szCs w:val="18"/>
        </w:rPr>
        <w:t xml:space="preserve"> &lt; 6. </w:t>
      </w:r>
    </w:p>
    <w:p w14:paraId="25553D23" w14:textId="77777777" w:rsidR="00923F2F" w:rsidRDefault="00923F2F" w:rsidP="00923F2F">
      <w:pPr>
        <w:spacing w:after="0" w:line="240" w:lineRule="auto"/>
        <w:rPr>
          <w:sz w:val="18"/>
          <w:szCs w:val="18"/>
        </w:rPr>
      </w:pPr>
      <w:r w:rsidRPr="00D05083">
        <w:rPr>
          <w:sz w:val="18"/>
          <w:szCs w:val="18"/>
          <w:vertAlign w:val="superscript"/>
        </w:rPr>
        <w:t>A</w:t>
      </w:r>
      <w:r>
        <w:rPr>
          <w:sz w:val="18"/>
          <w:szCs w:val="18"/>
        </w:rPr>
        <w:t xml:space="preserve"> Rate ratio = exp(coefficient)</w:t>
      </w:r>
    </w:p>
    <w:p w14:paraId="521737F6" w14:textId="77777777" w:rsidR="00923F2F" w:rsidRPr="0091672C" w:rsidRDefault="00923F2F" w:rsidP="00923F2F">
      <w:pPr>
        <w:spacing w:after="0" w:line="240" w:lineRule="auto"/>
        <w:rPr>
          <w:sz w:val="18"/>
          <w:szCs w:val="18"/>
          <w:vertAlign w:val="superscript"/>
        </w:rPr>
        <w:sectPr w:rsidR="00923F2F" w:rsidRPr="0091672C" w:rsidSect="007556BA">
          <w:pgSz w:w="16838" w:h="11906" w:orient="landscape"/>
          <w:pgMar w:top="1440" w:right="1440" w:bottom="1440" w:left="1440" w:header="708" w:footer="708" w:gutter="0"/>
          <w:cols w:space="708"/>
          <w:docGrid w:linePitch="360"/>
        </w:sectPr>
      </w:pPr>
    </w:p>
    <w:p w14:paraId="5FCAC6CF" w14:textId="77777777" w:rsidR="00923F2F" w:rsidRDefault="00923F2F" w:rsidP="00923F2F">
      <w:pPr>
        <w:rPr>
          <w:b/>
          <w:bCs/>
          <w:sz w:val="20"/>
          <w:szCs w:val="20"/>
        </w:rPr>
      </w:pPr>
      <w:r>
        <w:rPr>
          <w:noProof/>
        </w:rPr>
        <w:lastRenderedPageBreak/>
        <w:drawing>
          <wp:anchor distT="0" distB="0" distL="114300" distR="114300" simplePos="0" relativeHeight="251664384" behindDoc="1" locked="0" layoutInCell="1" allowOverlap="1" wp14:anchorId="4F42685B" wp14:editId="41AA4C3E">
            <wp:simplePos x="0" y="0"/>
            <wp:positionH relativeFrom="column">
              <wp:posOffset>-145604</wp:posOffset>
            </wp:positionH>
            <wp:positionV relativeFrom="paragraph">
              <wp:posOffset>14061</wp:posOffset>
            </wp:positionV>
            <wp:extent cx="6446520" cy="644652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6520" cy="644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9E95E" w14:textId="77777777" w:rsidR="00923F2F" w:rsidRDefault="00923F2F" w:rsidP="00923F2F">
      <w:pPr>
        <w:rPr>
          <w:b/>
          <w:bCs/>
          <w:sz w:val="20"/>
          <w:szCs w:val="20"/>
        </w:rPr>
      </w:pPr>
    </w:p>
    <w:p w14:paraId="25BA596C" w14:textId="77777777" w:rsidR="00923F2F" w:rsidRPr="00B41CFA" w:rsidRDefault="00923F2F" w:rsidP="00923F2F">
      <w:pPr>
        <w:rPr>
          <w:b/>
          <w:bCs/>
          <w:sz w:val="20"/>
          <w:szCs w:val="20"/>
        </w:rPr>
      </w:pPr>
    </w:p>
    <w:p w14:paraId="79054665" w14:textId="77777777" w:rsidR="00923F2F" w:rsidRDefault="00923F2F" w:rsidP="00923F2F"/>
    <w:p w14:paraId="5A6A84F1" w14:textId="77777777" w:rsidR="00923F2F" w:rsidRDefault="00923F2F" w:rsidP="00923F2F"/>
    <w:p w14:paraId="437AF787" w14:textId="77777777" w:rsidR="00923F2F" w:rsidRDefault="00923F2F" w:rsidP="00923F2F"/>
    <w:p w14:paraId="5F76D80C" w14:textId="77777777" w:rsidR="00923F2F" w:rsidRDefault="00923F2F" w:rsidP="00923F2F"/>
    <w:p w14:paraId="6D4B34AD" w14:textId="77777777" w:rsidR="00923F2F" w:rsidRDefault="00923F2F" w:rsidP="00923F2F"/>
    <w:p w14:paraId="7930B566" w14:textId="77777777" w:rsidR="00923F2F" w:rsidRDefault="00923F2F" w:rsidP="00923F2F"/>
    <w:p w14:paraId="5CAC0144" w14:textId="77777777" w:rsidR="00923F2F" w:rsidRDefault="00923F2F" w:rsidP="00923F2F"/>
    <w:p w14:paraId="4DB9673E" w14:textId="77777777" w:rsidR="00923F2F" w:rsidRDefault="00923F2F" w:rsidP="00923F2F"/>
    <w:p w14:paraId="5CBA91AF" w14:textId="77777777" w:rsidR="00923F2F" w:rsidRPr="003025CB" w:rsidRDefault="00923F2F" w:rsidP="00923F2F"/>
    <w:p w14:paraId="7C73D072" w14:textId="77777777" w:rsidR="00923F2F" w:rsidRDefault="00923F2F" w:rsidP="00923F2F">
      <w:pPr>
        <w:rPr>
          <w:b/>
          <w:bCs/>
          <w:i/>
          <w:iCs/>
        </w:rPr>
      </w:pPr>
    </w:p>
    <w:p w14:paraId="02109882" w14:textId="77777777" w:rsidR="00923F2F" w:rsidRDefault="00923F2F" w:rsidP="00923F2F">
      <w:pPr>
        <w:rPr>
          <w:b/>
          <w:bCs/>
          <w:i/>
          <w:iCs/>
        </w:rPr>
      </w:pPr>
    </w:p>
    <w:p w14:paraId="51B766B4" w14:textId="77777777" w:rsidR="00923F2F" w:rsidRDefault="00923F2F" w:rsidP="00923F2F">
      <w:pPr>
        <w:rPr>
          <w:b/>
          <w:bCs/>
          <w:i/>
          <w:iCs/>
        </w:rPr>
      </w:pPr>
    </w:p>
    <w:p w14:paraId="03EBD912" w14:textId="77777777" w:rsidR="00923F2F" w:rsidRDefault="00923F2F" w:rsidP="00923F2F">
      <w:pPr>
        <w:rPr>
          <w:b/>
          <w:bCs/>
          <w:i/>
          <w:iCs/>
        </w:rPr>
      </w:pPr>
    </w:p>
    <w:p w14:paraId="09F32B35" w14:textId="77777777" w:rsidR="00923F2F" w:rsidRDefault="00923F2F" w:rsidP="00923F2F">
      <w:pPr>
        <w:rPr>
          <w:b/>
          <w:bCs/>
          <w:i/>
          <w:iCs/>
        </w:rPr>
      </w:pPr>
    </w:p>
    <w:p w14:paraId="50CD5569" w14:textId="77777777" w:rsidR="00923F2F" w:rsidRDefault="00923F2F" w:rsidP="00923F2F">
      <w:pPr>
        <w:rPr>
          <w:b/>
          <w:bCs/>
          <w:i/>
          <w:iCs/>
        </w:rPr>
      </w:pPr>
    </w:p>
    <w:p w14:paraId="70529015" w14:textId="77777777" w:rsidR="00923F2F" w:rsidRDefault="00923F2F" w:rsidP="00923F2F">
      <w:pPr>
        <w:rPr>
          <w:b/>
          <w:bCs/>
          <w:i/>
          <w:iCs/>
        </w:rPr>
      </w:pPr>
    </w:p>
    <w:p w14:paraId="2A6E67E5" w14:textId="77777777" w:rsidR="00923F2F" w:rsidRDefault="00923F2F" w:rsidP="00923F2F">
      <w:pPr>
        <w:rPr>
          <w:b/>
          <w:bCs/>
          <w:i/>
          <w:iCs/>
        </w:rPr>
      </w:pPr>
    </w:p>
    <w:p w14:paraId="6894962E" w14:textId="77777777" w:rsidR="00923F2F" w:rsidRDefault="00923F2F" w:rsidP="00923F2F">
      <w:pPr>
        <w:rPr>
          <w:b/>
          <w:bCs/>
          <w:i/>
          <w:iCs/>
        </w:rPr>
      </w:pPr>
    </w:p>
    <w:p w14:paraId="27524252" w14:textId="77777777" w:rsidR="00923F2F" w:rsidRDefault="00923F2F" w:rsidP="00923F2F">
      <w:pPr>
        <w:rPr>
          <w:b/>
          <w:bCs/>
          <w:i/>
          <w:iCs/>
        </w:rPr>
      </w:pPr>
    </w:p>
    <w:p w14:paraId="19C714F0" w14:textId="77777777" w:rsidR="00923F2F" w:rsidRDefault="00923F2F" w:rsidP="00923F2F">
      <w:pPr>
        <w:rPr>
          <w:b/>
          <w:bCs/>
          <w:i/>
          <w:iCs/>
        </w:rPr>
      </w:pPr>
    </w:p>
    <w:p w14:paraId="057B0A2A" w14:textId="77777777" w:rsidR="00923F2F" w:rsidRDefault="00923F2F" w:rsidP="00923F2F">
      <w:pPr>
        <w:rPr>
          <w:b/>
          <w:bCs/>
          <w:i/>
          <w:iCs/>
        </w:rPr>
      </w:pPr>
      <w:r w:rsidRPr="00B41CFA">
        <w:rPr>
          <w:b/>
          <w:bCs/>
          <w:sz w:val="20"/>
          <w:szCs w:val="20"/>
        </w:rPr>
        <w:t xml:space="preserve">Figure </w:t>
      </w:r>
      <w:r>
        <w:rPr>
          <w:b/>
          <w:bCs/>
          <w:sz w:val="20"/>
          <w:szCs w:val="20"/>
        </w:rPr>
        <w:t>2</w:t>
      </w:r>
      <w:r w:rsidRPr="00B41CFA">
        <w:rPr>
          <w:b/>
          <w:bCs/>
          <w:sz w:val="20"/>
          <w:szCs w:val="20"/>
        </w:rPr>
        <w:t>. Modelled relationships between economic predictors and the allocation of new economic land concessions in Cambodia between 1993 – 2015. Top row: no time lag between predictor and response; middle row: 1-year time lag between predictor and response; bottom row: 2-year time lag between predictor and response.</w:t>
      </w:r>
    </w:p>
    <w:p w14:paraId="5C41B1F7" w14:textId="77777777" w:rsidR="00923F2F" w:rsidRDefault="00923F2F" w:rsidP="00923F2F">
      <w:pPr>
        <w:rPr>
          <w:b/>
          <w:bCs/>
          <w:i/>
          <w:iCs/>
        </w:rPr>
      </w:pPr>
    </w:p>
    <w:p w14:paraId="5F554039" w14:textId="77777777" w:rsidR="00923F2F" w:rsidRDefault="00923F2F" w:rsidP="00923F2F">
      <w:pPr>
        <w:rPr>
          <w:b/>
          <w:bCs/>
          <w:i/>
          <w:iCs/>
        </w:rPr>
      </w:pPr>
    </w:p>
    <w:p w14:paraId="648DAF55" w14:textId="77777777" w:rsidR="00923F2F" w:rsidRDefault="00923F2F" w:rsidP="00923F2F">
      <w:pPr>
        <w:rPr>
          <w:b/>
          <w:bCs/>
          <w:i/>
          <w:iCs/>
        </w:rPr>
      </w:pPr>
    </w:p>
    <w:p w14:paraId="2A8C4DE9" w14:textId="77777777" w:rsidR="00923F2F" w:rsidRDefault="00923F2F" w:rsidP="00923F2F">
      <w:pPr>
        <w:rPr>
          <w:b/>
          <w:bCs/>
          <w:i/>
          <w:iCs/>
        </w:rPr>
      </w:pPr>
    </w:p>
    <w:p w14:paraId="6395AB0D" w14:textId="77777777" w:rsidR="00923F2F" w:rsidRDefault="00923F2F" w:rsidP="00923F2F">
      <w:pPr>
        <w:rPr>
          <w:b/>
          <w:bCs/>
          <w:i/>
          <w:iCs/>
        </w:rPr>
      </w:pPr>
    </w:p>
    <w:p w14:paraId="7FCFEF88" w14:textId="77777777" w:rsidR="00923F2F" w:rsidRDefault="00923F2F" w:rsidP="00923F2F">
      <w:pPr>
        <w:rPr>
          <w:b/>
          <w:bCs/>
          <w:i/>
          <w:iCs/>
        </w:rPr>
      </w:pPr>
      <w:commentRangeStart w:id="28"/>
      <w:r>
        <w:rPr>
          <w:noProof/>
        </w:rPr>
        <w:lastRenderedPageBreak/>
        <w:drawing>
          <wp:anchor distT="0" distB="0" distL="114300" distR="114300" simplePos="0" relativeHeight="251665408" behindDoc="1" locked="0" layoutInCell="1" allowOverlap="1" wp14:anchorId="3D3BB08E" wp14:editId="35F0FCBF">
            <wp:simplePos x="0" y="0"/>
            <wp:positionH relativeFrom="column">
              <wp:posOffset>0</wp:posOffset>
            </wp:positionH>
            <wp:positionV relativeFrom="paragraph">
              <wp:posOffset>-635</wp:posOffset>
            </wp:positionV>
            <wp:extent cx="6366933" cy="6366933"/>
            <wp:effectExtent l="0" t="0" r="0" b="0"/>
            <wp:wrapNone/>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8243" cy="6368243"/>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8"/>
      <w:r w:rsidR="00B74446">
        <w:rPr>
          <w:rStyle w:val="CommentReference"/>
        </w:rPr>
        <w:commentReference w:id="28"/>
      </w:r>
    </w:p>
    <w:p w14:paraId="67251E21" w14:textId="77777777" w:rsidR="00923F2F" w:rsidRDefault="00923F2F" w:rsidP="00923F2F">
      <w:pPr>
        <w:rPr>
          <w:b/>
          <w:bCs/>
          <w:i/>
          <w:iCs/>
        </w:rPr>
      </w:pPr>
    </w:p>
    <w:p w14:paraId="1601BD38" w14:textId="77777777" w:rsidR="00923F2F" w:rsidRDefault="00923F2F" w:rsidP="00923F2F">
      <w:pPr>
        <w:rPr>
          <w:b/>
          <w:bCs/>
          <w:i/>
          <w:iCs/>
        </w:rPr>
      </w:pPr>
    </w:p>
    <w:p w14:paraId="5BC4D007" w14:textId="77777777" w:rsidR="00923F2F" w:rsidRDefault="00923F2F" w:rsidP="00923F2F">
      <w:pPr>
        <w:rPr>
          <w:b/>
          <w:bCs/>
          <w:i/>
          <w:iCs/>
        </w:rPr>
      </w:pPr>
    </w:p>
    <w:p w14:paraId="286D8FB6" w14:textId="77777777" w:rsidR="00923F2F" w:rsidRDefault="00923F2F" w:rsidP="00923F2F">
      <w:pPr>
        <w:rPr>
          <w:b/>
          <w:bCs/>
          <w:i/>
          <w:iCs/>
        </w:rPr>
      </w:pPr>
    </w:p>
    <w:p w14:paraId="0E2EF391" w14:textId="77777777" w:rsidR="00923F2F" w:rsidRDefault="00923F2F" w:rsidP="00923F2F">
      <w:pPr>
        <w:rPr>
          <w:b/>
          <w:bCs/>
          <w:i/>
          <w:iCs/>
        </w:rPr>
      </w:pPr>
    </w:p>
    <w:p w14:paraId="3A42A8DD" w14:textId="77777777" w:rsidR="00923F2F" w:rsidRDefault="00923F2F" w:rsidP="00923F2F">
      <w:pPr>
        <w:rPr>
          <w:b/>
          <w:bCs/>
          <w:i/>
          <w:iCs/>
        </w:rPr>
      </w:pPr>
    </w:p>
    <w:p w14:paraId="2A55000D" w14:textId="77777777" w:rsidR="00923F2F" w:rsidRDefault="00923F2F" w:rsidP="00923F2F">
      <w:pPr>
        <w:rPr>
          <w:b/>
          <w:bCs/>
          <w:i/>
          <w:iCs/>
        </w:rPr>
      </w:pPr>
    </w:p>
    <w:p w14:paraId="19EFBD6E" w14:textId="77777777" w:rsidR="00923F2F" w:rsidRDefault="00923F2F" w:rsidP="00923F2F">
      <w:pPr>
        <w:rPr>
          <w:b/>
          <w:bCs/>
          <w:i/>
          <w:iCs/>
        </w:rPr>
      </w:pPr>
    </w:p>
    <w:p w14:paraId="1D42DC1C" w14:textId="77777777" w:rsidR="00923F2F" w:rsidRDefault="00923F2F" w:rsidP="00923F2F">
      <w:pPr>
        <w:rPr>
          <w:b/>
          <w:bCs/>
          <w:i/>
          <w:iCs/>
        </w:rPr>
      </w:pPr>
    </w:p>
    <w:p w14:paraId="2902EC06" w14:textId="77777777" w:rsidR="00923F2F" w:rsidRDefault="00923F2F" w:rsidP="00923F2F">
      <w:pPr>
        <w:rPr>
          <w:b/>
          <w:bCs/>
          <w:i/>
          <w:iCs/>
        </w:rPr>
      </w:pPr>
    </w:p>
    <w:p w14:paraId="70257174" w14:textId="77777777" w:rsidR="00923F2F" w:rsidRDefault="00923F2F" w:rsidP="00923F2F">
      <w:pPr>
        <w:rPr>
          <w:b/>
          <w:bCs/>
          <w:i/>
          <w:iCs/>
        </w:rPr>
      </w:pPr>
    </w:p>
    <w:p w14:paraId="677E4FB9" w14:textId="77777777" w:rsidR="00923F2F" w:rsidRDefault="00923F2F" w:rsidP="00923F2F">
      <w:pPr>
        <w:rPr>
          <w:b/>
          <w:bCs/>
          <w:i/>
          <w:iCs/>
        </w:rPr>
      </w:pPr>
    </w:p>
    <w:p w14:paraId="73C54B4A" w14:textId="77777777" w:rsidR="00923F2F" w:rsidRDefault="00923F2F" w:rsidP="00923F2F">
      <w:pPr>
        <w:rPr>
          <w:b/>
          <w:bCs/>
          <w:i/>
          <w:iCs/>
        </w:rPr>
      </w:pPr>
    </w:p>
    <w:p w14:paraId="72E642FA" w14:textId="77777777" w:rsidR="00923F2F" w:rsidRDefault="00923F2F" w:rsidP="00923F2F">
      <w:pPr>
        <w:rPr>
          <w:b/>
          <w:bCs/>
          <w:i/>
          <w:iCs/>
        </w:rPr>
      </w:pPr>
    </w:p>
    <w:p w14:paraId="06A45CA5" w14:textId="77777777" w:rsidR="00923F2F" w:rsidRDefault="00923F2F" w:rsidP="00923F2F">
      <w:pPr>
        <w:rPr>
          <w:b/>
          <w:bCs/>
          <w:i/>
          <w:iCs/>
        </w:rPr>
      </w:pPr>
    </w:p>
    <w:p w14:paraId="6A82E81A" w14:textId="77777777" w:rsidR="00923F2F" w:rsidRDefault="00923F2F" w:rsidP="00923F2F">
      <w:pPr>
        <w:rPr>
          <w:b/>
          <w:bCs/>
          <w:i/>
          <w:iCs/>
        </w:rPr>
      </w:pPr>
    </w:p>
    <w:p w14:paraId="3B0F1632" w14:textId="77777777" w:rsidR="00923F2F" w:rsidRDefault="00923F2F" w:rsidP="00923F2F">
      <w:pPr>
        <w:rPr>
          <w:b/>
          <w:bCs/>
          <w:i/>
          <w:iCs/>
        </w:rPr>
      </w:pPr>
    </w:p>
    <w:p w14:paraId="4CD35374" w14:textId="77777777" w:rsidR="00923F2F" w:rsidRDefault="00923F2F" w:rsidP="00923F2F">
      <w:pPr>
        <w:rPr>
          <w:b/>
          <w:bCs/>
          <w:i/>
          <w:iCs/>
        </w:rPr>
      </w:pPr>
    </w:p>
    <w:p w14:paraId="62357A6E" w14:textId="77777777" w:rsidR="00923F2F" w:rsidRDefault="00923F2F" w:rsidP="00923F2F">
      <w:pPr>
        <w:rPr>
          <w:b/>
          <w:bCs/>
          <w:i/>
          <w:iCs/>
        </w:rPr>
      </w:pPr>
    </w:p>
    <w:p w14:paraId="38A6C061" w14:textId="77777777" w:rsidR="00923F2F" w:rsidRDefault="00923F2F" w:rsidP="00923F2F">
      <w:pPr>
        <w:rPr>
          <w:b/>
          <w:bCs/>
          <w:i/>
          <w:iCs/>
        </w:rPr>
      </w:pPr>
    </w:p>
    <w:p w14:paraId="702F0AB9" w14:textId="77777777" w:rsidR="00923F2F" w:rsidRDefault="00923F2F" w:rsidP="00923F2F">
      <w:pPr>
        <w:rPr>
          <w:b/>
          <w:bCs/>
          <w:i/>
          <w:iCs/>
        </w:rPr>
      </w:pPr>
    </w:p>
    <w:p w14:paraId="57BB51F8" w14:textId="77777777" w:rsidR="00923F2F" w:rsidRDefault="00923F2F" w:rsidP="00923F2F">
      <w:pPr>
        <w:rPr>
          <w:b/>
          <w:bCs/>
          <w:i/>
          <w:iCs/>
        </w:rPr>
      </w:pPr>
    </w:p>
    <w:p w14:paraId="48446D30" w14:textId="77777777" w:rsidR="00923F2F" w:rsidRPr="00B41CFA" w:rsidRDefault="00923F2F" w:rsidP="00923F2F">
      <w:pPr>
        <w:rPr>
          <w:b/>
          <w:bCs/>
          <w:sz w:val="20"/>
          <w:szCs w:val="20"/>
        </w:rPr>
      </w:pPr>
      <w:r w:rsidRPr="00B41CFA">
        <w:rPr>
          <w:b/>
          <w:bCs/>
          <w:sz w:val="20"/>
          <w:szCs w:val="20"/>
        </w:rPr>
        <w:t xml:space="preserve">Figure </w:t>
      </w:r>
      <w:r>
        <w:rPr>
          <w:b/>
          <w:bCs/>
          <w:sz w:val="20"/>
          <w:szCs w:val="20"/>
        </w:rPr>
        <w:t>3</w:t>
      </w:r>
      <w:r w:rsidRPr="00B41CFA">
        <w:rPr>
          <w:b/>
          <w:bCs/>
          <w:sz w:val="20"/>
          <w:szCs w:val="20"/>
        </w:rPr>
        <w:t>. Modelled relationships between commodity price predictors and the allocation of new economic land concessions in Cambodia between 1993 – 2015. Top two rows: no time lag between predictor and response; third row: 1-year time lag between predictor and response; bottom row: 2-year time lag between predictor and response.</w:t>
      </w:r>
    </w:p>
    <w:p w14:paraId="041D98F7" w14:textId="77777777" w:rsidR="00923F2F" w:rsidRDefault="00923F2F" w:rsidP="00923F2F">
      <w:pPr>
        <w:rPr>
          <w:b/>
          <w:bCs/>
          <w:i/>
          <w:iCs/>
        </w:rPr>
      </w:pPr>
    </w:p>
    <w:p w14:paraId="7E81FCFD" w14:textId="77777777" w:rsidR="00923F2F" w:rsidRDefault="00923F2F" w:rsidP="00923F2F">
      <w:pPr>
        <w:rPr>
          <w:b/>
          <w:bCs/>
          <w:i/>
          <w:iCs/>
        </w:rPr>
      </w:pPr>
    </w:p>
    <w:p w14:paraId="5BD37E21" w14:textId="77777777" w:rsidR="00923F2F" w:rsidRDefault="00923F2F" w:rsidP="00923F2F">
      <w:pPr>
        <w:rPr>
          <w:b/>
          <w:bCs/>
          <w:i/>
          <w:iCs/>
        </w:rPr>
      </w:pPr>
    </w:p>
    <w:p w14:paraId="5B9A9A85" w14:textId="77777777" w:rsidR="00923F2F" w:rsidRDefault="00923F2F" w:rsidP="00923F2F">
      <w:pPr>
        <w:rPr>
          <w:b/>
          <w:bCs/>
          <w:i/>
          <w:iCs/>
        </w:rPr>
      </w:pPr>
    </w:p>
    <w:p w14:paraId="5526B4AF" w14:textId="77777777" w:rsidR="00923F2F" w:rsidRDefault="00923F2F" w:rsidP="00923F2F">
      <w:pPr>
        <w:rPr>
          <w:b/>
          <w:bCs/>
          <w:i/>
          <w:iCs/>
        </w:rPr>
      </w:pPr>
    </w:p>
    <w:p w14:paraId="48EE8BA5" w14:textId="77777777" w:rsidR="00923F2F" w:rsidRDefault="00923F2F" w:rsidP="00923F2F">
      <w:pPr>
        <w:rPr>
          <w:b/>
          <w:bCs/>
          <w:i/>
          <w:iCs/>
        </w:rPr>
      </w:pPr>
      <w:r>
        <w:rPr>
          <w:noProof/>
        </w:rPr>
        <w:lastRenderedPageBreak/>
        <w:drawing>
          <wp:anchor distT="0" distB="0" distL="114300" distR="114300" simplePos="0" relativeHeight="251666432" behindDoc="1" locked="0" layoutInCell="1" allowOverlap="1" wp14:anchorId="791CF7F6" wp14:editId="67618AA1">
            <wp:simplePos x="0" y="0"/>
            <wp:positionH relativeFrom="margin">
              <wp:posOffset>0</wp:posOffset>
            </wp:positionH>
            <wp:positionV relativeFrom="paragraph">
              <wp:posOffset>-635</wp:posOffset>
            </wp:positionV>
            <wp:extent cx="5882640" cy="5882640"/>
            <wp:effectExtent l="0" t="0" r="3810" b="3810"/>
            <wp:wrapNone/>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2640" cy="588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00C44" w14:textId="77777777" w:rsidR="00923F2F" w:rsidRDefault="00923F2F" w:rsidP="00923F2F">
      <w:pPr>
        <w:rPr>
          <w:b/>
          <w:bCs/>
          <w:i/>
          <w:iCs/>
        </w:rPr>
      </w:pPr>
    </w:p>
    <w:p w14:paraId="1F933F95" w14:textId="77777777" w:rsidR="00923F2F" w:rsidRDefault="00923F2F" w:rsidP="00923F2F">
      <w:pPr>
        <w:rPr>
          <w:b/>
          <w:bCs/>
          <w:i/>
          <w:iCs/>
        </w:rPr>
      </w:pPr>
    </w:p>
    <w:p w14:paraId="6EFAF76B" w14:textId="77777777" w:rsidR="00923F2F" w:rsidRDefault="00923F2F" w:rsidP="00923F2F">
      <w:pPr>
        <w:rPr>
          <w:b/>
          <w:bCs/>
          <w:i/>
          <w:iCs/>
        </w:rPr>
      </w:pPr>
    </w:p>
    <w:p w14:paraId="2CF2AEDF" w14:textId="77777777" w:rsidR="00923F2F" w:rsidRDefault="00923F2F" w:rsidP="00923F2F">
      <w:pPr>
        <w:rPr>
          <w:b/>
          <w:bCs/>
          <w:i/>
          <w:iCs/>
        </w:rPr>
      </w:pPr>
    </w:p>
    <w:p w14:paraId="752B632C" w14:textId="77777777" w:rsidR="00923F2F" w:rsidRDefault="00923F2F" w:rsidP="00923F2F">
      <w:pPr>
        <w:rPr>
          <w:b/>
          <w:bCs/>
          <w:i/>
          <w:iCs/>
        </w:rPr>
      </w:pPr>
    </w:p>
    <w:p w14:paraId="1C8877BD" w14:textId="77777777" w:rsidR="00923F2F" w:rsidRDefault="00923F2F" w:rsidP="00923F2F">
      <w:pPr>
        <w:rPr>
          <w:b/>
          <w:bCs/>
          <w:i/>
          <w:iCs/>
        </w:rPr>
      </w:pPr>
    </w:p>
    <w:p w14:paraId="3A663EBD" w14:textId="77777777" w:rsidR="00923F2F" w:rsidRDefault="00923F2F" w:rsidP="00923F2F">
      <w:pPr>
        <w:rPr>
          <w:b/>
          <w:bCs/>
          <w:i/>
          <w:iCs/>
        </w:rPr>
      </w:pPr>
    </w:p>
    <w:p w14:paraId="7F81B186" w14:textId="77777777" w:rsidR="00923F2F" w:rsidRDefault="00923F2F" w:rsidP="00923F2F">
      <w:pPr>
        <w:rPr>
          <w:b/>
          <w:bCs/>
          <w:i/>
          <w:iCs/>
        </w:rPr>
      </w:pPr>
    </w:p>
    <w:p w14:paraId="2D844BDB" w14:textId="77777777" w:rsidR="00923F2F" w:rsidRDefault="00923F2F" w:rsidP="00923F2F">
      <w:pPr>
        <w:rPr>
          <w:b/>
          <w:bCs/>
          <w:i/>
          <w:iCs/>
        </w:rPr>
      </w:pPr>
    </w:p>
    <w:p w14:paraId="475ED2DF" w14:textId="77777777" w:rsidR="00923F2F" w:rsidRDefault="00923F2F" w:rsidP="00923F2F">
      <w:pPr>
        <w:rPr>
          <w:b/>
          <w:bCs/>
          <w:i/>
          <w:iCs/>
        </w:rPr>
      </w:pPr>
    </w:p>
    <w:p w14:paraId="1BCC8556" w14:textId="77777777" w:rsidR="00923F2F" w:rsidRDefault="00923F2F" w:rsidP="00923F2F">
      <w:pPr>
        <w:rPr>
          <w:b/>
          <w:bCs/>
          <w:i/>
          <w:iCs/>
        </w:rPr>
      </w:pPr>
    </w:p>
    <w:p w14:paraId="1024034B" w14:textId="77777777" w:rsidR="00923F2F" w:rsidRDefault="00923F2F" w:rsidP="00923F2F">
      <w:pPr>
        <w:rPr>
          <w:b/>
          <w:bCs/>
          <w:i/>
          <w:iCs/>
        </w:rPr>
      </w:pPr>
    </w:p>
    <w:p w14:paraId="509F1FEC" w14:textId="77777777" w:rsidR="00923F2F" w:rsidRDefault="00923F2F" w:rsidP="00923F2F">
      <w:pPr>
        <w:rPr>
          <w:b/>
          <w:bCs/>
          <w:i/>
          <w:iCs/>
        </w:rPr>
      </w:pPr>
    </w:p>
    <w:p w14:paraId="03988C1C" w14:textId="77777777" w:rsidR="00923F2F" w:rsidRDefault="00923F2F" w:rsidP="00923F2F">
      <w:pPr>
        <w:rPr>
          <w:b/>
          <w:bCs/>
          <w:i/>
          <w:iCs/>
        </w:rPr>
      </w:pPr>
    </w:p>
    <w:p w14:paraId="0E43CCD1" w14:textId="77777777" w:rsidR="00923F2F" w:rsidRDefault="00923F2F" w:rsidP="00923F2F">
      <w:pPr>
        <w:rPr>
          <w:b/>
          <w:bCs/>
          <w:i/>
          <w:iCs/>
        </w:rPr>
      </w:pPr>
    </w:p>
    <w:p w14:paraId="5A151BB5" w14:textId="77777777" w:rsidR="00923F2F" w:rsidRDefault="00923F2F" w:rsidP="00923F2F">
      <w:pPr>
        <w:rPr>
          <w:b/>
          <w:bCs/>
          <w:i/>
          <w:iCs/>
        </w:rPr>
      </w:pPr>
    </w:p>
    <w:p w14:paraId="76D4C7EA" w14:textId="77777777" w:rsidR="00923F2F" w:rsidRDefault="00923F2F" w:rsidP="00923F2F">
      <w:pPr>
        <w:rPr>
          <w:b/>
          <w:bCs/>
          <w:i/>
          <w:iCs/>
        </w:rPr>
      </w:pPr>
    </w:p>
    <w:p w14:paraId="5C06620E" w14:textId="77777777" w:rsidR="00923F2F" w:rsidRDefault="00923F2F" w:rsidP="00923F2F">
      <w:pPr>
        <w:rPr>
          <w:b/>
          <w:bCs/>
          <w:i/>
          <w:iCs/>
        </w:rPr>
      </w:pPr>
    </w:p>
    <w:p w14:paraId="7BEC8B46" w14:textId="77777777" w:rsidR="00923F2F" w:rsidRDefault="00923F2F" w:rsidP="00923F2F">
      <w:pPr>
        <w:rPr>
          <w:b/>
          <w:bCs/>
          <w:i/>
          <w:iCs/>
        </w:rPr>
      </w:pPr>
    </w:p>
    <w:p w14:paraId="3CA7F49D" w14:textId="77777777" w:rsidR="00923F2F" w:rsidRDefault="00923F2F" w:rsidP="00923F2F">
      <w:pPr>
        <w:rPr>
          <w:b/>
          <w:bCs/>
          <w:i/>
          <w:iCs/>
        </w:rPr>
      </w:pPr>
    </w:p>
    <w:p w14:paraId="1260125D" w14:textId="77777777" w:rsidR="00923F2F" w:rsidRPr="00B41CFA" w:rsidRDefault="00923F2F" w:rsidP="00923F2F">
      <w:pPr>
        <w:rPr>
          <w:b/>
          <w:bCs/>
          <w:sz w:val="20"/>
          <w:szCs w:val="20"/>
        </w:rPr>
      </w:pPr>
      <w:r w:rsidRPr="00B41CFA">
        <w:rPr>
          <w:b/>
          <w:bCs/>
          <w:sz w:val="20"/>
          <w:szCs w:val="20"/>
        </w:rPr>
        <w:t xml:space="preserve">Figure </w:t>
      </w:r>
      <w:r>
        <w:rPr>
          <w:b/>
          <w:bCs/>
          <w:sz w:val="20"/>
          <w:szCs w:val="20"/>
        </w:rPr>
        <w:t>4</w:t>
      </w:r>
      <w:r w:rsidRPr="00B41CFA">
        <w:rPr>
          <w:b/>
          <w:bCs/>
          <w:sz w:val="20"/>
          <w:szCs w:val="20"/>
        </w:rPr>
        <w:t xml:space="preserve">. Modelled relationships between producer price predictors and the allocation of new economic land concessions Cambodia between 1993 – 2015. Top row: no time lag between predictor and response; </w:t>
      </w:r>
      <w:r>
        <w:rPr>
          <w:b/>
          <w:bCs/>
          <w:sz w:val="20"/>
          <w:szCs w:val="20"/>
        </w:rPr>
        <w:t>middle</w:t>
      </w:r>
      <w:r w:rsidRPr="00B41CFA">
        <w:rPr>
          <w:b/>
          <w:bCs/>
          <w:sz w:val="20"/>
          <w:szCs w:val="20"/>
        </w:rPr>
        <w:t xml:space="preserve"> row: 1-year time lag between predictor and response; bottom row: 2-year time lag between predictor and response.</w:t>
      </w:r>
    </w:p>
    <w:p w14:paraId="0AAD3FC6" w14:textId="77777777" w:rsidR="00923F2F" w:rsidRDefault="00923F2F" w:rsidP="00923F2F">
      <w:pPr>
        <w:rPr>
          <w:b/>
          <w:bCs/>
          <w:i/>
          <w:iCs/>
        </w:rPr>
      </w:pPr>
    </w:p>
    <w:p w14:paraId="33743512" w14:textId="77777777" w:rsidR="00923F2F" w:rsidRDefault="00923F2F" w:rsidP="00923F2F">
      <w:pPr>
        <w:rPr>
          <w:b/>
          <w:bCs/>
          <w:i/>
          <w:iCs/>
        </w:rPr>
      </w:pPr>
      <w:r>
        <w:rPr>
          <w:b/>
          <w:bCs/>
          <w:i/>
          <w:iCs/>
        </w:rPr>
        <w:t>Socioeconomic analysis</w:t>
      </w:r>
    </w:p>
    <w:p w14:paraId="0C24B87A" w14:textId="77777777" w:rsidR="00923F2F" w:rsidRDefault="00923F2F" w:rsidP="00923F2F">
      <w:pPr>
        <w:rPr>
          <w:i/>
          <w:iCs/>
        </w:rPr>
      </w:pPr>
      <w:r>
        <w:rPr>
          <w:i/>
          <w:iCs/>
        </w:rPr>
        <w:t>Commune-level model</w:t>
      </w:r>
    </w:p>
    <w:p w14:paraId="77C5D7FD" w14:textId="77777777" w:rsidR="00923F2F" w:rsidRDefault="00923F2F" w:rsidP="00923F2F">
      <w:r>
        <w:t>Initial within-set model selection resulted in a final candidate set with 10 models and 13 unique variables (</w:t>
      </w:r>
      <w:r w:rsidRPr="00E5353D">
        <w:t>Table S19</w:t>
      </w:r>
      <w:r>
        <w:t>). There was a single top model according to AIC (m1), with all other models having delta AIC values of more than 18 (</w:t>
      </w:r>
      <w:r w:rsidRPr="00E5353D">
        <w:t>Table S19</w:t>
      </w:r>
      <w:r>
        <w:t>). The top model only had one non-control variable - population density (Table 4). The random effects term with the highest variance was Commune (10.45 [SD = 3.23], 60% of the total random effect variance), followed by Province (6.77 [SD = 2.60], 39% of the total random effect variance</w:t>
      </w:r>
      <w:r w:rsidRPr="00B45568">
        <w:t xml:space="preserve">, Table 4). </w:t>
      </w:r>
      <w:r>
        <w:t xml:space="preserve">The variance explained by year at both </w:t>
      </w:r>
      <w:r>
        <w:lastRenderedPageBreak/>
        <w:t>the commune and province level was low (0.005 [SD = 0.068] and 0.0005 [SD = 0.022] respectively), contributing approximately 1% of the total random effect variance (</w:t>
      </w:r>
      <w:r w:rsidRPr="00B45568">
        <w:t xml:space="preserve">Table 4).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1, suggesting that most of the model variance was explained by the fixed effects. The largest positive effect was from mean elevation (rate ratio = 2.861, </w:t>
      </w:r>
      <w:r w:rsidRPr="00B45568">
        <w:t xml:space="preserve">Table 4) </w:t>
      </w:r>
      <w:r>
        <w:t>which relates to 0.6 forest pixels (0.06 km</w:t>
      </w:r>
      <w:r w:rsidRPr="00F10EA9">
        <w:rPr>
          <w:vertAlign w:val="superscript"/>
        </w:rPr>
        <w:t>2</w:t>
      </w:r>
      <w:r>
        <w:t>) 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4)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(2.22 </w:t>
      </w:r>
      <w:r>
        <w:rPr>
          <w:rFonts w:cstheme="minorHAnsi"/>
        </w:rPr>
        <w:t>×</w:t>
      </w:r>
      <w:r>
        <w:t xml:space="preserve"> 10</w:t>
      </w:r>
      <w:r w:rsidRPr="005B6361">
        <w:rPr>
          <w:vertAlign w:val="superscript"/>
        </w:rPr>
        <w:t>-16</w:t>
      </w:r>
      <w:r>
        <w:t xml:space="preserve">) forest pixels at the highest value of population density within the country. All other model terms, excluding the presence of ELCs, had positive effects on forest cover </w:t>
      </w:r>
      <w:r w:rsidRPr="00B45568">
        <w:t xml:space="preserve">(Table 4). These </w:t>
      </w:r>
      <w:r>
        <w:t xml:space="preserve">effects suggest that remote communes (large distances to provincial capitals) that are centrally located within the country (far away from international borders) are predicted to have high forest cover. Interestingly, although the effects are weak, communes that contain ELCs are predicted to have lower forest cover than those without, and communes with protected areas are predicted to have higher forest cover than those without (Table 4).  </w:t>
      </w:r>
    </w:p>
    <w:p w14:paraId="7BFC0389" w14:textId="77777777" w:rsidR="00923F2F" w:rsidRDefault="00923F2F" w:rsidP="00923F2F">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5). This between-group variance results in the model being unsuitable for generalised (i.e., ‘global’) predictions (Figure 5). Intercept and slope estimates between communes, even within the same province, varied hugely (Figure 6), and this issue was highlighted in diagnostic plots where we see that the assumption of normality of deviations of the conditional means of the random effects (for commune) from the global intercept is violated (Figure </w:t>
      </w:r>
      <w:r w:rsidRPr="00E5353D">
        <w:t>S6</w:t>
      </w:r>
      <w:r>
        <w:t xml:space="preserve">). Furthermore, the model residuals displayed heteroskedasticity, with the model predicting particularly poorly for lower values of the response (Figure </w:t>
      </w:r>
      <w:r w:rsidRPr="00E5353D">
        <w:t>S7</w:t>
      </w:r>
      <w:r>
        <w:t xml:space="preserve">). Therefore, drawing general inferences about the relationships between forest cover and socioeconomics at the country level using this model is inappropriate. </w:t>
      </w:r>
    </w:p>
    <w:p w14:paraId="0E209E13" w14:textId="77777777" w:rsidR="00923F2F" w:rsidRDefault="00923F2F" w:rsidP="00923F2F">
      <w:pPr>
        <w:rPr>
          <w:i/>
          <w:iCs/>
        </w:rPr>
      </w:pPr>
    </w:p>
    <w:p w14:paraId="145D09C2" w14:textId="77777777" w:rsidR="00923F2F" w:rsidRDefault="00923F2F" w:rsidP="00923F2F">
      <w:pPr>
        <w:rPr>
          <w:i/>
          <w:iCs/>
        </w:rPr>
      </w:pPr>
    </w:p>
    <w:p w14:paraId="504C1C8F" w14:textId="77777777" w:rsidR="00923F2F" w:rsidRDefault="00923F2F" w:rsidP="00923F2F">
      <w:pPr>
        <w:rPr>
          <w:i/>
          <w:iCs/>
        </w:rPr>
      </w:pPr>
    </w:p>
    <w:p w14:paraId="12F085ED" w14:textId="77777777" w:rsidR="00923F2F" w:rsidRDefault="00923F2F" w:rsidP="00923F2F">
      <w:pPr>
        <w:rPr>
          <w:i/>
          <w:iCs/>
        </w:rPr>
      </w:pPr>
    </w:p>
    <w:p w14:paraId="304E7EC2" w14:textId="77777777" w:rsidR="00923F2F" w:rsidRDefault="00923F2F" w:rsidP="00923F2F">
      <w:pPr>
        <w:rPr>
          <w:b/>
          <w:bCs/>
          <w:sz w:val="20"/>
          <w:szCs w:val="20"/>
        </w:rPr>
      </w:pPr>
    </w:p>
    <w:p w14:paraId="4E61B204" w14:textId="77777777" w:rsidR="00923F2F" w:rsidRDefault="00923F2F" w:rsidP="00923F2F">
      <w:pPr>
        <w:rPr>
          <w:b/>
          <w:bCs/>
          <w:sz w:val="20"/>
          <w:szCs w:val="20"/>
        </w:rPr>
      </w:pPr>
    </w:p>
    <w:p w14:paraId="14F71F9E" w14:textId="77777777" w:rsidR="00923F2F" w:rsidRDefault="00923F2F" w:rsidP="00923F2F">
      <w:pPr>
        <w:rPr>
          <w:b/>
          <w:bCs/>
          <w:sz w:val="20"/>
          <w:szCs w:val="20"/>
        </w:rPr>
      </w:pPr>
    </w:p>
    <w:p w14:paraId="6784B3E8" w14:textId="77777777" w:rsidR="00923F2F" w:rsidRDefault="00923F2F" w:rsidP="00923F2F">
      <w:pPr>
        <w:rPr>
          <w:b/>
          <w:bCs/>
          <w:sz w:val="20"/>
          <w:szCs w:val="20"/>
        </w:rPr>
      </w:pPr>
    </w:p>
    <w:p w14:paraId="68F6BE5E" w14:textId="77777777" w:rsidR="00923F2F" w:rsidRDefault="00923F2F" w:rsidP="00923F2F">
      <w:pPr>
        <w:rPr>
          <w:b/>
          <w:bCs/>
          <w:sz w:val="20"/>
          <w:szCs w:val="20"/>
        </w:rPr>
      </w:pPr>
    </w:p>
    <w:p w14:paraId="5CF21C59" w14:textId="77777777" w:rsidR="00923F2F" w:rsidRPr="00A2432B" w:rsidRDefault="00923F2F" w:rsidP="00923F2F">
      <w:pPr>
        <w:rPr>
          <w:b/>
          <w:bCs/>
          <w:sz w:val="20"/>
          <w:szCs w:val="20"/>
        </w:rPr>
      </w:pPr>
      <w:r w:rsidRPr="00A2432B">
        <w:rPr>
          <w:b/>
          <w:bCs/>
          <w:sz w:val="20"/>
          <w:szCs w:val="20"/>
        </w:rPr>
        <w:lastRenderedPageBreak/>
        <w:t>Table 4.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923F2F" w:rsidRPr="00A2432B" w14:paraId="478C46CA" w14:textId="77777777" w:rsidTr="007556BA">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4F367A5E" w14:textId="77777777" w:rsidR="00923F2F" w:rsidRPr="00A2432B" w:rsidRDefault="00923F2F" w:rsidP="007556BA">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78014189" w14:textId="77777777" w:rsidR="00923F2F" w:rsidRPr="00A2432B" w:rsidRDefault="00923F2F" w:rsidP="007556BA">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633C195B" w14:textId="77777777" w:rsidR="00923F2F" w:rsidRPr="00A2432B" w:rsidRDefault="00923F2F" w:rsidP="007556BA">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13A5AA2D" w14:textId="77777777" w:rsidR="00923F2F" w:rsidRPr="00A2432B" w:rsidRDefault="00923F2F" w:rsidP="007556BA">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557E4C53" w14:textId="77777777" w:rsidR="00923F2F" w:rsidRPr="00A2432B" w:rsidRDefault="00923F2F" w:rsidP="007556BA">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6942ED08" w14:textId="77777777" w:rsidR="00923F2F" w:rsidRPr="00A2432B" w:rsidRDefault="00923F2F" w:rsidP="007556BA">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923F2F" w:rsidRPr="00A2432B" w14:paraId="26649CAF" w14:textId="77777777" w:rsidTr="007556BA">
        <w:trPr>
          <w:trHeight w:val="288"/>
        </w:trPr>
        <w:tc>
          <w:tcPr>
            <w:tcW w:w="3402" w:type="dxa"/>
            <w:tcBorders>
              <w:top w:val="single" w:sz="12" w:space="0" w:color="auto"/>
              <w:left w:val="nil"/>
              <w:bottom w:val="nil"/>
              <w:right w:val="nil"/>
            </w:tcBorders>
            <w:shd w:val="clear" w:color="auto" w:fill="auto"/>
            <w:noWrap/>
            <w:hideMark/>
          </w:tcPr>
          <w:p w14:paraId="6B848906" w14:textId="77777777" w:rsidR="00923F2F" w:rsidRPr="00A2432B" w:rsidRDefault="00923F2F" w:rsidP="007556BA">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56899C9F" w14:textId="77777777" w:rsidR="00923F2F" w:rsidRPr="00A2432B" w:rsidRDefault="00923F2F" w:rsidP="007556BA">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784A59E6"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5767BA19"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415B4080"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64C64C29"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2C2C2A25" w14:textId="77777777" w:rsidTr="007556BA">
        <w:trPr>
          <w:trHeight w:val="288"/>
        </w:trPr>
        <w:tc>
          <w:tcPr>
            <w:tcW w:w="3402" w:type="dxa"/>
            <w:tcBorders>
              <w:top w:val="nil"/>
              <w:left w:val="nil"/>
              <w:bottom w:val="nil"/>
              <w:right w:val="nil"/>
            </w:tcBorders>
            <w:shd w:val="clear" w:color="auto" w:fill="auto"/>
            <w:noWrap/>
            <w:hideMark/>
          </w:tcPr>
          <w:p w14:paraId="7CDBAC9A" w14:textId="77777777" w:rsidR="00923F2F" w:rsidRPr="00A2432B" w:rsidRDefault="00923F2F" w:rsidP="007556BA">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127997A5"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5DBB469E"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749105A5"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A927A82"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6072B8E6"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68727EEB" w14:textId="77777777" w:rsidTr="007556BA">
        <w:trPr>
          <w:trHeight w:val="288"/>
        </w:trPr>
        <w:tc>
          <w:tcPr>
            <w:tcW w:w="3402" w:type="dxa"/>
            <w:tcBorders>
              <w:top w:val="nil"/>
              <w:left w:val="nil"/>
              <w:bottom w:val="nil"/>
              <w:right w:val="nil"/>
            </w:tcBorders>
            <w:shd w:val="clear" w:color="auto" w:fill="auto"/>
            <w:noWrap/>
            <w:hideMark/>
          </w:tcPr>
          <w:p w14:paraId="35599812"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492BC115"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E9B149A"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0E7226D9"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C491093"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A0DA4A8"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11CABE62" w14:textId="77777777" w:rsidTr="007556BA">
        <w:trPr>
          <w:trHeight w:val="288"/>
        </w:trPr>
        <w:tc>
          <w:tcPr>
            <w:tcW w:w="3402" w:type="dxa"/>
            <w:tcBorders>
              <w:top w:val="nil"/>
              <w:left w:val="nil"/>
              <w:bottom w:val="nil"/>
              <w:right w:val="nil"/>
            </w:tcBorders>
            <w:shd w:val="clear" w:color="auto" w:fill="auto"/>
            <w:noWrap/>
            <w:hideMark/>
          </w:tcPr>
          <w:p w14:paraId="0B7BFEED"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2EEF7FBF"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5049E53"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0D3AAB20"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C39D5B"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51785E69"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1B89FA9F" w14:textId="77777777" w:rsidTr="007556BA">
        <w:trPr>
          <w:trHeight w:val="288"/>
        </w:trPr>
        <w:tc>
          <w:tcPr>
            <w:tcW w:w="3402" w:type="dxa"/>
            <w:tcBorders>
              <w:top w:val="nil"/>
              <w:left w:val="nil"/>
              <w:bottom w:val="nil"/>
              <w:right w:val="nil"/>
            </w:tcBorders>
            <w:shd w:val="clear" w:color="auto" w:fill="auto"/>
            <w:noWrap/>
            <w:hideMark/>
          </w:tcPr>
          <w:p w14:paraId="29F68015"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709C6E3B"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3C3DCE03"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2A15173E"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6296A50"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DE028CB"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2B7C4B7F" w14:textId="77777777" w:rsidTr="007556BA">
        <w:trPr>
          <w:trHeight w:val="288"/>
        </w:trPr>
        <w:tc>
          <w:tcPr>
            <w:tcW w:w="3402" w:type="dxa"/>
            <w:tcBorders>
              <w:top w:val="nil"/>
              <w:left w:val="nil"/>
              <w:bottom w:val="nil"/>
              <w:right w:val="nil"/>
            </w:tcBorders>
            <w:shd w:val="clear" w:color="auto" w:fill="auto"/>
            <w:noWrap/>
            <w:hideMark/>
          </w:tcPr>
          <w:p w14:paraId="17605771"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66074DEF"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4145B965"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2AE61CED"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58F083A4"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DF718BA"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7AA916ED" w14:textId="77777777" w:rsidTr="007556BA">
        <w:trPr>
          <w:trHeight w:val="288"/>
        </w:trPr>
        <w:tc>
          <w:tcPr>
            <w:tcW w:w="3402" w:type="dxa"/>
            <w:tcBorders>
              <w:top w:val="nil"/>
              <w:left w:val="nil"/>
              <w:bottom w:val="nil"/>
              <w:right w:val="nil"/>
            </w:tcBorders>
            <w:shd w:val="clear" w:color="auto" w:fill="auto"/>
            <w:noWrap/>
            <w:hideMark/>
          </w:tcPr>
          <w:p w14:paraId="5A691C41" w14:textId="77777777" w:rsidR="00923F2F" w:rsidRPr="00A2432B" w:rsidRDefault="00923F2F" w:rsidP="007556BA">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0D6DD0A5" w14:textId="77777777" w:rsidR="00923F2F" w:rsidRPr="00A2432B" w:rsidRDefault="00923F2F" w:rsidP="007556BA">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48E9F40D"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524473B5"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717D08E"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7A89D58"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0DE10324" w14:textId="77777777" w:rsidTr="007556BA">
        <w:trPr>
          <w:trHeight w:val="288"/>
        </w:trPr>
        <w:tc>
          <w:tcPr>
            <w:tcW w:w="3402" w:type="dxa"/>
            <w:tcBorders>
              <w:top w:val="nil"/>
              <w:left w:val="nil"/>
              <w:bottom w:val="nil"/>
              <w:right w:val="nil"/>
            </w:tcBorders>
            <w:shd w:val="clear" w:color="auto" w:fill="auto"/>
            <w:noWrap/>
            <w:hideMark/>
          </w:tcPr>
          <w:p w14:paraId="43E179C2"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3C08E477"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C316CAB"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F22A1E1"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7EA912B2"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373F2E53"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p>
        </w:tc>
      </w:tr>
      <w:tr w:rsidR="00923F2F" w:rsidRPr="00A2432B" w14:paraId="69F6EE03" w14:textId="77777777" w:rsidTr="007556BA">
        <w:trPr>
          <w:trHeight w:val="288"/>
        </w:trPr>
        <w:tc>
          <w:tcPr>
            <w:tcW w:w="3402" w:type="dxa"/>
            <w:tcBorders>
              <w:top w:val="nil"/>
              <w:left w:val="nil"/>
              <w:bottom w:val="nil"/>
              <w:right w:val="nil"/>
            </w:tcBorders>
            <w:shd w:val="clear" w:color="auto" w:fill="auto"/>
            <w:noWrap/>
            <w:hideMark/>
          </w:tcPr>
          <w:p w14:paraId="0C423F84"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648B70B6"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46FD414"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27D490"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50127539"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6F27EE89"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923F2F" w:rsidRPr="00A2432B" w14:paraId="14C4339E" w14:textId="77777777" w:rsidTr="007556BA">
        <w:trPr>
          <w:trHeight w:val="288"/>
        </w:trPr>
        <w:tc>
          <w:tcPr>
            <w:tcW w:w="3402" w:type="dxa"/>
            <w:tcBorders>
              <w:top w:val="nil"/>
              <w:left w:val="nil"/>
              <w:bottom w:val="nil"/>
              <w:right w:val="nil"/>
            </w:tcBorders>
            <w:shd w:val="clear" w:color="auto" w:fill="auto"/>
            <w:noWrap/>
            <w:hideMark/>
          </w:tcPr>
          <w:p w14:paraId="4115C6D3"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7B796F68"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CB3D20D"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98E44DF"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01F4D424"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287B143D"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923F2F" w:rsidRPr="00A2432B" w14:paraId="6C885596" w14:textId="77777777" w:rsidTr="007556BA">
        <w:trPr>
          <w:trHeight w:val="288"/>
        </w:trPr>
        <w:tc>
          <w:tcPr>
            <w:tcW w:w="3402" w:type="dxa"/>
            <w:tcBorders>
              <w:top w:val="nil"/>
              <w:left w:val="nil"/>
              <w:bottom w:val="nil"/>
              <w:right w:val="nil"/>
            </w:tcBorders>
            <w:shd w:val="clear" w:color="auto" w:fill="auto"/>
            <w:noWrap/>
            <w:hideMark/>
          </w:tcPr>
          <w:p w14:paraId="45FCFB81"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15496C2B"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CC75B1A"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6FED81A"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39B52740"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75AF98DD"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923F2F" w:rsidRPr="00A2432B" w14:paraId="14829CF3" w14:textId="77777777" w:rsidTr="007556BA">
        <w:trPr>
          <w:trHeight w:val="288"/>
        </w:trPr>
        <w:tc>
          <w:tcPr>
            <w:tcW w:w="3402" w:type="dxa"/>
            <w:tcBorders>
              <w:top w:val="nil"/>
              <w:left w:val="nil"/>
              <w:bottom w:val="nil"/>
              <w:right w:val="nil"/>
            </w:tcBorders>
            <w:shd w:val="clear" w:color="auto" w:fill="auto"/>
            <w:noWrap/>
            <w:hideMark/>
          </w:tcPr>
          <w:p w14:paraId="45484CB5"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01B3A748"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4251B5E"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E97D76A"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222FEE6D"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23DA9B40"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923F2F" w:rsidRPr="00A2432B" w14:paraId="18B93B5C" w14:textId="77777777" w:rsidTr="007556BA">
        <w:trPr>
          <w:trHeight w:val="288"/>
        </w:trPr>
        <w:tc>
          <w:tcPr>
            <w:tcW w:w="3402" w:type="dxa"/>
            <w:tcBorders>
              <w:top w:val="nil"/>
              <w:left w:val="nil"/>
              <w:bottom w:val="nil"/>
              <w:right w:val="nil"/>
            </w:tcBorders>
            <w:shd w:val="clear" w:color="auto" w:fill="auto"/>
            <w:noWrap/>
            <w:hideMark/>
          </w:tcPr>
          <w:p w14:paraId="71CBE0AE"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35775B36"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EF304F4"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C11D26B"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22C21B2E"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0B99720E"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923F2F" w:rsidRPr="00A2432B" w14:paraId="24E3524D" w14:textId="77777777" w:rsidTr="007556BA">
        <w:trPr>
          <w:trHeight w:val="288"/>
        </w:trPr>
        <w:tc>
          <w:tcPr>
            <w:tcW w:w="3402" w:type="dxa"/>
            <w:tcBorders>
              <w:top w:val="nil"/>
              <w:left w:val="nil"/>
              <w:bottom w:val="single" w:sz="4" w:space="0" w:color="auto"/>
              <w:right w:val="nil"/>
            </w:tcBorders>
            <w:shd w:val="clear" w:color="auto" w:fill="auto"/>
            <w:noWrap/>
            <w:hideMark/>
          </w:tcPr>
          <w:p w14:paraId="1526FBB6"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13932CF1"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102FD965"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16B3A1E1"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0455F255"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03E6631"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923F2F" w:rsidRPr="00A2432B" w14:paraId="197733B7" w14:textId="77777777" w:rsidTr="007556BA">
        <w:trPr>
          <w:trHeight w:val="288"/>
        </w:trPr>
        <w:tc>
          <w:tcPr>
            <w:tcW w:w="3402" w:type="dxa"/>
            <w:tcBorders>
              <w:top w:val="nil"/>
              <w:left w:val="nil"/>
              <w:bottom w:val="nil"/>
              <w:right w:val="nil"/>
            </w:tcBorders>
            <w:shd w:val="clear" w:color="auto" w:fill="auto"/>
            <w:noWrap/>
            <w:hideMark/>
          </w:tcPr>
          <w:p w14:paraId="3FD9080C" w14:textId="77777777" w:rsidR="00923F2F" w:rsidRPr="00A2432B" w:rsidRDefault="00923F2F" w:rsidP="007556BA">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0416976B" w14:textId="77777777" w:rsidR="00923F2F" w:rsidRPr="00A2432B" w:rsidRDefault="00923F2F" w:rsidP="007556BA">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71BB9C4A"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567BA78"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3769638A"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611C65B8"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4BF7D58F" w14:textId="77777777" w:rsidTr="007556BA">
        <w:trPr>
          <w:trHeight w:val="288"/>
        </w:trPr>
        <w:tc>
          <w:tcPr>
            <w:tcW w:w="3402" w:type="dxa"/>
            <w:tcBorders>
              <w:top w:val="nil"/>
              <w:left w:val="nil"/>
              <w:bottom w:val="nil"/>
              <w:right w:val="nil"/>
            </w:tcBorders>
            <w:shd w:val="clear" w:color="auto" w:fill="auto"/>
            <w:noWrap/>
            <w:hideMark/>
          </w:tcPr>
          <w:p w14:paraId="0D07AE3A" w14:textId="77777777" w:rsidR="00923F2F" w:rsidRPr="00A2432B" w:rsidRDefault="00923F2F" w:rsidP="007556BA">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AB3AA21" w14:textId="77777777" w:rsidR="00923F2F" w:rsidRPr="00A2432B" w:rsidRDefault="00923F2F" w:rsidP="007556BA">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5992A3A1"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699C4A34"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BD78A41"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6DF9F88"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2A3F5F11" w14:textId="77777777" w:rsidTr="007556BA">
        <w:trPr>
          <w:trHeight w:val="288"/>
        </w:trPr>
        <w:tc>
          <w:tcPr>
            <w:tcW w:w="3402" w:type="dxa"/>
            <w:tcBorders>
              <w:top w:val="nil"/>
              <w:left w:val="nil"/>
              <w:bottom w:val="nil"/>
              <w:right w:val="nil"/>
            </w:tcBorders>
            <w:shd w:val="clear" w:color="auto" w:fill="auto"/>
            <w:noWrap/>
            <w:hideMark/>
          </w:tcPr>
          <w:p w14:paraId="7DC8AEC7"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16E614B6"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13B54CE2"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2D532782"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A1F82E9"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55EE18EF"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5CAB0EC8" w14:textId="77777777" w:rsidTr="007556BA">
        <w:trPr>
          <w:trHeight w:val="288"/>
        </w:trPr>
        <w:tc>
          <w:tcPr>
            <w:tcW w:w="3402" w:type="dxa"/>
            <w:tcBorders>
              <w:top w:val="nil"/>
              <w:left w:val="nil"/>
              <w:bottom w:val="nil"/>
              <w:right w:val="nil"/>
            </w:tcBorders>
            <w:shd w:val="clear" w:color="auto" w:fill="auto"/>
            <w:noWrap/>
            <w:hideMark/>
          </w:tcPr>
          <w:p w14:paraId="5C2EEBA3"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0F12AB9A"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5A4DEF30"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7ADDDFC6"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2CDE98E1"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29BC395"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4DAF1AFC" w14:textId="77777777" w:rsidTr="007556BA">
        <w:trPr>
          <w:trHeight w:val="288"/>
        </w:trPr>
        <w:tc>
          <w:tcPr>
            <w:tcW w:w="3402" w:type="dxa"/>
            <w:tcBorders>
              <w:top w:val="nil"/>
              <w:left w:val="nil"/>
              <w:bottom w:val="nil"/>
              <w:right w:val="nil"/>
            </w:tcBorders>
            <w:shd w:val="clear" w:color="auto" w:fill="auto"/>
            <w:noWrap/>
            <w:hideMark/>
          </w:tcPr>
          <w:p w14:paraId="2962FEFA" w14:textId="77777777" w:rsidR="00923F2F" w:rsidRPr="00A2432B" w:rsidRDefault="00923F2F" w:rsidP="007556BA">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55DC7B03" w14:textId="77777777" w:rsidR="00923F2F" w:rsidRPr="00A2432B" w:rsidRDefault="00923F2F" w:rsidP="007556BA">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0667F2CB"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5CD9FAE9"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317B9A15"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6DD2DE82"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p>
        </w:tc>
      </w:tr>
      <w:tr w:rsidR="00923F2F" w:rsidRPr="00A2432B" w14:paraId="5D6F91A9" w14:textId="77777777" w:rsidTr="007556BA">
        <w:trPr>
          <w:trHeight w:val="288"/>
        </w:trPr>
        <w:tc>
          <w:tcPr>
            <w:tcW w:w="3402" w:type="dxa"/>
            <w:tcBorders>
              <w:top w:val="nil"/>
              <w:left w:val="nil"/>
              <w:bottom w:val="nil"/>
              <w:right w:val="nil"/>
            </w:tcBorders>
            <w:shd w:val="clear" w:color="auto" w:fill="auto"/>
            <w:noWrap/>
            <w:hideMark/>
          </w:tcPr>
          <w:p w14:paraId="51AB15D4"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2B714F84"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5044B34"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0C5D1FA"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40150D42"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02AA619E"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p>
        </w:tc>
      </w:tr>
      <w:tr w:rsidR="00923F2F" w:rsidRPr="00A2432B" w14:paraId="4D777998" w14:textId="77777777" w:rsidTr="007556BA">
        <w:trPr>
          <w:trHeight w:val="288"/>
        </w:trPr>
        <w:tc>
          <w:tcPr>
            <w:tcW w:w="3402" w:type="dxa"/>
            <w:tcBorders>
              <w:top w:val="nil"/>
              <w:left w:val="nil"/>
              <w:bottom w:val="nil"/>
              <w:right w:val="nil"/>
            </w:tcBorders>
            <w:shd w:val="clear" w:color="auto" w:fill="auto"/>
            <w:noWrap/>
            <w:hideMark/>
          </w:tcPr>
          <w:p w14:paraId="1C33E122"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0D508C94"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62DB838"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3012DDD"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5F4931E1"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160B603B"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52DB15F7" w14:textId="77777777" w:rsidTr="007556BA">
        <w:trPr>
          <w:trHeight w:val="288"/>
        </w:trPr>
        <w:tc>
          <w:tcPr>
            <w:tcW w:w="3402" w:type="dxa"/>
            <w:tcBorders>
              <w:top w:val="nil"/>
              <w:left w:val="nil"/>
              <w:bottom w:val="nil"/>
              <w:right w:val="nil"/>
            </w:tcBorders>
            <w:shd w:val="clear" w:color="auto" w:fill="auto"/>
            <w:noWrap/>
            <w:hideMark/>
          </w:tcPr>
          <w:p w14:paraId="7B80A4F7"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11459563"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580C1F8"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79E1A1E"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775CAE43"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3996377A"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43887727" w14:textId="77777777" w:rsidTr="007556BA">
        <w:trPr>
          <w:trHeight w:val="288"/>
        </w:trPr>
        <w:tc>
          <w:tcPr>
            <w:tcW w:w="3402" w:type="dxa"/>
            <w:tcBorders>
              <w:top w:val="nil"/>
              <w:left w:val="nil"/>
              <w:bottom w:val="nil"/>
              <w:right w:val="nil"/>
            </w:tcBorders>
            <w:shd w:val="clear" w:color="auto" w:fill="auto"/>
            <w:noWrap/>
            <w:hideMark/>
          </w:tcPr>
          <w:p w14:paraId="39E68BFB"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5C95018F"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B69C1EF"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341D8C0"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1024F8F2"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756F226C"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1EB0F283" w14:textId="77777777" w:rsidTr="007556BA">
        <w:trPr>
          <w:trHeight w:val="288"/>
        </w:trPr>
        <w:tc>
          <w:tcPr>
            <w:tcW w:w="3402" w:type="dxa"/>
            <w:tcBorders>
              <w:top w:val="nil"/>
              <w:left w:val="nil"/>
              <w:bottom w:val="nil"/>
              <w:right w:val="nil"/>
            </w:tcBorders>
            <w:shd w:val="clear" w:color="auto" w:fill="auto"/>
            <w:noWrap/>
            <w:hideMark/>
          </w:tcPr>
          <w:p w14:paraId="654FFEFD"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48F6185C"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4116335"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A179D4E"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06FA83E5"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3A29167"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0462F8AB" w14:textId="77777777" w:rsidTr="007556BA">
        <w:trPr>
          <w:trHeight w:val="288"/>
        </w:trPr>
        <w:tc>
          <w:tcPr>
            <w:tcW w:w="3402" w:type="dxa"/>
            <w:tcBorders>
              <w:top w:val="nil"/>
              <w:left w:val="nil"/>
              <w:bottom w:val="nil"/>
              <w:right w:val="nil"/>
            </w:tcBorders>
            <w:shd w:val="clear" w:color="auto" w:fill="auto"/>
            <w:noWrap/>
            <w:hideMark/>
          </w:tcPr>
          <w:p w14:paraId="05545A1E"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1011F22A"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B83F0C1"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FB7D822"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3AEB56C9"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716D2CF7"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06C5C7A7" w14:textId="77777777" w:rsidTr="007556BA">
        <w:trPr>
          <w:trHeight w:val="205"/>
        </w:trPr>
        <w:tc>
          <w:tcPr>
            <w:tcW w:w="3402" w:type="dxa"/>
            <w:tcBorders>
              <w:top w:val="nil"/>
              <w:left w:val="nil"/>
              <w:bottom w:val="nil"/>
              <w:right w:val="nil"/>
            </w:tcBorders>
            <w:shd w:val="clear" w:color="auto" w:fill="auto"/>
            <w:hideMark/>
          </w:tcPr>
          <w:p w14:paraId="63EA7230"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342B92E0"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6AE6363"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B276F6E"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62EABE14"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628AED7D"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923F2F" w:rsidRPr="00A2432B" w14:paraId="2EAF3597" w14:textId="77777777" w:rsidTr="007556BA">
        <w:trPr>
          <w:trHeight w:val="288"/>
        </w:trPr>
        <w:tc>
          <w:tcPr>
            <w:tcW w:w="3402" w:type="dxa"/>
            <w:tcBorders>
              <w:top w:val="nil"/>
              <w:left w:val="nil"/>
              <w:bottom w:val="single" w:sz="12" w:space="0" w:color="auto"/>
              <w:right w:val="nil"/>
            </w:tcBorders>
            <w:shd w:val="clear" w:color="auto" w:fill="auto"/>
            <w:noWrap/>
            <w:hideMark/>
          </w:tcPr>
          <w:p w14:paraId="6C891314"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61ADD60F"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4F9D796" w14:textId="77777777" w:rsidR="00923F2F" w:rsidRPr="00A2432B" w:rsidRDefault="00923F2F" w:rsidP="007556BA">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5FD08309"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5D3FDF89"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766F80DB" w14:textId="77777777" w:rsidR="00923F2F" w:rsidRPr="00A2432B" w:rsidRDefault="00923F2F" w:rsidP="007556BA">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12A7A837" w14:textId="77777777" w:rsidR="00923F2F" w:rsidRPr="00A66892" w:rsidRDefault="00923F2F" w:rsidP="00923F2F">
      <w:pPr>
        <w:rPr>
          <w:sz w:val="18"/>
          <w:szCs w:val="18"/>
        </w:rPr>
      </w:pPr>
      <w:r w:rsidRPr="00A66892">
        <w:rPr>
          <w:i/>
          <w:iCs/>
          <w:sz w:val="24"/>
          <w:szCs w:val="24"/>
          <w:vertAlign w:val="superscript"/>
        </w:rPr>
        <w:t>a</w:t>
      </w:r>
      <w:r w:rsidRPr="00A66892">
        <w:rPr>
          <w:sz w:val="18"/>
          <w:szCs w:val="18"/>
        </w:rPr>
        <w:t xml:space="preserve"> Rate ratio = exp(coefficient) </w:t>
      </w:r>
    </w:p>
    <w:p w14:paraId="44ED0EF6" w14:textId="77777777" w:rsidR="00923F2F" w:rsidRDefault="00923F2F" w:rsidP="00923F2F">
      <w:pPr>
        <w:rPr>
          <w:i/>
          <w:iCs/>
        </w:rPr>
      </w:pPr>
    </w:p>
    <w:p w14:paraId="5563CA0F" w14:textId="77777777" w:rsidR="00923F2F" w:rsidRDefault="00923F2F" w:rsidP="00923F2F">
      <w:pPr>
        <w:rPr>
          <w:i/>
          <w:iCs/>
        </w:rPr>
      </w:pPr>
    </w:p>
    <w:p w14:paraId="704B815B" w14:textId="77777777" w:rsidR="00923F2F" w:rsidRDefault="00923F2F" w:rsidP="00923F2F">
      <w:pPr>
        <w:rPr>
          <w:i/>
          <w:iCs/>
        </w:rPr>
      </w:pPr>
    </w:p>
    <w:p w14:paraId="1BAE6D15" w14:textId="77777777" w:rsidR="00923F2F" w:rsidRDefault="00923F2F" w:rsidP="00923F2F">
      <w:pPr>
        <w:rPr>
          <w:i/>
          <w:iCs/>
        </w:rPr>
      </w:pPr>
    </w:p>
    <w:p w14:paraId="0D9B7D33" w14:textId="77777777" w:rsidR="00923F2F" w:rsidRDefault="00923F2F" w:rsidP="00923F2F">
      <w:pPr>
        <w:rPr>
          <w:i/>
          <w:iCs/>
        </w:rPr>
      </w:pPr>
    </w:p>
    <w:p w14:paraId="211EB458" w14:textId="77777777" w:rsidR="00923F2F" w:rsidRDefault="00923F2F" w:rsidP="00923F2F">
      <w:pPr>
        <w:rPr>
          <w:i/>
          <w:iCs/>
        </w:rPr>
      </w:pPr>
    </w:p>
    <w:p w14:paraId="31F94AE4" w14:textId="77777777" w:rsidR="00923F2F" w:rsidRDefault="00923F2F" w:rsidP="00923F2F">
      <w:pPr>
        <w:rPr>
          <w:i/>
          <w:iCs/>
        </w:rPr>
      </w:pPr>
    </w:p>
    <w:p w14:paraId="43BAEC23" w14:textId="77777777" w:rsidR="00923F2F" w:rsidRDefault="00923F2F" w:rsidP="00923F2F">
      <w:pPr>
        <w:rPr>
          <w:i/>
          <w:iCs/>
        </w:rPr>
      </w:pPr>
    </w:p>
    <w:p w14:paraId="7501D659" w14:textId="77777777" w:rsidR="00923F2F" w:rsidRDefault="00923F2F" w:rsidP="00923F2F">
      <w:pPr>
        <w:rPr>
          <w:i/>
          <w:iCs/>
        </w:rPr>
      </w:pPr>
    </w:p>
    <w:p w14:paraId="62891A27" w14:textId="77777777" w:rsidR="00923F2F" w:rsidRDefault="00923F2F" w:rsidP="00923F2F">
      <w:pPr>
        <w:rPr>
          <w:i/>
          <w:iCs/>
        </w:rPr>
      </w:pPr>
      <w:commentRangeStart w:id="29"/>
      <w:r>
        <w:rPr>
          <w:noProof/>
        </w:rPr>
        <w:lastRenderedPageBreak/>
        <w:drawing>
          <wp:inline distT="0" distB="0" distL="0" distR="0" wp14:anchorId="241042D8" wp14:editId="1EE111B7">
            <wp:extent cx="5731510" cy="446024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commentRangeEnd w:id="29"/>
      <w:r w:rsidR="00201FE4">
        <w:rPr>
          <w:rStyle w:val="CommentReference"/>
        </w:rPr>
        <w:commentReference w:id="29"/>
      </w:r>
    </w:p>
    <w:p w14:paraId="40BD33E4" w14:textId="77777777" w:rsidR="00923F2F" w:rsidRDefault="00923F2F" w:rsidP="00923F2F">
      <w:pPr>
        <w:rPr>
          <w:i/>
          <w:iCs/>
        </w:rPr>
      </w:pPr>
    </w:p>
    <w:p w14:paraId="357C96FB" w14:textId="77777777" w:rsidR="00923F2F" w:rsidRDefault="00923F2F" w:rsidP="00923F2F">
      <w:pPr>
        <w:rPr>
          <w:b/>
          <w:bCs/>
          <w:sz w:val="20"/>
          <w:szCs w:val="20"/>
        </w:rPr>
      </w:pPr>
      <w:r w:rsidRPr="00591618">
        <w:rPr>
          <w:b/>
          <w:bCs/>
          <w:sz w:val="20"/>
          <w:szCs w:val="20"/>
        </w:rPr>
        <w:t xml:space="preserve">Figure </w:t>
      </w:r>
      <w:r>
        <w:rPr>
          <w:b/>
          <w:bCs/>
          <w:sz w:val="20"/>
          <w:szCs w:val="20"/>
        </w:rPr>
        <w:t>5</w:t>
      </w:r>
      <w:r w:rsidRPr="00591618">
        <w:rPr>
          <w:b/>
          <w:bCs/>
          <w:sz w:val="20"/>
          <w:szCs w:val="20"/>
        </w:rPr>
        <w:t xml:space="preserve">. </w:t>
      </w:r>
      <w:commentRangeStart w:id="30"/>
      <w:r w:rsidRPr="00591618">
        <w:rPr>
          <w:b/>
          <w:bCs/>
          <w:sz w:val="20"/>
          <w:szCs w:val="20"/>
        </w:rPr>
        <w:t xml:space="preserve">Predicted </w:t>
      </w:r>
      <w:commentRangeEnd w:id="30"/>
      <w:r>
        <w:rPr>
          <w:rStyle w:val="CommentReference"/>
        </w:rPr>
        <w:commentReference w:id="30"/>
      </w:r>
      <w:r w:rsidRPr="00591618">
        <w:rPr>
          <w:b/>
          <w:bCs/>
          <w:sz w:val="20"/>
          <w:szCs w:val="20"/>
        </w:rPr>
        <w:t>relationships (red lines) between socioeconomic variables and forest cover in Cambodia between 2007 – 2012 from the top commune-level model. Predictions are ‘global’ i.e., all random effects were set to their mean values, and thus predictions are not for any specific commune. Black dots are the raw data points of each predictor versus forest cover.</w:t>
      </w:r>
    </w:p>
    <w:p w14:paraId="07B8FD45" w14:textId="77777777" w:rsidR="00923F2F" w:rsidRDefault="00923F2F" w:rsidP="00923F2F">
      <w:pPr>
        <w:rPr>
          <w:i/>
          <w:iCs/>
        </w:rPr>
      </w:pPr>
    </w:p>
    <w:p w14:paraId="5ED8EAA0" w14:textId="77777777" w:rsidR="00923F2F" w:rsidRDefault="00923F2F" w:rsidP="00923F2F">
      <w:pPr>
        <w:rPr>
          <w:i/>
          <w:iCs/>
        </w:rPr>
      </w:pPr>
    </w:p>
    <w:p w14:paraId="42ADDC8F" w14:textId="77777777" w:rsidR="00923F2F" w:rsidRDefault="00923F2F" w:rsidP="00923F2F">
      <w:pPr>
        <w:rPr>
          <w:i/>
          <w:iCs/>
        </w:rPr>
      </w:pPr>
    </w:p>
    <w:p w14:paraId="22F32B06" w14:textId="77777777" w:rsidR="00923F2F" w:rsidRDefault="00923F2F" w:rsidP="00923F2F">
      <w:pPr>
        <w:rPr>
          <w:i/>
          <w:iCs/>
        </w:rPr>
      </w:pPr>
    </w:p>
    <w:p w14:paraId="65C64D2F" w14:textId="77777777" w:rsidR="00923F2F" w:rsidRDefault="00923F2F" w:rsidP="00923F2F">
      <w:pPr>
        <w:rPr>
          <w:i/>
          <w:iCs/>
        </w:rPr>
      </w:pPr>
    </w:p>
    <w:p w14:paraId="038BF346" w14:textId="77777777" w:rsidR="00923F2F" w:rsidRDefault="00923F2F" w:rsidP="00923F2F">
      <w:pPr>
        <w:rPr>
          <w:i/>
          <w:iCs/>
        </w:rPr>
      </w:pPr>
    </w:p>
    <w:p w14:paraId="2B0066D3" w14:textId="77777777" w:rsidR="00923F2F" w:rsidRDefault="00923F2F" w:rsidP="00923F2F">
      <w:pPr>
        <w:rPr>
          <w:i/>
          <w:iCs/>
        </w:rPr>
      </w:pPr>
    </w:p>
    <w:p w14:paraId="49756E70" w14:textId="77777777" w:rsidR="00923F2F" w:rsidRDefault="00923F2F" w:rsidP="00923F2F">
      <w:pPr>
        <w:rPr>
          <w:i/>
          <w:iCs/>
        </w:rPr>
      </w:pPr>
    </w:p>
    <w:p w14:paraId="391AAAF6" w14:textId="77777777" w:rsidR="00923F2F" w:rsidRDefault="00923F2F" w:rsidP="00923F2F">
      <w:pPr>
        <w:rPr>
          <w:i/>
          <w:iCs/>
        </w:rPr>
      </w:pPr>
    </w:p>
    <w:p w14:paraId="4F1D64E6" w14:textId="77777777" w:rsidR="00923F2F" w:rsidRDefault="00923F2F" w:rsidP="00923F2F">
      <w:pPr>
        <w:rPr>
          <w:i/>
          <w:iCs/>
        </w:rPr>
      </w:pPr>
      <w:r>
        <w:rPr>
          <w:noProof/>
        </w:rPr>
        <w:lastRenderedPageBreak/>
        <w:drawing>
          <wp:inline distT="0" distB="0" distL="0" distR="0" wp14:anchorId="3B716AA1" wp14:editId="09147177">
            <wp:extent cx="5731510" cy="5731510"/>
            <wp:effectExtent l="0" t="0" r="2540" b="2540"/>
            <wp:docPr id="5" name="Picture 5" descr="Diagram,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ape, arrow&#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5B4BAF9" w14:textId="77777777" w:rsidR="00923F2F" w:rsidRDefault="00923F2F" w:rsidP="00923F2F">
      <w:pPr>
        <w:rPr>
          <w:b/>
          <w:bCs/>
          <w:sz w:val="20"/>
          <w:szCs w:val="20"/>
        </w:rPr>
      </w:pPr>
      <w:r w:rsidRPr="00CC10DE">
        <w:rPr>
          <w:b/>
          <w:bCs/>
          <w:sz w:val="20"/>
          <w:szCs w:val="20"/>
        </w:rPr>
        <w:t xml:space="preserve">Figure </w:t>
      </w:r>
      <w:r>
        <w:rPr>
          <w:b/>
          <w:bCs/>
          <w:sz w:val="20"/>
          <w:szCs w:val="20"/>
        </w:rPr>
        <w:t>6</w:t>
      </w:r>
      <w:r w:rsidRPr="00CC10DE">
        <w:rPr>
          <w:b/>
          <w:bCs/>
          <w:sz w:val="20"/>
          <w:szCs w:val="20"/>
        </w:rPr>
        <w:t>.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w:t>
      </w:r>
      <w:r>
        <w:rPr>
          <w:b/>
          <w:bCs/>
          <w:sz w:val="20"/>
          <w:szCs w:val="20"/>
        </w:rPr>
        <w:t xml:space="preserve"> Plot panels have non-standard y axis ranges.</w:t>
      </w:r>
    </w:p>
    <w:p w14:paraId="7175C01D" w14:textId="77777777" w:rsidR="00923F2F" w:rsidRDefault="00923F2F" w:rsidP="00923F2F">
      <w:pPr>
        <w:rPr>
          <w:i/>
          <w:iCs/>
        </w:rPr>
      </w:pPr>
    </w:p>
    <w:p w14:paraId="4D581AAF" w14:textId="77777777" w:rsidR="00923F2F" w:rsidRDefault="00923F2F" w:rsidP="00923F2F">
      <w:pPr>
        <w:rPr>
          <w:i/>
          <w:iCs/>
        </w:rPr>
      </w:pPr>
      <w:r>
        <w:rPr>
          <w:i/>
          <w:iCs/>
        </w:rPr>
        <w:t>Province-level model</w:t>
      </w:r>
    </w:p>
    <w:p w14:paraId="4804990B" w14:textId="77777777" w:rsidR="00923F2F" w:rsidRDefault="00923F2F" w:rsidP="00923F2F">
      <w:r>
        <w:t>The province-level models were run to eliminate the commune-level variation and to identify any broader relationships between forest cover and socioeconomics. A candidate set of 19 models was built and an evaluation of AIC selected a single model (m8) as the top model (</w:t>
      </w:r>
      <w:r w:rsidRPr="0028392B">
        <w:t>Table S20</w:t>
      </w:r>
      <w:r>
        <w:t xml:space="preserve">). Model m5 had some support (delta AIC = 5, </w:t>
      </w:r>
      <w:r w:rsidRPr="0028392B">
        <w:t>Table S20</w:t>
      </w:r>
      <w:r>
        <w:t xml:space="preserve">) but was a simpler version of m8 and therefore inferences were drawn from m8 alone. The random effects term with the highest variance was Province (1.18 [SD = 1.08], which constituted </w:t>
      </w:r>
      <w:r w:rsidRPr="0028392B">
        <w:t>99%</w:t>
      </w:r>
      <w:r>
        <w:t xml:space="preserve"> of the total random effects variance), followed by year (0.006 [SD = 0.077], which was </w:t>
      </w:r>
      <w:r w:rsidRPr="0028392B">
        <w:t>1%</w:t>
      </w:r>
      <w:r>
        <w:t xml:space="preserve"> of the total random effects variance).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(99%), </w:t>
      </w:r>
      <w:r>
        <w:lastRenderedPageBreak/>
        <w:t xml:space="preserve">suggesting that the majority of model variance was explained by the fixed effects. Presence of ELCs and presence of PAs had the largest two positive effects relative to their refences levels (no ELCs, no PAs), suggesting that provinces that have those two features are </w:t>
      </w:r>
      <w:commentRangeStart w:id="31"/>
      <w:r>
        <w:t>predicted to also have</w:t>
      </w:r>
      <w:commentRangeEnd w:id="31"/>
      <w:r w:rsidR="002440B0">
        <w:rPr>
          <w:rStyle w:val="CommentReference"/>
        </w:rPr>
        <w:commentReference w:id="31"/>
      </w:r>
      <w:r>
        <w:t xml:space="preserve"> higher forest cover (rate ratios = 1.51 and 1.64 respectively). In provinces where the proportion of males in school and distance to school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all the above effects are weak (Figures 7 &amp; 8). For example, the difference in the predicted number of forest pixels between a province with a low proportion of males in school and a province with a high proportion (with all other variables set to low), is 200 (18 km</w:t>
      </w:r>
      <w:r w:rsidRPr="009D05E0">
        <w:rPr>
          <w:vertAlign w:val="superscript"/>
        </w:rPr>
        <w:t>2</w:t>
      </w:r>
      <w:r>
        <w:t>). The difference in the number of predicted forest pixels between a province with low median distances to schools and a province with high median distances (with all other variables set to low), is 689 (62 km</w:t>
      </w:r>
      <w:r w:rsidRPr="00586D3B">
        <w:rPr>
          <w:vertAlign w:val="superscript"/>
        </w:rPr>
        <w:t>2</w:t>
      </w:r>
      <w:r>
        <w:t xml:space="preserve">). As standalone figures these appear large, but in the context of the range of the response variable (minimum value of 54 forest pixels to a maximum of </w:t>
      </w:r>
      <w:r w:rsidRPr="00586D3B">
        <w:t>146</w:t>
      </w:r>
      <w:r>
        <w:t>,</w:t>
      </w:r>
      <w:r w:rsidRPr="00586D3B">
        <w:t>876</w:t>
      </w:r>
      <w:r>
        <w:t xml:space="preserve"> forest pixels), the effects are relatively weak.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7370234B" w14:textId="77777777" w:rsidR="00923F2F" w:rsidRDefault="00923F2F" w:rsidP="00923F2F">
      <w:r>
        <w:rPr>
          <w:b/>
          <w:bCs/>
          <w:i/>
          <w:iCs/>
        </w:rPr>
        <w:t>Cluster analysis</w:t>
      </w:r>
    </w:p>
    <w:p w14:paraId="3006EE75" w14:textId="77777777" w:rsidR="00923F2F" w:rsidRDefault="00923F2F" w:rsidP="00923F2F">
      <w:r>
        <w:t xml:space="preserve">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(16) of provinces that fell into a single cluster, and so 5 clusters were chosen to add further nuance (Figure 9). The provinces within clusters were geographically contiguous (Figure 10), although clusters that had smaller cophenetic distances (i.e., were closer on the dendrogram, Figure 9) were not necessarily geographically contiguous. The largest cluster (cluster 5) dominated a central strip of the country, separating the smaller, and more similar clusters (Figure 10). Only clusters 2 and 4 were contiguous with each other.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11). The largest cluster (cluster 5) was distinguished by high or very high values of all variables, which translates to generally large provinces with high population density, high education levels, high proportions of primary and secondary sector workers, and high migration (Table 5). This contrasts with cluster 2, which has predominantly low values for the socioeconomic variables which translates to very small provinces with low population density, low levels of education, low levels of primary sector employment (higher secondary 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12). Provinces within cluster 5 were generally the next most forested after cluster 1 and had also lost large areas of </w:t>
      </w:r>
      <w:r>
        <w:lastRenderedPageBreak/>
        <w:t xml:space="preserve">forest during the study period (Figure 12). Cluster 3 had the least amount of forest, which was expected due to high levels of urbanisation and agriculture. Clusters 1 and 2 had the highest elevation, and clusters 1 and 5 had the highest mean distance to a provincial capital (Figure 12). </w:t>
      </w:r>
    </w:p>
    <w:p w14:paraId="14F6BBE0" w14:textId="77777777" w:rsidR="00923F2F" w:rsidRDefault="00923F2F" w:rsidP="00923F2F"/>
    <w:p w14:paraId="58922AC9" w14:textId="77777777" w:rsidR="00923F2F" w:rsidRDefault="00923F2F" w:rsidP="00923F2F"/>
    <w:p w14:paraId="7A803383" w14:textId="77777777" w:rsidR="00923F2F" w:rsidRDefault="00923F2F" w:rsidP="00923F2F">
      <w:r>
        <w:rPr>
          <w:noProof/>
        </w:rPr>
        <w:drawing>
          <wp:inline distT="0" distB="0" distL="0" distR="0" wp14:anchorId="7051A6F0" wp14:editId="077E34AF">
            <wp:extent cx="5272644" cy="5272644"/>
            <wp:effectExtent l="0" t="0" r="4445" b="444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7264" cy="5277264"/>
                    </a:xfrm>
                    <a:prstGeom prst="rect">
                      <a:avLst/>
                    </a:prstGeom>
                    <a:noFill/>
                    <a:ln>
                      <a:noFill/>
                    </a:ln>
                  </pic:spPr>
                </pic:pic>
              </a:graphicData>
            </a:graphic>
          </wp:inline>
        </w:drawing>
      </w:r>
    </w:p>
    <w:p w14:paraId="23452845" w14:textId="77777777" w:rsidR="00923F2F" w:rsidRDefault="00923F2F" w:rsidP="00923F2F">
      <w:pPr>
        <w:rPr>
          <w:b/>
          <w:bCs/>
          <w:sz w:val="20"/>
          <w:szCs w:val="20"/>
        </w:rPr>
      </w:pPr>
      <w:r w:rsidRPr="00BA3DF2">
        <w:rPr>
          <w:b/>
          <w:bCs/>
          <w:sz w:val="20"/>
          <w:szCs w:val="20"/>
        </w:rPr>
        <w:t xml:space="preserve">Figure </w:t>
      </w:r>
      <w:r>
        <w:rPr>
          <w:b/>
          <w:bCs/>
          <w:sz w:val="20"/>
          <w:szCs w:val="20"/>
        </w:rPr>
        <w:t>7</w:t>
      </w:r>
      <w:r w:rsidRPr="00BA3DF2">
        <w:rPr>
          <w:b/>
          <w:bCs/>
          <w:sz w:val="20"/>
          <w:szCs w:val="20"/>
        </w:rPr>
        <w:t xml:space="preserve">. Predicted forest cover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p>
    <w:p w14:paraId="2F26A653" w14:textId="77777777" w:rsidR="00923F2F" w:rsidRDefault="00923F2F" w:rsidP="00923F2F"/>
    <w:p w14:paraId="78C78E06" w14:textId="77777777" w:rsidR="00923F2F" w:rsidRDefault="00923F2F" w:rsidP="00923F2F"/>
    <w:p w14:paraId="1AA06E26" w14:textId="77777777" w:rsidR="00923F2F" w:rsidRDefault="00923F2F" w:rsidP="00923F2F"/>
    <w:p w14:paraId="17AE65EC" w14:textId="77777777" w:rsidR="00923F2F" w:rsidRDefault="00923F2F" w:rsidP="00923F2F"/>
    <w:p w14:paraId="1888D877" w14:textId="77777777" w:rsidR="00923F2F" w:rsidRDefault="00923F2F" w:rsidP="00923F2F"/>
    <w:p w14:paraId="54E51CE1" w14:textId="77777777" w:rsidR="00923F2F" w:rsidRDefault="00923F2F" w:rsidP="00923F2F">
      <w:r>
        <w:rPr>
          <w:noProof/>
        </w:rPr>
        <w:lastRenderedPageBreak/>
        <w:drawing>
          <wp:inline distT="0" distB="0" distL="0" distR="0" wp14:anchorId="0FB7DBD8" wp14:editId="1B799EC6">
            <wp:extent cx="5731510" cy="5731510"/>
            <wp:effectExtent l="0" t="0" r="254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491C0CC" w14:textId="77777777" w:rsidR="00923F2F" w:rsidRDefault="00923F2F" w:rsidP="00923F2F">
      <w:pPr>
        <w:rPr>
          <w:b/>
          <w:bCs/>
          <w:sz w:val="20"/>
          <w:szCs w:val="20"/>
        </w:rPr>
      </w:pPr>
      <w:r w:rsidRPr="00BA3DF2">
        <w:rPr>
          <w:b/>
          <w:bCs/>
          <w:sz w:val="20"/>
          <w:szCs w:val="20"/>
        </w:rPr>
        <w:t xml:space="preserve">Figure </w:t>
      </w:r>
      <w:r>
        <w:rPr>
          <w:b/>
          <w:bCs/>
          <w:sz w:val="20"/>
          <w:szCs w:val="20"/>
        </w:rPr>
        <w:t>8</w:t>
      </w:r>
      <w:r w:rsidRPr="00BA3DF2">
        <w:rPr>
          <w:b/>
          <w:bCs/>
          <w:sz w:val="20"/>
          <w:szCs w:val="20"/>
        </w:rPr>
        <w:t xml:space="preserve">. Predicted forest cover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p>
    <w:p w14:paraId="169E42E1" w14:textId="77777777" w:rsidR="00923F2F" w:rsidRDefault="00923F2F" w:rsidP="00923F2F"/>
    <w:p w14:paraId="50787373" w14:textId="77777777" w:rsidR="00923F2F" w:rsidRDefault="00923F2F" w:rsidP="00923F2F"/>
    <w:p w14:paraId="37F1E815" w14:textId="77777777" w:rsidR="00923F2F" w:rsidRDefault="00923F2F" w:rsidP="00923F2F">
      <w:pPr>
        <w:rPr>
          <w:b/>
          <w:bCs/>
          <w:sz w:val="20"/>
          <w:szCs w:val="20"/>
        </w:rPr>
      </w:pPr>
    </w:p>
    <w:p w14:paraId="56613748" w14:textId="77777777" w:rsidR="00923F2F" w:rsidRDefault="00923F2F" w:rsidP="00923F2F">
      <w:pPr>
        <w:rPr>
          <w:b/>
          <w:bCs/>
          <w:sz w:val="20"/>
          <w:szCs w:val="20"/>
        </w:rPr>
      </w:pPr>
    </w:p>
    <w:p w14:paraId="6A92B433" w14:textId="77777777" w:rsidR="00923F2F" w:rsidRDefault="00923F2F" w:rsidP="00923F2F">
      <w:pPr>
        <w:rPr>
          <w:b/>
          <w:bCs/>
          <w:sz w:val="20"/>
          <w:szCs w:val="20"/>
        </w:rPr>
      </w:pPr>
    </w:p>
    <w:p w14:paraId="1917E9B6" w14:textId="77777777" w:rsidR="00923F2F" w:rsidRDefault="00923F2F" w:rsidP="00923F2F">
      <w:pPr>
        <w:rPr>
          <w:b/>
          <w:bCs/>
          <w:sz w:val="20"/>
          <w:szCs w:val="20"/>
        </w:rPr>
      </w:pPr>
    </w:p>
    <w:p w14:paraId="456DB525" w14:textId="77777777" w:rsidR="00923F2F" w:rsidRDefault="00923F2F" w:rsidP="00923F2F">
      <w:pPr>
        <w:rPr>
          <w:b/>
          <w:bCs/>
          <w:sz w:val="20"/>
          <w:szCs w:val="20"/>
        </w:rPr>
      </w:pPr>
    </w:p>
    <w:p w14:paraId="1CCB37F7" w14:textId="77777777" w:rsidR="00923F2F" w:rsidRDefault="00923F2F" w:rsidP="00923F2F"/>
    <w:p w14:paraId="3B2ECB4F" w14:textId="77777777" w:rsidR="00923F2F" w:rsidRDefault="00923F2F" w:rsidP="00923F2F"/>
    <w:p w14:paraId="0D3A619B" w14:textId="77777777" w:rsidR="00923F2F" w:rsidRDefault="00923F2F" w:rsidP="00923F2F">
      <w:r>
        <w:rPr>
          <w:noProof/>
        </w:rPr>
        <w:drawing>
          <wp:anchor distT="0" distB="0" distL="114300" distR="114300" simplePos="0" relativeHeight="251661312" behindDoc="1" locked="0" layoutInCell="1" allowOverlap="1" wp14:anchorId="23CCD957" wp14:editId="04BA960E">
            <wp:simplePos x="0" y="0"/>
            <wp:positionH relativeFrom="column">
              <wp:posOffset>0</wp:posOffset>
            </wp:positionH>
            <wp:positionV relativeFrom="paragraph">
              <wp:posOffset>0</wp:posOffset>
            </wp:positionV>
            <wp:extent cx="5731510" cy="5731510"/>
            <wp:effectExtent l="0" t="0" r="2540" b="2540"/>
            <wp:wrapNone/>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F2ADD" w14:textId="77777777" w:rsidR="00923F2F" w:rsidRPr="00824324" w:rsidRDefault="00923F2F" w:rsidP="00923F2F"/>
    <w:p w14:paraId="27DC1290" w14:textId="77777777" w:rsidR="00923F2F" w:rsidRPr="00824324" w:rsidRDefault="00923F2F" w:rsidP="00923F2F"/>
    <w:p w14:paraId="40C0F395" w14:textId="77777777" w:rsidR="00923F2F" w:rsidRPr="00824324" w:rsidRDefault="00923F2F" w:rsidP="00923F2F"/>
    <w:p w14:paraId="454D69BB" w14:textId="77777777" w:rsidR="00923F2F" w:rsidRPr="00824324" w:rsidRDefault="00923F2F" w:rsidP="00923F2F"/>
    <w:p w14:paraId="45DDF32A" w14:textId="77777777" w:rsidR="00923F2F" w:rsidRPr="00824324" w:rsidRDefault="00923F2F" w:rsidP="00923F2F"/>
    <w:p w14:paraId="6EC66FFE" w14:textId="77777777" w:rsidR="00923F2F" w:rsidRPr="00824324" w:rsidRDefault="00923F2F" w:rsidP="00923F2F"/>
    <w:p w14:paraId="4DC34607" w14:textId="77777777" w:rsidR="00923F2F" w:rsidRPr="00824324" w:rsidRDefault="00923F2F" w:rsidP="00923F2F"/>
    <w:p w14:paraId="576263F7" w14:textId="77777777" w:rsidR="00923F2F" w:rsidRPr="00824324" w:rsidRDefault="00923F2F" w:rsidP="00923F2F"/>
    <w:p w14:paraId="74A1EA5F" w14:textId="77777777" w:rsidR="00923F2F" w:rsidRPr="00824324" w:rsidRDefault="00923F2F" w:rsidP="00923F2F"/>
    <w:p w14:paraId="02A93115" w14:textId="77777777" w:rsidR="00923F2F" w:rsidRPr="00824324" w:rsidRDefault="00923F2F" w:rsidP="00923F2F"/>
    <w:p w14:paraId="2FCC9BC4" w14:textId="77777777" w:rsidR="00923F2F" w:rsidRPr="00824324" w:rsidRDefault="00923F2F" w:rsidP="00923F2F"/>
    <w:p w14:paraId="57807D54" w14:textId="77777777" w:rsidR="00923F2F" w:rsidRPr="00824324" w:rsidRDefault="00923F2F" w:rsidP="00923F2F"/>
    <w:p w14:paraId="7754E929" w14:textId="77777777" w:rsidR="00923F2F" w:rsidRPr="00824324" w:rsidRDefault="00923F2F" w:rsidP="00923F2F"/>
    <w:p w14:paraId="0F81CE72" w14:textId="77777777" w:rsidR="00923F2F" w:rsidRPr="00824324" w:rsidRDefault="00923F2F" w:rsidP="00923F2F"/>
    <w:p w14:paraId="01D9AB55" w14:textId="77777777" w:rsidR="00923F2F" w:rsidRPr="00824324" w:rsidRDefault="00923F2F" w:rsidP="00923F2F"/>
    <w:p w14:paraId="168E8D09" w14:textId="77777777" w:rsidR="00923F2F" w:rsidRPr="00824324" w:rsidRDefault="00923F2F" w:rsidP="00923F2F"/>
    <w:p w14:paraId="75C54BBD" w14:textId="77777777" w:rsidR="00923F2F" w:rsidRPr="00824324" w:rsidRDefault="00923F2F" w:rsidP="00923F2F"/>
    <w:p w14:paraId="2CF78EB8" w14:textId="77777777" w:rsidR="00923F2F" w:rsidRPr="00824324" w:rsidRDefault="00923F2F" w:rsidP="00923F2F"/>
    <w:p w14:paraId="302AE277" w14:textId="77777777" w:rsidR="00923F2F" w:rsidRPr="008850DC" w:rsidRDefault="00923F2F" w:rsidP="00923F2F">
      <w:pPr>
        <w:rPr>
          <w:b/>
          <w:bCs/>
          <w:sz w:val="20"/>
          <w:szCs w:val="20"/>
        </w:rPr>
      </w:pPr>
      <w:r w:rsidRPr="008850DC">
        <w:rPr>
          <w:b/>
          <w:bCs/>
          <w:sz w:val="20"/>
          <w:szCs w:val="20"/>
        </w:rPr>
        <w:t xml:space="preserve">Figure </w:t>
      </w:r>
      <w:r>
        <w:rPr>
          <w:b/>
          <w:bCs/>
          <w:sz w:val="20"/>
          <w:szCs w:val="20"/>
        </w:rPr>
        <w:t>9</w:t>
      </w:r>
      <w:r w:rsidRPr="008850DC">
        <w:rPr>
          <w:b/>
          <w:bCs/>
          <w:sz w:val="20"/>
          <w:szCs w:val="20"/>
        </w:rPr>
        <w:t>. Cambodian provinces clustered based on socioeconomics. Data were averaged across the study period 2007 – 2012. Variables included were total population, population density, number of land conflict cases, number of criminal cases per capita, number of in- and out-migrants, the proportion of the population classified as indigenous, proportion of males aged 6 – 24 in school, proportion of the population employed in the primary and secondary sectors, proportion of families with no access to agricultural land, proportion of families who kept pigs, distance to the nearest school, proportion of families with access to waste collection, and distance to the commune (administrative) centre. The clustering method was unweighted pair-group using arithmetic averages (UPGMA).</w:t>
      </w:r>
    </w:p>
    <w:p w14:paraId="783EBCDA" w14:textId="77777777" w:rsidR="00923F2F" w:rsidRDefault="00923F2F" w:rsidP="00923F2F"/>
    <w:p w14:paraId="19DFFE4B" w14:textId="77777777" w:rsidR="00923F2F" w:rsidRDefault="00923F2F" w:rsidP="00923F2F"/>
    <w:p w14:paraId="412B49E7" w14:textId="77777777" w:rsidR="00923F2F" w:rsidRDefault="00923F2F" w:rsidP="00923F2F"/>
    <w:p w14:paraId="34BF07C6" w14:textId="77777777" w:rsidR="00923F2F" w:rsidRDefault="00923F2F" w:rsidP="00923F2F"/>
    <w:p w14:paraId="1F99FD24" w14:textId="77777777" w:rsidR="00923F2F" w:rsidRDefault="00923F2F" w:rsidP="00923F2F"/>
    <w:p w14:paraId="7191091E" w14:textId="77777777" w:rsidR="00923F2F" w:rsidRDefault="00923F2F" w:rsidP="00923F2F"/>
    <w:p w14:paraId="6417C932" w14:textId="77777777" w:rsidR="00923F2F" w:rsidRDefault="00923F2F" w:rsidP="00923F2F">
      <w:r>
        <w:rPr>
          <w:noProof/>
        </w:rPr>
        <w:lastRenderedPageBreak/>
        <w:drawing>
          <wp:anchor distT="0" distB="0" distL="114300" distR="114300" simplePos="0" relativeHeight="251662336" behindDoc="1" locked="0" layoutInCell="1" allowOverlap="1" wp14:anchorId="051B5A73" wp14:editId="0569AC92">
            <wp:simplePos x="0" y="0"/>
            <wp:positionH relativeFrom="margin">
              <wp:posOffset>-344384</wp:posOffset>
            </wp:positionH>
            <wp:positionV relativeFrom="paragraph">
              <wp:posOffset>-997527</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672" cy="6623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E6265" w14:textId="77777777" w:rsidR="00923F2F" w:rsidRDefault="00923F2F" w:rsidP="00923F2F"/>
    <w:p w14:paraId="1461B7BA" w14:textId="77777777" w:rsidR="00923F2F" w:rsidRDefault="00923F2F" w:rsidP="00923F2F"/>
    <w:p w14:paraId="03D217F1" w14:textId="77777777" w:rsidR="00923F2F" w:rsidRDefault="00923F2F" w:rsidP="00923F2F"/>
    <w:p w14:paraId="2DED22F6" w14:textId="77777777" w:rsidR="00923F2F" w:rsidRDefault="00923F2F" w:rsidP="00923F2F"/>
    <w:p w14:paraId="7D6309DC" w14:textId="77777777" w:rsidR="00923F2F" w:rsidRDefault="00923F2F" w:rsidP="00923F2F"/>
    <w:p w14:paraId="5B7E3C99" w14:textId="77777777" w:rsidR="00923F2F" w:rsidRDefault="00923F2F" w:rsidP="00923F2F"/>
    <w:p w14:paraId="14E7A734" w14:textId="77777777" w:rsidR="00923F2F" w:rsidRDefault="00923F2F" w:rsidP="00923F2F"/>
    <w:p w14:paraId="160645C4" w14:textId="77777777" w:rsidR="00923F2F" w:rsidRDefault="00923F2F" w:rsidP="00923F2F"/>
    <w:p w14:paraId="09AF3BCF" w14:textId="77777777" w:rsidR="00923F2F" w:rsidRDefault="00923F2F" w:rsidP="00923F2F"/>
    <w:p w14:paraId="2296323E" w14:textId="77777777" w:rsidR="00923F2F" w:rsidRDefault="00923F2F" w:rsidP="00923F2F"/>
    <w:p w14:paraId="77123748" w14:textId="77777777" w:rsidR="00923F2F" w:rsidRDefault="00923F2F" w:rsidP="00923F2F"/>
    <w:p w14:paraId="10DFBF4B" w14:textId="77777777" w:rsidR="00923F2F" w:rsidRDefault="00923F2F" w:rsidP="00923F2F"/>
    <w:p w14:paraId="72BA56B7" w14:textId="77777777" w:rsidR="00923F2F" w:rsidRDefault="00923F2F" w:rsidP="00923F2F"/>
    <w:p w14:paraId="719DACB4" w14:textId="77777777" w:rsidR="00923F2F" w:rsidRDefault="00923F2F" w:rsidP="00923F2F"/>
    <w:p w14:paraId="48F769E7" w14:textId="77777777" w:rsidR="00923F2F" w:rsidRDefault="00923F2F" w:rsidP="00923F2F"/>
    <w:p w14:paraId="56A6AE24" w14:textId="77777777" w:rsidR="00923F2F" w:rsidRDefault="00923F2F" w:rsidP="00923F2F">
      <w:pPr>
        <w:rPr>
          <w:b/>
          <w:bCs/>
          <w:sz w:val="20"/>
          <w:szCs w:val="20"/>
        </w:rPr>
      </w:pPr>
    </w:p>
    <w:p w14:paraId="53737225" w14:textId="77777777" w:rsidR="00923F2F" w:rsidRPr="00154653" w:rsidRDefault="00923F2F" w:rsidP="00923F2F">
      <w:pPr>
        <w:rPr>
          <w:b/>
          <w:bCs/>
          <w:sz w:val="20"/>
          <w:szCs w:val="20"/>
        </w:rPr>
      </w:pPr>
      <w:r w:rsidRPr="00154653">
        <w:rPr>
          <w:b/>
          <w:bCs/>
          <w:sz w:val="20"/>
          <w:szCs w:val="20"/>
        </w:rPr>
        <w:t xml:space="preserve">Figure </w:t>
      </w:r>
      <w:r>
        <w:rPr>
          <w:b/>
          <w:bCs/>
          <w:sz w:val="20"/>
          <w:szCs w:val="20"/>
        </w:rPr>
        <w:t>10</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Sap lake, and the lower white polygon is the city of Phnom Penh, both of which were excluded from the analysis.</w:t>
      </w:r>
    </w:p>
    <w:p w14:paraId="0EEED1D5" w14:textId="77777777" w:rsidR="00923F2F" w:rsidRDefault="00923F2F" w:rsidP="00923F2F">
      <w:r>
        <w:rPr>
          <w:noProof/>
        </w:rPr>
        <w:lastRenderedPageBreak/>
        <w:drawing>
          <wp:inline distT="0" distB="0" distL="0" distR="0" wp14:anchorId="420E18C2" wp14:editId="31D89B66">
            <wp:extent cx="4933950" cy="49339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3950" cy="4933950"/>
                    </a:xfrm>
                    <a:prstGeom prst="rect">
                      <a:avLst/>
                    </a:prstGeom>
                    <a:noFill/>
                    <a:ln>
                      <a:noFill/>
                    </a:ln>
                  </pic:spPr>
                </pic:pic>
              </a:graphicData>
            </a:graphic>
          </wp:inline>
        </w:drawing>
      </w:r>
    </w:p>
    <w:p w14:paraId="7AF48A6E" w14:textId="77777777" w:rsidR="00923F2F" w:rsidRPr="001168E7" w:rsidRDefault="00923F2F" w:rsidP="00923F2F">
      <w:pPr>
        <w:rPr>
          <w:b/>
          <w:bCs/>
          <w:sz w:val="20"/>
          <w:szCs w:val="20"/>
        </w:rPr>
      </w:pPr>
      <w:r w:rsidRPr="001168E7">
        <w:rPr>
          <w:b/>
          <w:bCs/>
          <w:sz w:val="20"/>
          <w:szCs w:val="20"/>
        </w:rPr>
        <w:t xml:space="preserve">Figure </w:t>
      </w:r>
      <w:r>
        <w:rPr>
          <w:b/>
          <w:bCs/>
          <w:sz w:val="20"/>
          <w:szCs w:val="20"/>
        </w:rPr>
        <w:t>11</w:t>
      </w:r>
      <w:r w:rsidRPr="001168E7">
        <w:rPr>
          <w:b/>
          <w:bCs/>
          <w:sz w:val="20"/>
          <w:szCs w:val="20"/>
        </w:rPr>
        <w:t>. 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 (across provinces within that cluster) was below the 25% quantile for that variable across the whole country, “low” if the mean was above 25 and below 50%, “high” if the mean was above 50% but below 75%, and “</w:t>
      </w:r>
      <w:proofErr w:type="spellStart"/>
      <w:r w:rsidRPr="001168E7">
        <w:rPr>
          <w:b/>
          <w:bCs/>
          <w:sz w:val="20"/>
          <w:szCs w:val="20"/>
        </w:rPr>
        <w:t>v.high</w:t>
      </w:r>
      <w:proofErr w:type="spellEnd"/>
      <w:r w:rsidRPr="001168E7">
        <w:rPr>
          <w:b/>
          <w:bCs/>
          <w:sz w:val="20"/>
          <w:szCs w:val="20"/>
        </w:rPr>
        <w:t xml:space="preserve">” if the mean was above the 75% quantile. </w:t>
      </w:r>
      <w:proofErr w:type="spellStart"/>
      <w:r w:rsidRPr="001168E7">
        <w:rPr>
          <w:b/>
          <w:bCs/>
          <w:sz w:val="20"/>
          <w:szCs w:val="20"/>
        </w:rPr>
        <w:t>Pax_migt_out</w:t>
      </w:r>
      <w:proofErr w:type="spellEnd"/>
      <w:r w:rsidRPr="001168E7">
        <w:rPr>
          <w:b/>
          <w:bCs/>
          <w:sz w:val="20"/>
          <w:szCs w:val="20"/>
        </w:rPr>
        <w:t xml:space="preserve"> = numbers of out-migrants, </w:t>
      </w:r>
      <w:proofErr w:type="spellStart"/>
      <w:r w:rsidRPr="001168E7">
        <w:rPr>
          <w:b/>
          <w:bCs/>
          <w:sz w:val="20"/>
          <w:szCs w:val="20"/>
        </w:rPr>
        <w:t>Pax_migt_in</w:t>
      </w:r>
      <w:proofErr w:type="spellEnd"/>
      <w:r w:rsidRPr="001168E7">
        <w:rPr>
          <w:b/>
          <w:bCs/>
          <w:sz w:val="20"/>
          <w:szCs w:val="20"/>
        </w:rPr>
        <w:t xml:space="preserve"> = numbers of in-migrants, </w:t>
      </w:r>
      <w:proofErr w:type="spellStart"/>
      <w:r w:rsidRPr="001168E7">
        <w:rPr>
          <w:b/>
          <w:bCs/>
          <w:sz w:val="20"/>
          <w:szCs w:val="20"/>
        </w:rPr>
        <w:t>land_confl</w:t>
      </w:r>
      <w:proofErr w:type="spellEnd"/>
      <w:r w:rsidRPr="001168E7">
        <w:rPr>
          <w:b/>
          <w:bCs/>
          <w:sz w:val="20"/>
          <w:szCs w:val="20"/>
        </w:rPr>
        <w:t xml:space="preserve"> = number of land conflicts, </w:t>
      </w:r>
      <w:proofErr w:type="spellStart"/>
      <w:r w:rsidRPr="001168E7">
        <w:rPr>
          <w:b/>
          <w:bCs/>
          <w:sz w:val="20"/>
          <w:szCs w:val="20"/>
        </w:rPr>
        <w:t>crim_case</w:t>
      </w:r>
      <w:proofErr w:type="spellEnd"/>
      <w:r w:rsidRPr="001168E7">
        <w:rPr>
          <w:b/>
          <w:bCs/>
          <w:sz w:val="20"/>
          <w:szCs w:val="20"/>
        </w:rPr>
        <w:t xml:space="preserve"> = criminal cases per capita, </w:t>
      </w:r>
      <w:proofErr w:type="spellStart"/>
      <w:r w:rsidRPr="001168E7">
        <w:rPr>
          <w:b/>
          <w:bCs/>
          <w:sz w:val="20"/>
          <w:szCs w:val="20"/>
        </w:rPr>
        <w:t>KM_Comm</w:t>
      </w:r>
      <w:proofErr w:type="spellEnd"/>
      <w:r w:rsidRPr="001168E7">
        <w:rPr>
          <w:b/>
          <w:bCs/>
          <w:sz w:val="20"/>
          <w:szCs w:val="20"/>
        </w:rPr>
        <w:t xml:space="preserve"> = distance to commune office, garbage = proportion of families with access to waste collection, </w:t>
      </w:r>
      <w:proofErr w:type="spellStart"/>
      <w:r w:rsidRPr="001168E7">
        <w:rPr>
          <w:b/>
          <w:bCs/>
          <w:sz w:val="20"/>
          <w:szCs w:val="20"/>
        </w:rPr>
        <w:t>dist_school</w:t>
      </w:r>
      <w:proofErr w:type="spellEnd"/>
      <w:r w:rsidRPr="001168E7">
        <w:rPr>
          <w:b/>
          <w:bCs/>
          <w:sz w:val="20"/>
          <w:szCs w:val="20"/>
        </w:rPr>
        <w:t xml:space="preserve"> = distance to nearest school, </w:t>
      </w:r>
      <w:proofErr w:type="spellStart"/>
      <w:r w:rsidRPr="001168E7">
        <w:rPr>
          <w:b/>
          <w:bCs/>
          <w:sz w:val="20"/>
          <w:szCs w:val="20"/>
        </w:rPr>
        <w:t>pig_fam</w:t>
      </w:r>
      <w:proofErr w:type="spellEnd"/>
      <w:r w:rsidRPr="001168E7">
        <w:rPr>
          <w:b/>
          <w:bCs/>
          <w:sz w:val="20"/>
          <w:szCs w:val="20"/>
        </w:rPr>
        <w:t xml:space="preserve"> = proportion of families who keep pigs, Les1_R_Land = proportion of families with no rice land, </w:t>
      </w:r>
      <w:proofErr w:type="spellStart"/>
      <w:r w:rsidRPr="001168E7">
        <w:rPr>
          <w:b/>
          <w:bCs/>
          <w:sz w:val="20"/>
          <w:szCs w:val="20"/>
        </w:rPr>
        <w:t>propSecSec</w:t>
      </w:r>
      <w:proofErr w:type="spellEnd"/>
      <w:r w:rsidRPr="001168E7">
        <w:rPr>
          <w:b/>
          <w:bCs/>
          <w:sz w:val="20"/>
          <w:szCs w:val="20"/>
        </w:rPr>
        <w:t xml:space="preserve"> = proportion of adults employed in the secondary sector, </w:t>
      </w:r>
      <w:proofErr w:type="spellStart"/>
      <w:r w:rsidRPr="001168E7">
        <w:rPr>
          <w:b/>
          <w:bCs/>
          <w:sz w:val="20"/>
          <w:szCs w:val="20"/>
        </w:rPr>
        <w:t>propPrimSec</w:t>
      </w:r>
      <w:proofErr w:type="spellEnd"/>
      <w:r w:rsidRPr="001168E7">
        <w:rPr>
          <w:b/>
          <w:bCs/>
          <w:sz w:val="20"/>
          <w:szCs w:val="20"/>
        </w:rPr>
        <w:t xml:space="preserve"> = proportion of adults employed in the primary sector, M6_24_sch = proportion of males aged 6-24 in education, </w:t>
      </w:r>
      <w:proofErr w:type="spellStart"/>
      <w:r w:rsidRPr="001168E7">
        <w:rPr>
          <w:b/>
          <w:bCs/>
          <w:sz w:val="20"/>
          <w:szCs w:val="20"/>
        </w:rPr>
        <w:t>prop_ind</w:t>
      </w:r>
      <w:proofErr w:type="spellEnd"/>
      <w:r w:rsidRPr="001168E7">
        <w:rPr>
          <w:b/>
          <w:bCs/>
          <w:sz w:val="20"/>
          <w:szCs w:val="20"/>
        </w:rPr>
        <w:t xml:space="preserve"> = proportion of the population that is indigenous, </w:t>
      </w:r>
      <w:proofErr w:type="spellStart"/>
      <w:r w:rsidRPr="001168E7">
        <w:rPr>
          <w:b/>
          <w:bCs/>
          <w:sz w:val="20"/>
          <w:szCs w:val="20"/>
        </w:rPr>
        <w:t>pop_den</w:t>
      </w:r>
      <w:proofErr w:type="spellEnd"/>
      <w:r w:rsidRPr="001168E7">
        <w:rPr>
          <w:b/>
          <w:bCs/>
          <w:sz w:val="20"/>
          <w:szCs w:val="20"/>
        </w:rPr>
        <w:t xml:space="preserve"> = population density. </w:t>
      </w:r>
    </w:p>
    <w:p w14:paraId="126F84B1" w14:textId="77777777" w:rsidR="00923F2F" w:rsidRDefault="00923F2F" w:rsidP="00923F2F"/>
    <w:p w14:paraId="5B422EF9" w14:textId="77777777" w:rsidR="00923F2F" w:rsidRDefault="00923F2F" w:rsidP="00923F2F"/>
    <w:p w14:paraId="1510FAE6" w14:textId="77777777" w:rsidR="00923F2F" w:rsidRDefault="00923F2F" w:rsidP="00923F2F"/>
    <w:p w14:paraId="4776075F" w14:textId="77777777" w:rsidR="00923F2F" w:rsidRDefault="00923F2F" w:rsidP="00923F2F"/>
    <w:p w14:paraId="16059BBC" w14:textId="77777777" w:rsidR="00923F2F" w:rsidRDefault="00923F2F" w:rsidP="00923F2F"/>
    <w:p w14:paraId="70343510" w14:textId="77777777" w:rsidR="00923F2F" w:rsidRDefault="00923F2F" w:rsidP="00923F2F"/>
    <w:p w14:paraId="1DE4A8BE" w14:textId="77777777" w:rsidR="00923F2F" w:rsidRDefault="00923F2F" w:rsidP="00923F2F">
      <w:pPr>
        <w:rPr>
          <w:noProof/>
        </w:rPr>
      </w:pPr>
      <w:r>
        <w:rPr>
          <w:noProof/>
        </w:rPr>
        <w:lastRenderedPageBreak/>
        <w:drawing>
          <wp:anchor distT="0" distB="0" distL="114300" distR="114300" simplePos="0" relativeHeight="251663360" behindDoc="1" locked="0" layoutInCell="1" allowOverlap="1" wp14:anchorId="5DCE787C" wp14:editId="54F1247B">
            <wp:simplePos x="0" y="0"/>
            <wp:positionH relativeFrom="margin">
              <wp:posOffset>-439388</wp:posOffset>
            </wp:positionH>
            <wp:positionV relativeFrom="paragraph">
              <wp:posOffset>-249382</wp:posOffset>
            </wp:positionV>
            <wp:extent cx="6590805" cy="4393626"/>
            <wp:effectExtent l="0" t="0" r="635" b="698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4275" cy="43959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A334C" w14:textId="77777777" w:rsidR="00923F2F" w:rsidRDefault="00923F2F" w:rsidP="00923F2F">
      <w:pPr>
        <w:tabs>
          <w:tab w:val="left" w:pos="936"/>
        </w:tabs>
      </w:pPr>
    </w:p>
    <w:p w14:paraId="35FEE63E" w14:textId="77777777" w:rsidR="00923F2F" w:rsidRDefault="00923F2F" w:rsidP="00923F2F">
      <w:pPr>
        <w:tabs>
          <w:tab w:val="left" w:pos="936"/>
        </w:tabs>
      </w:pPr>
    </w:p>
    <w:p w14:paraId="0ED3A720" w14:textId="77777777" w:rsidR="00923F2F" w:rsidRDefault="00923F2F" w:rsidP="00923F2F">
      <w:pPr>
        <w:tabs>
          <w:tab w:val="left" w:pos="936"/>
        </w:tabs>
      </w:pPr>
    </w:p>
    <w:p w14:paraId="68BF3EDB" w14:textId="77777777" w:rsidR="00923F2F" w:rsidRDefault="00923F2F" w:rsidP="00923F2F">
      <w:pPr>
        <w:tabs>
          <w:tab w:val="left" w:pos="936"/>
        </w:tabs>
      </w:pPr>
    </w:p>
    <w:p w14:paraId="0BDB354C" w14:textId="77777777" w:rsidR="00923F2F" w:rsidRDefault="00923F2F" w:rsidP="00923F2F">
      <w:pPr>
        <w:tabs>
          <w:tab w:val="left" w:pos="936"/>
        </w:tabs>
      </w:pPr>
    </w:p>
    <w:p w14:paraId="73986100" w14:textId="77777777" w:rsidR="00923F2F" w:rsidRDefault="00923F2F" w:rsidP="00923F2F">
      <w:pPr>
        <w:tabs>
          <w:tab w:val="left" w:pos="936"/>
        </w:tabs>
      </w:pPr>
    </w:p>
    <w:p w14:paraId="37CE2646" w14:textId="77777777" w:rsidR="00923F2F" w:rsidRDefault="00923F2F" w:rsidP="00923F2F">
      <w:pPr>
        <w:tabs>
          <w:tab w:val="left" w:pos="936"/>
        </w:tabs>
      </w:pPr>
    </w:p>
    <w:p w14:paraId="7A9F2D35" w14:textId="77777777" w:rsidR="00923F2F" w:rsidRDefault="00923F2F" w:rsidP="00923F2F">
      <w:pPr>
        <w:tabs>
          <w:tab w:val="left" w:pos="936"/>
        </w:tabs>
      </w:pPr>
    </w:p>
    <w:p w14:paraId="47964C08" w14:textId="77777777" w:rsidR="00923F2F" w:rsidRDefault="00923F2F" w:rsidP="00923F2F">
      <w:pPr>
        <w:tabs>
          <w:tab w:val="left" w:pos="936"/>
        </w:tabs>
      </w:pPr>
    </w:p>
    <w:p w14:paraId="6BEF9975" w14:textId="77777777" w:rsidR="00923F2F" w:rsidRDefault="00923F2F" w:rsidP="00923F2F">
      <w:pPr>
        <w:tabs>
          <w:tab w:val="left" w:pos="936"/>
        </w:tabs>
      </w:pPr>
    </w:p>
    <w:p w14:paraId="61DF1370" w14:textId="77777777" w:rsidR="00923F2F" w:rsidRDefault="00923F2F" w:rsidP="00923F2F">
      <w:pPr>
        <w:tabs>
          <w:tab w:val="left" w:pos="936"/>
        </w:tabs>
      </w:pPr>
    </w:p>
    <w:p w14:paraId="45F9AC4B" w14:textId="77777777" w:rsidR="00923F2F" w:rsidRDefault="00923F2F" w:rsidP="00923F2F">
      <w:pPr>
        <w:tabs>
          <w:tab w:val="left" w:pos="936"/>
        </w:tabs>
      </w:pPr>
    </w:p>
    <w:p w14:paraId="165395B6" w14:textId="77777777" w:rsidR="00923F2F" w:rsidRDefault="00923F2F" w:rsidP="00923F2F">
      <w:pPr>
        <w:tabs>
          <w:tab w:val="left" w:pos="936"/>
        </w:tabs>
      </w:pPr>
    </w:p>
    <w:p w14:paraId="1FA32024" w14:textId="77777777" w:rsidR="00923F2F" w:rsidRDefault="00923F2F" w:rsidP="00923F2F">
      <w:pPr>
        <w:tabs>
          <w:tab w:val="left" w:pos="936"/>
        </w:tabs>
      </w:pPr>
    </w:p>
    <w:p w14:paraId="5014C152" w14:textId="77777777" w:rsidR="00923F2F" w:rsidRDefault="00923F2F" w:rsidP="00923F2F">
      <w:pPr>
        <w:tabs>
          <w:tab w:val="left" w:pos="936"/>
        </w:tabs>
        <w:rPr>
          <w:sz w:val="20"/>
          <w:szCs w:val="20"/>
        </w:rPr>
      </w:pPr>
      <w:r w:rsidRPr="004874EB">
        <w:rPr>
          <w:b/>
          <w:bCs/>
          <w:sz w:val="20"/>
          <w:szCs w:val="20"/>
        </w:rPr>
        <w:t>Figure 1</w:t>
      </w:r>
      <w:r>
        <w:rPr>
          <w:b/>
          <w:bCs/>
          <w:sz w:val="20"/>
          <w:szCs w:val="20"/>
        </w:rPr>
        <w:t>2</w:t>
      </w:r>
      <w:r w:rsidRPr="004874EB">
        <w:rPr>
          <w:b/>
          <w:bCs/>
          <w:sz w:val="20"/>
          <w:szCs w:val="20"/>
        </w:rPr>
        <w:t xml:space="preserve">. Boxplots showing the distribution of environmental variables for each cluster: </w:t>
      </w:r>
      <w:r w:rsidRPr="004874EB">
        <w:rPr>
          <w:b/>
          <w:bCs/>
          <w:i/>
          <w:iCs/>
          <w:sz w:val="20"/>
          <w:szCs w:val="20"/>
        </w:rPr>
        <w:t>a</w:t>
      </w:r>
      <w:r w:rsidRPr="004874EB">
        <w:rPr>
          <w:b/>
          <w:bCs/>
          <w:sz w:val="20"/>
          <w:szCs w:val="20"/>
        </w:rPr>
        <w:t xml:space="preserve"> = mean forest area, </w:t>
      </w:r>
      <w:r w:rsidRPr="004874EB">
        <w:rPr>
          <w:b/>
          <w:bCs/>
          <w:i/>
          <w:iCs/>
          <w:sz w:val="20"/>
          <w:szCs w:val="20"/>
        </w:rPr>
        <w:t xml:space="preserve">b </w:t>
      </w:r>
      <w:r w:rsidRPr="004874EB">
        <w:rPr>
          <w:b/>
          <w:bCs/>
          <w:sz w:val="20"/>
          <w:szCs w:val="20"/>
        </w:rPr>
        <w:t>= mean 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xml:space="preserve">= change in forest cover (between 2007-2012), </w:t>
      </w:r>
      <w:r w:rsidRPr="004874EB">
        <w:rPr>
          <w:b/>
          <w:bCs/>
          <w:i/>
          <w:iCs/>
          <w:sz w:val="20"/>
          <w:szCs w:val="20"/>
        </w:rPr>
        <w:t>d</w:t>
      </w:r>
      <w:r w:rsidRPr="004874EB">
        <w:rPr>
          <w:b/>
          <w:bCs/>
          <w:sz w:val="20"/>
          <w:szCs w:val="20"/>
        </w:rPr>
        <w:t xml:space="preserve"> = mean elevation (</w:t>
      </w:r>
      <w:proofErr w:type="spellStart"/>
      <w:r w:rsidRPr="004874EB">
        <w:rPr>
          <w:b/>
          <w:bCs/>
          <w:sz w:val="20"/>
          <w:szCs w:val="20"/>
        </w:rPr>
        <w:t>masl</w:t>
      </w:r>
      <w:proofErr w:type="spellEnd"/>
      <w:r w:rsidRPr="004874EB">
        <w:rPr>
          <w:b/>
          <w:bCs/>
          <w:sz w:val="20"/>
          <w:szCs w:val="20"/>
        </w:rPr>
        <w:t xml:space="preserve">), </w:t>
      </w:r>
      <w:r w:rsidRPr="004874EB">
        <w:rPr>
          <w:b/>
          <w:bCs/>
          <w:i/>
          <w:iCs/>
          <w:sz w:val="20"/>
          <w:szCs w:val="20"/>
        </w:rPr>
        <w:t>e</w:t>
      </w:r>
      <w:r w:rsidRPr="004874EB">
        <w:rPr>
          <w:b/>
          <w:bCs/>
          <w:sz w:val="20"/>
          <w:szCs w:val="20"/>
        </w:rPr>
        <w:t xml:space="preserve"> = mean distance to international border, </w:t>
      </w:r>
      <w:r w:rsidRPr="004874EB">
        <w:rPr>
          <w:b/>
          <w:bCs/>
          <w:i/>
          <w:iCs/>
          <w:sz w:val="20"/>
          <w:szCs w:val="20"/>
        </w:rPr>
        <w:t>f</w:t>
      </w:r>
      <w:r w:rsidRPr="004874EB">
        <w:rPr>
          <w:b/>
          <w:bCs/>
          <w:sz w:val="20"/>
          <w:szCs w:val="20"/>
        </w:rPr>
        <w:t xml:space="preserve"> = mean distance to a provincial capital.  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47494220" w14:textId="77777777" w:rsidR="00923F2F" w:rsidRDefault="00923F2F" w:rsidP="00923F2F">
      <w:pPr>
        <w:tabs>
          <w:tab w:val="left" w:pos="936"/>
        </w:tabs>
        <w:rPr>
          <w:sz w:val="20"/>
          <w:szCs w:val="20"/>
        </w:rPr>
      </w:pPr>
    </w:p>
    <w:p w14:paraId="607AAF92" w14:textId="77777777" w:rsidR="00923F2F" w:rsidRDefault="00923F2F" w:rsidP="00923F2F">
      <w:pPr>
        <w:tabs>
          <w:tab w:val="left" w:pos="936"/>
        </w:tabs>
        <w:rPr>
          <w:sz w:val="20"/>
          <w:szCs w:val="20"/>
        </w:rPr>
      </w:pPr>
    </w:p>
    <w:p w14:paraId="5DAE6E19" w14:textId="77777777" w:rsidR="00923F2F" w:rsidRDefault="00923F2F" w:rsidP="00923F2F">
      <w:pPr>
        <w:tabs>
          <w:tab w:val="left" w:pos="936"/>
        </w:tabs>
        <w:rPr>
          <w:sz w:val="20"/>
          <w:szCs w:val="20"/>
        </w:rPr>
      </w:pPr>
    </w:p>
    <w:p w14:paraId="07C28ACE" w14:textId="77777777" w:rsidR="00923F2F" w:rsidRDefault="00923F2F" w:rsidP="00923F2F">
      <w:pPr>
        <w:tabs>
          <w:tab w:val="left" w:pos="936"/>
        </w:tabs>
        <w:rPr>
          <w:sz w:val="20"/>
          <w:szCs w:val="20"/>
        </w:rPr>
      </w:pPr>
    </w:p>
    <w:p w14:paraId="4D53AC85" w14:textId="77777777" w:rsidR="00923F2F" w:rsidRDefault="00923F2F" w:rsidP="00923F2F">
      <w:pPr>
        <w:tabs>
          <w:tab w:val="left" w:pos="936"/>
        </w:tabs>
        <w:rPr>
          <w:sz w:val="20"/>
          <w:szCs w:val="20"/>
        </w:rPr>
      </w:pPr>
    </w:p>
    <w:p w14:paraId="1E0E4030" w14:textId="77777777" w:rsidR="00923F2F" w:rsidRDefault="00923F2F" w:rsidP="00923F2F">
      <w:pPr>
        <w:tabs>
          <w:tab w:val="left" w:pos="936"/>
        </w:tabs>
        <w:rPr>
          <w:sz w:val="20"/>
          <w:szCs w:val="20"/>
        </w:rPr>
      </w:pPr>
    </w:p>
    <w:p w14:paraId="23C12B0F" w14:textId="77777777" w:rsidR="00923F2F" w:rsidRDefault="00923F2F" w:rsidP="00923F2F">
      <w:pPr>
        <w:tabs>
          <w:tab w:val="left" w:pos="936"/>
        </w:tabs>
        <w:rPr>
          <w:sz w:val="20"/>
          <w:szCs w:val="20"/>
        </w:rPr>
      </w:pPr>
    </w:p>
    <w:p w14:paraId="449DAC13" w14:textId="77777777" w:rsidR="00923F2F" w:rsidRDefault="00923F2F" w:rsidP="00923F2F">
      <w:pPr>
        <w:tabs>
          <w:tab w:val="left" w:pos="936"/>
        </w:tabs>
        <w:rPr>
          <w:sz w:val="20"/>
          <w:szCs w:val="20"/>
        </w:rPr>
      </w:pPr>
    </w:p>
    <w:p w14:paraId="6FDF35A2" w14:textId="77777777" w:rsidR="00923F2F" w:rsidRDefault="00923F2F" w:rsidP="00923F2F">
      <w:pPr>
        <w:tabs>
          <w:tab w:val="left" w:pos="936"/>
        </w:tabs>
        <w:rPr>
          <w:sz w:val="20"/>
          <w:szCs w:val="20"/>
        </w:rPr>
      </w:pPr>
    </w:p>
    <w:p w14:paraId="611974CC" w14:textId="77777777" w:rsidR="00923F2F" w:rsidRDefault="00923F2F" w:rsidP="00923F2F">
      <w:pPr>
        <w:tabs>
          <w:tab w:val="left" w:pos="936"/>
        </w:tabs>
        <w:rPr>
          <w:sz w:val="20"/>
          <w:szCs w:val="20"/>
        </w:rPr>
      </w:pPr>
    </w:p>
    <w:p w14:paraId="28A29425" w14:textId="77777777" w:rsidR="00923F2F" w:rsidRDefault="00923F2F" w:rsidP="00923F2F">
      <w:pPr>
        <w:tabs>
          <w:tab w:val="left" w:pos="936"/>
        </w:tabs>
        <w:rPr>
          <w:sz w:val="20"/>
          <w:szCs w:val="20"/>
        </w:rPr>
      </w:pPr>
    </w:p>
    <w:p w14:paraId="001A27B6" w14:textId="77777777" w:rsidR="00923F2F" w:rsidRDefault="00923F2F" w:rsidP="00923F2F">
      <w:pPr>
        <w:tabs>
          <w:tab w:val="left" w:pos="936"/>
        </w:tabs>
        <w:rPr>
          <w:sz w:val="20"/>
          <w:szCs w:val="20"/>
        </w:rPr>
      </w:pPr>
    </w:p>
    <w:p w14:paraId="0672238C" w14:textId="77777777" w:rsidR="00923F2F" w:rsidRDefault="00923F2F" w:rsidP="00923F2F">
      <w:pPr>
        <w:tabs>
          <w:tab w:val="left" w:pos="936"/>
        </w:tabs>
        <w:rPr>
          <w:sz w:val="20"/>
          <w:szCs w:val="20"/>
        </w:rPr>
      </w:pPr>
    </w:p>
    <w:p w14:paraId="63CA6EB3" w14:textId="77777777" w:rsidR="00923F2F" w:rsidRDefault="00923F2F" w:rsidP="00923F2F">
      <w:pPr>
        <w:tabs>
          <w:tab w:val="left" w:pos="936"/>
        </w:tabs>
        <w:rPr>
          <w:sz w:val="20"/>
          <w:szCs w:val="20"/>
        </w:rPr>
        <w:sectPr w:rsidR="00923F2F" w:rsidSect="007556BA">
          <w:pgSz w:w="11906" w:h="16838"/>
          <w:pgMar w:top="1440" w:right="1440" w:bottom="1440" w:left="1440" w:header="708" w:footer="708" w:gutter="0"/>
          <w:cols w:space="708"/>
          <w:docGrid w:linePitch="360"/>
        </w:sectPr>
      </w:pPr>
    </w:p>
    <w:p w14:paraId="6805C41E" w14:textId="77777777" w:rsidR="00923F2F" w:rsidRPr="00A168E5" w:rsidRDefault="00923F2F" w:rsidP="00923F2F">
      <w:pPr>
        <w:tabs>
          <w:tab w:val="left" w:pos="936"/>
        </w:tabs>
        <w:rPr>
          <w:b/>
          <w:bCs/>
          <w:sz w:val="20"/>
          <w:szCs w:val="20"/>
        </w:rPr>
      </w:pPr>
      <w:r w:rsidRPr="00A168E5">
        <w:rPr>
          <w:b/>
          <w:bCs/>
          <w:sz w:val="20"/>
          <w:szCs w:val="20"/>
        </w:rPr>
        <w:lastRenderedPageBreak/>
        <w:t xml:space="preserve">Table 5.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Look w:val="04A0" w:firstRow="1" w:lastRow="0" w:firstColumn="1" w:lastColumn="0" w:noHBand="0" w:noVBand="1"/>
      </w:tblPr>
      <w:tblGrid>
        <w:gridCol w:w="1413"/>
        <w:gridCol w:w="3402"/>
        <w:gridCol w:w="9214"/>
      </w:tblGrid>
      <w:tr w:rsidR="00923F2F" w:rsidRPr="00634903" w14:paraId="335E5A7B" w14:textId="77777777" w:rsidTr="007556BA">
        <w:tc>
          <w:tcPr>
            <w:tcW w:w="1413" w:type="dxa"/>
          </w:tcPr>
          <w:p w14:paraId="4041ACF5" w14:textId="77777777" w:rsidR="00923F2F" w:rsidRPr="00634903" w:rsidRDefault="00923F2F" w:rsidP="007556BA">
            <w:pPr>
              <w:rPr>
                <w:b/>
                <w:bCs/>
                <w:sz w:val="20"/>
                <w:szCs w:val="20"/>
              </w:rPr>
            </w:pPr>
            <w:r w:rsidRPr="00634903">
              <w:rPr>
                <w:b/>
                <w:bCs/>
                <w:sz w:val="20"/>
                <w:szCs w:val="20"/>
              </w:rPr>
              <w:t>UPGMA cluster</w:t>
            </w:r>
          </w:p>
        </w:tc>
        <w:tc>
          <w:tcPr>
            <w:tcW w:w="3402" w:type="dxa"/>
          </w:tcPr>
          <w:p w14:paraId="329508B9" w14:textId="77777777" w:rsidR="00923F2F" w:rsidRPr="00634903" w:rsidRDefault="00923F2F" w:rsidP="007556BA">
            <w:pPr>
              <w:rPr>
                <w:b/>
                <w:bCs/>
                <w:sz w:val="20"/>
                <w:szCs w:val="20"/>
              </w:rPr>
            </w:pPr>
            <w:r w:rsidRPr="00634903">
              <w:rPr>
                <w:b/>
                <w:bCs/>
                <w:sz w:val="20"/>
                <w:szCs w:val="20"/>
              </w:rPr>
              <w:t>Provinces</w:t>
            </w:r>
          </w:p>
        </w:tc>
        <w:tc>
          <w:tcPr>
            <w:tcW w:w="9214" w:type="dxa"/>
          </w:tcPr>
          <w:p w14:paraId="1A7C7342" w14:textId="77777777" w:rsidR="00923F2F" w:rsidRPr="00634903" w:rsidRDefault="00923F2F" w:rsidP="007556BA">
            <w:pPr>
              <w:rPr>
                <w:b/>
                <w:bCs/>
                <w:sz w:val="20"/>
                <w:szCs w:val="20"/>
              </w:rPr>
            </w:pPr>
            <w:r w:rsidRPr="00634903">
              <w:rPr>
                <w:b/>
                <w:bCs/>
                <w:sz w:val="20"/>
                <w:szCs w:val="20"/>
              </w:rPr>
              <w:t>Description</w:t>
            </w:r>
          </w:p>
        </w:tc>
      </w:tr>
      <w:tr w:rsidR="00923F2F" w:rsidRPr="00634903" w14:paraId="119380D9" w14:textId="77777777" w:rsidTr="007556BA">
        <w:tc>
          <w:tcPr>
            <w:tcW w:w="1413" w:type="dxa"/>
          </w:tcPr>
          <w:p w14:paraId="45C200AB" w14:textId="77777777" w:rsidR="00923F2F" w:rsidRPr="00634903" w:rsidRDefault="00923F2F" w:rsidP="007556BA">
            <w:pPr>
              <w:rPr>
                <w:sz w:val="20"/>
                <w:szCs w:val="20"/>
              </w:rPr>
            </w:pPr>
            <w:r w:rsidRPr="00634903">
              <w:rPr>
                <w:sz w:val="20"/>
                <w:szCs w:val="20"/>
              </w:rPr>
              <w:t>1</w:t>
            </w:r>
          </w:p>
        </w:tc>
        <w:tc>
          <w:tcPr>
            <w:tcW w:w="3402" w:type="dxa"/>
          </w:tcPr>
          <w:p w14:paraId="3EA06DBF" w14:textId="77777777" w:rsidR="00923F2F" w:rsidRPr="00634903" w:rsidRDefault="00923F2F" w:rsidP="007556BA">
            <w:pPr>
              <w:rPr>
                <w:sz w:val="20"/>
                <w:szCs w:val="20"/>
              </w:rPr>
            </w:pPr>
            <w:proofErr w:type="spellStart"/>
            <w:r w:rsidRPr="00634903">
              <w:rPr>
                <w:sz w:val="20"/>
                <w:szCs w:val="20"/>
              </w:rPr>
              <w:t>Mondulkiri</w:t>
            </w:r>
            <w:proofErr w:type="spellEnd"/>
            <w:r w:rsidRPr="00634903">
              <w:rPr>
                <w:sz w:val="20"/>
                <w:szCs w:val="20"/>
              </w:rPr>
              <w:t xml:space="preserve">, </w:t>
            </w:r>
            <w:proofErr w:type="spellStart"/>
            <w:r w:rsidRPr="00634903">
              <w:rPr>
                <w:sz w:val="20"/>
                <w:szCs w:val="20"/>
              </w:rPr>
              <w:t>Ratanikiri</w:t>
            </w:r>
            <w:proofErr w:type="spellEnd"/>
          </w:p>
        </w:tc>
        <w:tc>
          <w:tcPr>
            <w:tcW w:w="9214" w:type="dxa"/>
          </w:tcPr>
          <w:p w14:paraId="2B9F191F" w14:textId="77777777" w:rsidR="00923F2F" w:rsidRPr="00634903" w:rsidRDefault="00923F2F" w:rsidP="007556BA">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923F2F" w:rsidRPr="00634903" w14:paraId="332E7818" w14:textId="77777777" w:rsidTr="007556BA">
        <w:tc>
          <w:tcPr>
            <w:tcW w:w="1413" w:type="dxa"/>
          </w:tcPr>
          <w:p w14:paraId="62C2BC5A" w14:textId="77777777" w:rsidR="00923F2F" w:rsidRPr="00634903" w:rsidRDefault="00923F2F" w:rsidP="007556BA">
            <w:pPr>
              <w:rPr>
                <w:sz w:val="20"/>
                <w:szCs w:val="20"/>
              </w:rPr>
            </w:pPr>
            <w:r w:rsidRPr="00634903">
              <w:rPr>
                <w:sz w:val="20"/>
                <w:szCs w:val="20"/>
              </w:rPr>
              <w:t>2</w:t>
            </w:r>
          </w:p>
        </w:tc>
        <w:tc>
          <w:tcPr>
            <w:tcW w:w="3402" w:type="dxa"/>
          </w:tcPr>
          <w:p w14:paraId="63C0B963" w14:textId="77777777" w:rsidR="00923F2F" w:rsidRPr="00634903" w:rsidRDefault="00923F2F" w:rsidP="007556BA">
            <w:pPr>
              <w:rPr>
                <w:sz w:val="20"/>
                <w:szCs w:val="20"/>
              </w:rPr>
            </w:pPr>
            <w:proofErr w:type="spellStart"/>
            <w:r w:rsidRPr="00634903">
              <w:rPr>
                <w:sz w:val="20"/>
                <w:szCs w:val="20"/>
              </w:rPr>
              <w:t>Pailin</w:t>
            </w:r>
            <w:proofErr w:type="spellEnd"/>
          </w:p>
        </w:tc>
        <w:tc>
          <w:tcPr>
            <w:tcW w:w="9214" w:type="dxa"/>
          </w:tcPr>
          <w:p w14:paraId="7394EBFF" w14:textId="77777777" w:rsidR="00923F2F" w:rsidRPr="00634903" w:rsidRDefault="00923F2F" w:rsidP="007556BA">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923F2F" w:rsidRPr="00634903" w14:paraId="3530C724" w14:textId="77777777" w:rsidTr="007556BA">
        <w:tc>
          <w:tcPr>
            <w:tcW w:w="1413" w:type="dxa"/>
          </w:tcPr>
          <w:p w14:paraId="18C1FE46" w14:textId="77777777" w:rsidR="00923F2F" w:rsidRPr="00634903" w:rsidRDefault="00923F2F" w:rsidP="007556BA">
            <w:pPr>
              <w:rPr>
                <w:sz w:val="20"/>
                <w:szCs w:val="20"/>
              </w:rPr>
            </w:pPr>
            <w:r w:rsidRPr="00634903">
              <w:rPr>
                <w:sz w:val="20"/>
                <w:szCs w:val="20"/>
              </w:rPr>
              <w:t>3</w:t>
            </w:r>
          </w:p>
        </w:tc>
        <w:tc>
          <w:tcPr>
            <w:tcW w:w="3402" w:type="dxa"/>
          </w:tcPr>
          <w:p w14:paraId="654476D4" w14:textId="77777777" w:rsidR="00923F2F" w:rsidRPr="00634903" w:rsidRDefault="00923F2F" w:rsidP="007556BA">
            <w:pPr>
              <w:rPr>
                <w:sz w:val="20"/>
                <w:szCs w:val="20"/>
              </w:rPr>
            </w:pPr>
            <w:r w:rsidRPr="00634903">
              <w:rPr>
                <w:sz w:val="20"/>
                <w:szCs w:val="20"/>
              </w:rPr>
              <w:t xml:space="preserve">Kampong Cham, </w:t>
            </w:r>
            <w:proofErr w:type="spellStart"/>
            <w:r w:rsidRPr="00634903">
              <w:rPr>
                <w:sz w:val="20"/>
                <w:szCs w:val="20"/>
              </w:rPr>
              <w:t>Kandal</w:t>
            </w:r>
            <w:proofErr w:type="spellEnd"/>
            <w:r w:rsidRPr="00634903">
              <w:rPr>
                <w:sz w:val="20"/>
                <w:szCs w:val="20"/>
              </w:rPr>
              <w:t xml:space="preserve">, Prey </w:t>
            </w:r>
            <w:proofErr w:type="spellStart"/>
            <w:r w:rsidRPr="00634903">
              <w:rPr>
                <w:sz w:val="20"/>
                <w:szCs w:val="20"/>
              </w:rPr>
              <w:t>Veng</w:t>
            </w:r>
            <w:proofErr w:type="spellEnd"/>
            <w:r w:rsidRPr="00634903">
              <w:rPr>
                <w:sz w:val="20"/>
                <w:szCs w:val="20"/>
              </w:rPr>
              <w:t>, Takeo</w:t>
            </w:r>
          </w:p>
        </w:tc>
        <w:tc>
          <w:tcPr>
            <w:tcW w:w="9214" w:type="dxa"/>
          </w:tcPr>
          <w:p w14:paraId="0E8F9416" w14:textId="77777777" w:rsidR="00923F2F" w:rsidRPr="00634903" w:rsidRDefault="00923F2F" w:rsidP="007556BA">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923F2F" w:rsidRPr="00634903" w14:paraId="5B9264BF" w14:textId="77777777" w:rsidTr="007556BA">
        <w:tc>
          <w:tcPr>
            <w:tcW w:w="1413" w:type="dxa"/>
          </w:tcPr>
          <w:p w14:paraId="2B547DEE" w14:textId="77777777" w:rsidR="00923F2F" w:rsidRPr="00634903" w:rsidRDefault="00923F2F" w:rsidP="007556BA">
            <w:pPr>
              <w:rPr>
                <w:sz w:val="20"/>
                <w:szCs w:val="20"/>
              </w:rPr>
            </w:pPr>
            <w:r w:rsidRPr="00634903">
              <w:rPr>
                <w:sz w:val="20"/>
                <w:szCs w:val="20"/>
              </w:rPr>
              <w:t>4</w:t>
            </w:r>
          </w:p>
        </w:tc>
        <w:tc>
          <w:tcPr>
            <w:tcW w:w="3402" w:type="dxa"/>
          </w:tcPr>
          <w:p w14:paraId="636FE2BC" w14:textId="77777777" w:rsidR="00923F2F" w:rsidRPr="00634903" w:rsidRDefault="00923F2F" w:rsidP="007556BA">
            <w:pPr>
              <w:rPr>
                <w:sz w:val="20"/>
                <w:szCs w:val="20"/>
              </w:rPr>
            </w:pPr>
            <w:r w:rsidRPr="00634903">
              <w:rPr>
                <w:sz w:val="20"/>
                <w:szCs w:val="20"/>
              </w:rPr>
              <w:t>Banteay Meanchey, Battambang</w:t>
            </w:r>
          </w:p>
        </w:tc>
        <w:tc>
          <w:tcPr>
            <w:tcW w:w="9214" w:type="dxa"/>
          </w:tcPr>
          <w:p w14:paraId="565A26E1" w14:textId="77777777" w:rsidR="00923F2F" w:rsidRPr="00634903" w:rsidRDefault="00923F2F" w:rsidP="007556BA">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923F2F" w:rsidRPr="00634903" w14:paraId="2D22EEFD" w14:textId="77777777" w:rsidTr="007556BA">
        <w:tc>
          <w:tcPr>
            <w:tcW w:w="1413" w:type="dxa"/>
          </w:tcPr>
          <w:p w14:paraId="1A2FD984" w14:textId="77777777" w:rsidR="00923F2F" w:rsidRPr="00634903" w:rsidRDefault="00923F2F" w:rsidP="007556BA">
            <w:pPr>
              <w:rPr>
                <w:sz w:val="20"/>
                <w:szCs w:val="20"/>
              </w:rPr>
            </w:pPr>
            <w:r w:rsidRPr="00634903">
              <w:rPr>
                <w:sz w:val="20"/>
                <w:szCs w:val="20"/>
              </w:rPr>
              <w:t>5</w:t>
            </w:r>
          </w:p>
        </w:tc>
        <w:tc>
          <w:tcPr>
            <w:tcW w:w="3402" w:type="dxa"/>
          </w:tcPr>
          <w:p w14:paraId="38B86689" w14:textId="77777777" w:rsidR="00923F2F" w:rsidRPr="00634903" w:rsidRDefault="00923F2F" w:rsidP="007556BA">
            <w:pPr>
              <w:rPr>
                <w:sz w:val="20"/>
                <w:szCs w:val="20"/>
              </w:rPr>
            </w:pPr>
            <w:r w:rsidRPr="00634903">
              <w:rPr>
                <w:sz w:val="20"/>
                <w:szCs w:val="20"/>
              </w:rPr>
              <w:t xml:space="preserve">Kampong Chhnang, Kampong </w:t>
            </w:r>
            <w:proofErr w:type="spellStart"/>
            <w:r w:rsidRPr="00634903">
              <w:rPr>
                <w:sz w:val="20"/>
                <w:szCs w:val="20"/>
              </w:rPr>
              <w:t>Speu</w:t>
            </w:r>
            <w:proofErr w:type="spellEnd"/>
            <w:r w:rsidRPr="00634903">
              <w:rPr>
                <w:sz w:val="20"/>
                <w:szCs w:val="20"/>
              </w:rPr>
              <w:t xml:space="preserve">, Kampong Thom, </w:t>
            </w:r>
            <w:proofErr w:type="spellStart"/>
            <w:r w:rsidRPr="00634903">
              <w:rPr>
                <w:sz w:val="20"/>
                <w:szCs w:val="20"/>
              </w:rPr>
              <w:t>Kampot</w:t>
            </w:r>
            <w:proofErr w:type="spellEnd"/>
            <w:r w:rsidRPr="00634903">
              <w:rPr>
                <w:sz w:val="20"/>
                <w:szCs w:val="20"/>
              </w:rPr>
              <w:t xml:space="preserve">, </w:t>
            </w:r>
            <w:proofErr w:type="spellStart"/>
            <w:r w:rsidRPr="00634903">
              <w:rPr>
                <w:sz w:val="20"/>
                <w:szCs w:val="20"/>
              </w:rPr>
              <w:t>Kep</w:t>
            </w:r>
            <w:proofErr w:type="spellEnd"/>
            <w:r w:rsidRPr="00634903">
              <w:rPr>
                <w:sz w:val="20"/>
                <w:szCs w:val="20"/>
              </w:rPr>
              <w:t xml:space="preserve">, Koh Kong, </w:t>
            </w:r>
            <w:proofErr w:type="spellStart"/>
            <w:r w:rsidRPr="00634903">
              <w:rPr>
                <w:sz w:val="20"/>
                <w:szCs w:val="20"/>
              </w:rPr>
              <w:t>Kracheh</w:t>
            </w:r>
            <w:proofErr w:type="spellEnd"/>
            <w:r w:rsidRPr="00634903">
              <w:rPr>
                <w:sz w:val="20"/>
                <w:szCs w:val="20"/>
              </w:rPr>
              <w:t xml:space="preserve">, </w:t>
            </w:r>
            <w:proofErr w:type="spellStart"/>
            <w:r w:rsidRPr="00634903">
              <w:rPr>
                <w:sz w:val="20"/>
                <w:szCs w:val="20"/>
              </w:rPr>
              <w:t>Otdar</w:t>
            </w:r>
            <w:proofErr w:type="spellEnd"/>
            <w:r w:rsidRPr="00634903">
              <w:rPr>
                <w:sz w:val="20"/>
                <w:szCs w:val="20"/>
              </w:rPr>
              <w:t xml:space="preserve"> Meanchey, Preah Sihanouk, Preah </w:t>
            </w:r>
            <w:proofErr w:type="spellStart"/>
            <w:r w:rsidRPr="00634903">
              <w:rPr>
                <w:sz w:val="20"/>
                <w:szCs w:val="20"/>
              </w:rPr>
              <w:t>Vihear</w:t>
            </w:r>
            <w:proofErr w:type="spellEnd"/>
            <w:r w:rsidRPr="00634903">
              <w:rPr>
                <w:sz w:val="20"/>
                <w:szCs w:val="20"/>
              </w:rPr>
              <w:t xml:space="preserve">, </w:t>
            </w:r>
            <w:proofErr w:type="spellStart"/>
            <w:r w:rsidRPr="00634903">
              <w:rPr>
                <w:sz w:val="20"/>
                <w:szCs w:val="20"/>
              </w:rPr>
              <w:t>Pursat</w:t>
            </w:r>
            <w:proofErr w:type="spellEnd"/>
            <w:r w:rsidRPr="00634903">
              <w:rPr>
                <w:sz w:val="20"/>
                <w:szCs w:val="20"/>
              </w:rPr>
              <w:t xml:space="preserve">, </w:t>
            </w:r>
            <w:proofErr w:type="spellStart"/>
            <w:r w:rsidRPr="00634903">
              <w:rPr>
                <w:sz w:val="20"/>
                <w:szCs w:val="20"/>
              </w:rPr>
              <w:t>Siem</w:t>
            </w:r>
            <w:proofErr w:type="spellEnd"/>
            <w:r w:rsidRPr="00634903">
              <w:rPr>
                <w:sz w:val="20"/>
                <w:szCs w:val="20"/>
              </w:rPr>
              <w:t xml:space="preserve"> Reap, Stung </w:t>
            </w:r>
            <w:proofErr w:type="spellStart"/>
            <w:r w:rsidRPr="00634903">
              <w:rPr>
                <w:sz w:val="20"/>
                <w:szCs w:val="20"/>
              </w:rPr>
              <w:t>Treng</w:t>
            </w:r>
            <w:proofErr w:type="spellEnd"/>
            <w:r w:rsidRPr="00634903">
              <w:rPr>
                <w:sz w:val="20"/>
                <w:szCs w:val="20"/>
              </w:rPr>
              <w:t xml:space="preserve">, </w:t>
            </w:r>
            <w:proofErr w:type="spellStart"/>
            <w:r w:rsidRPr="00634903">
              <w:rPr>
                <w:sz w:val="20"/>
                <w:szCs w:val="20"/>
              </w:rPr>
              <w:t>Svay</w:t>
            </w:r>
            <w:proofErr w:type="spellEnd"/>
            <w:r w:rsidRPr="00634903">
              <w:rPr>
                <w:sz w:val="20"/>
                <w:szCs w:val="20"/>
              </w:rPr>
              <w:t xml:space="preserve"> </w:t>
            </w:r>
            <w:proofErr w:type="spellStart"/>
            <w:r w:rsidRPr="00634903">
              <w:rPr>
                <w:sz w:val="20"/>
                <w:szCs w:val="20"/>
              </w:rPr>
              <w:t>Rieng</w:t>
            </w:r>
            <w:proofErr w:type="spellEnd"/>
          </w:p>
        </w:tc>
        <w:tc>
          <w:tcPr>
            <w:tcW w:w="9214" w:type="dxa"/>
          </w:tcPr>
          <w:p w14:paraId="1542577C" w14:textId="77777777" w:rsidR="00923F2F" w:rsidRPr="00634903" w:rsidRDefault="00923F2F" w:rsidP="007556BA">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629B9ED8" w14:textId="77777777" w:rsidR="00634903" w:rsidRDefault="00634903">
      <w:pPr>
        <w:sectPr w:rsidR="00634903" w:rsidSect="007556BA">
          <w:pgSz w:w="16838" w:h="11906" w:orient="landscape"/>
          <w:pgMar w:top="1440" w:right="1440" w:bottom="1440" w:left="1440" w:header="708" w:footer="708" w:gutter="0"/>
          <w:cols w:space="708"/>
          <w:docGrid w:linePitch="360"/>
        </w:sectPr>
      </w:pPr>
    </w:p>
    <w:p w14:paraId="30880ADB" w14:textId="77777777" w:rsidR="00634903" w:rsidRDefault="00634903" w:rsidP="00634903">
      <w:pPr>
        <w:rPr>
          <w:b/>
          <w:bCs/>
        </w:rPr>
      </w:pPr>
      <w:r>
        <w:rPr>
          <w:b/>
          <w:bCs/>
        </w:rPr>
        <w:lastRenderedPageBreak/>
        <w:t xml:space="preserve">Discussion </w:t>
      </w:r>
    </w:p>
    <w:p w14:paraId="6E1552CA" w14:textId="77777777" w:rsidR="00634903" w:rsidRDefault="00634903" w:rsidP="00634903">
      <w:commentRangeStart w:id="32"/>
      <w:r>
        <w:t>Understanding the drivers and proximate causes of forest cover loss and land use change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w:t>
      </w:r>
      <w:commentRangeEnd w:id="32"/>
      <w:r w:rsidR="008D0996">
        <w:rPr>
          <w:rStyle w:val="CommentReference"/>
        </w:rPr>
        <w:commentReference w:id="32"/>
      </w:r>
      <w:r>
        <w:t xml:space="preserve">. In this study, we have modelled the relationships between macroeconomic and socioeconomic variables and forest loss, forest cover, and the development of new ELCs. We have investigated these relationships at multiple scales using a variety of approaches and have revealed some important relationships from which we can make cautious inferences regarding direct and indirect drivers of forest loss. Furthermore, we have revealed key methodological issues, particularly around scale and model variance, that are likely to be common in these types of analyses, but which often remain unexplored or unreported in the literature. </w:t>
      </w:r>
    </w:p>
    <w:p w14:paraId="43160A6A" w14:textId="77777777" w:rsidR="00634903" w:rsidRPr="003F2EEF" w:rsidRDefault="00634903" w:rsidP="00634903">
      <w:pPr>
        <w:rPr>
          <w:i/>
          <w:iCs/>
        </w:rPr>
      </w:pPr>
      <w:r>
        <w:rPr>
          <w:i/>
          <w:iCs/>
        </w:rPr>
        <w:t>Macroeconomic analysis</w:t>
      </w:r>
    </w:p>
    <w:p w14:paraId="3F9A683D" w14:textId="77777777" w:rsidR="00634903" w:rsidRDefault="00634903" w:rsidP="00634903">
      <w:r>
        <w:t xml:space="preserve">There were very few significant effects in the macroeconomic analysis with forest loss as the response variable. Some of the predictor variables have been shown to correlate with LUC in other studies, such as GDP </w:t>
      </w:r>
      <w:r>
        <w:fldChar w:fldCharType="begin"/>
      </w:r>
      <w:r>
        <w:instrText xml:space="preserve"> ADDIN ZOTERO_ITEM CSL_CITATION {"citationID":"OCVMnIfZ","properties":{"formattedCitation":"(Ewers, 2006; Fan and Ding, 2016; Gong et al., 2013; Kuang et al., 2016)","plainCitation":"(Ewers, 2006; Fan and Ding, 2016; Gong et al., 2013; Kuang et al., 2016)","noteIndex":0},"citationItems":[{"id":2120,"uris":["http://zotero.org/users/2170232/items/SQR23FC7"],"uri":["http://zotero.org/users/2170232/items/SQR23FC7"],"itemData":{"id":2120,"type":"article-journal","abstract":"Recent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id":1613,"uris":["http://zotero.org/users/2170232/items/EWIWA67A"],"uri":["http://zotero.org/users/2170232/items/EWIWA67A"],"itemData":{"id":1613,"type":"article-journal","abstract":"The past two decades saw rapid and massive urbanization and industrialization in China. Despite much research has been reportedly done at local and regional scales, little has been reported on the trajectories, patterns, and drivers of these two intertwining processes at the national level. This is mainly due to the fact that until recently, high resolution spatial data of land use and land cover change were not available at national level. The research reported in this paper aimed to fill this knowledge gap. Employing the China Land Use/Cover Dataset (CLUD), a national land use/cover change database our research team developed over the past decade, we analyzed the two intertwining processes at a 5 year interval from 1990 to 2010 to identify their trajectories, spatiotemporal patterns, and driving forces. Among out key findings are that (1) the nation's urban and industrial land areas increased from 4.85×104km2 in 1990 to 9.08×104km2 in 2010; (2) compared to those in the 1990s, the expansion rates of urban land and industrial land in the 2000s were respectively 2.15 and 5.79 times higher; (3) the expansion rates varied significantly across regions, revealing a distinctive spatial pattern with coastal regions being the fastest and the northeastern the slowest; (4) national development strategies and regional land-use policies had prominent impacts on land expansions; while (5) socioeconomic factors along with local and regional land-use policies explained the regional variations.","container-title":"Landscape and Urban Planning","DOI":"10.1016/j.landurbplan.2015.10.001","ISSN":"0169-2046","journalAbbreviation":"Landscape and Urban Planning","page":"21-33","source":"ScienceDirect","title":"The rapid and massive urban and industrial land expansions in China between 1990 and 2010: A CLUD-based analysis of their trajectories, patterns, and drivers","title-short":"The rapid and massive urban and industrial land expansions in China between 1990 and 2010","volume":"145","author":[{"family":"Kuang","given":"Wenhui"},{"family":"Liu","given":"Jiyuan"},{"family":"Dong","given":"Jinwei"},{"family":"Chi","given":"Wenfeng"},{"family":"Zhang","given":"Chi"}],"issued":{"date-parts":[["2016",1,1]]}}}],"schema":"https://github.com/citation-style-language/schema/raw/master/csl-citation.json"} </w:instrText>
      </w:r>
      <w:r>
        <w:fldChar w:fldCharType="separate"/>
      </w:r>
      <w:r w:rsidRPr="000467D9">
        <w:rPr>
          <w:rFonts w:ascii="Calibri" w:hAnsi="Calibri" w:cs="Calibri"/>
        </w:rPr>
        <w:t>(Ewers, 2006; Fan and Ding, 2016; Gong et al., 2013; Kuang et al., 2016)</w:t>
      </w:r>
      <w:r>
        <w:fldChar w:fldCharType="end"/>
      </w:r>
      <w:r>
        <w:t xml:space="preserve">, the contribution of economic sectors to national GDP </w:t>
      </w:r>
      <w:r>
        <w:fldChar w:fldCharType="begin"/>
      </w:r>
      <w:r>
        <w:instrText xml:space="preserve"> ADDIN ZOTERO_ITEM CSL_CITATION {"citationID":"hP2XH5Gb","properties":{"formattedCitation":"(Gong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fldChar w:fldCharType="separate"/>
      </w:r>
      <w:r w:rsidRPr="000467D9">
        <w:rPr>
          <w:rFonts w:ascii="Calibri" w:hAnsi="Calibri" w:cs="Calibri"/>
        </w:rPr>
        <w:t>(Gong et al., 2013)</w:t>
      </w:r>
      <w:r>
        <w:fldChar w:fldCharType="end"/>
      </w:r>
      <w:r>
        <w:t xml:space="preserve">, human population growth and density </w:t>
      </w:r>
      <w:r>
        <w:fldChar w:fldCharType="begin"/>
      </w:r>
      <w:r>
        <w:instrText xml:space="preserve"> ADDIN ZOTERO_ITEM CSL_CITATION {"citationID":"FgOAx51a","properties":{"formattedCitation":"(Bonilla-Bedoya et al., 2018; Fan and Ding, 2016)","plainCitation":"(Bonilla-Bedoya et al., 2018; Fan and Ding, 2016)","noteIndex":0},"citationItems":[{"id":179,"uris":["http://zotero.org/users/2170232/items/WZLMGHYE"],"uri":["http://zotero.org/users/2170232/items/WZLMGHYE"],"itemData":{"id":179,"type":"article-journal","abstract":"The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scale","volume":"137","author":[{"family":"Fan","given":"Qindong"},{"family":"Ding","given":"Shengyan"}],"issued":{"date-parts":[["2016",2,1]]}}}],"schema":"https://github.com/citation-style-language/schema/raw/master/csl-citation.json"} </w:instrText>
      </w:r>
      <w:r>
        <w:fldChar w:fldCharType="separate"/>
      </w:r>
      <w:r w:rsidRPr="000467D9">
        <w:rPr>
          <w:rFonts w:ascii="Calibri" w:hAnsi="Calibri" w:cs="Calibri"/>
        </w:rPr>
        <w:t>(Bonilla-Bedoya et al., 2018; Fan and Ding, 2016)</w:t>
      </w:r>
      <w:r>
        <w:fldChar w:fldCharType="end"/>
      </w:r>
      <w:r>
        <w:t xml:space="preserve">, and agricultural output </w:t>
      </w:r>
      <w:r>
        <w:fldChar w:fldCharType="begin"/>
      </w:r>
      <w:r>
        <w:instrText xml:space="preserve"> ADDIN ZOTERO_ITEM CSL_CITATION {"citationID":"gGsXQX2h","properties":{"formattedCitation":"(Fan and Ding, 2016)","plainCitation":"(Fan and Ding, 2016)","noteIndex":0},"citationItems":[{"id":2638,"uris":["http://zotero.org/users/2170232/items/AXZEYZ6Z"],"uri":["http://zotero.org/users/2170232/items/AXZEYZ6Z"],"itemData":{"id":2638,"type":"article-journal","abstract":"Human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scale","volume":"137","author":[{"family":"Fan","given":"Qindong"},{"family":"Ding","given":"Shengyan"}],"issued":{"date-parts":[["2016",2,1]]}}}],"schema":"https://github.com/citation-style-language/schema/raw/master/csl-citation.json"} </w:instrText>
      </w:r>
      <w:r>
        <w:fldChar w:fldCharType="separate"/>
      </w:r>
      <w:r w:rsidRPr="000467D9">
        <w:rPr>
          <w:rFonts w:ascii="Calibri" w:hAnsi="Calibri" w:cs="Calibri"/>
        </w:rPr>
        <w:t>(Fan and Ding, 2016)</w:t>
      </w:r>
      <w:r>
        <w:fldChar w:fldCharType="end"/>
      </w:r>
      <w:r>
        <w:t xml:space="preserve">. There are several possible explanations for the lack of effects in this study. First, previous studies have been at different scales to this study, such as global </w:t>
      </w:r>
      <w:r>
        <w:fldChar w:fldCharType="begin"/>
      </w:r>
      <w:r>
        <w:instrText xml:space="preserve"> ADDIN ZOTERO_ITEM CSL_CITATION {"citationID":"eXCVVRX8","properties":{"formattedCitation":"(Ewers, 2006)","plainCitation":"(Ewers, 2006)","dontUpdate":true,"noteIndex":0},"citationItems":[{"id":2120,"uris":["http://zotero.org/users/2170232/items/SQR23FC7"],"uri":["http://zotero.org/users/2170232/items/SQR23FC7"],"itemData":{"id":2120,"type":"article-journal","abstract":"Recent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 </w:instrText>
      </w:r>
      <w:r>
        <w:fldChar w:fldCharType="separate"/>
      </w:r>
      <w:r w:rsidRPr="000467D9">
        <w:rPr>
          <w:rFonts w:ascii="Calibri" w:hAnsi="Calibri" w:cs="Calibri"/>
        </w:rPr>
        <w:t>(</w:t>
      </w:r>
      <w:r>
        <w:rPr>
          <w:rFonts w:ascii="Calibri" w:hAnsi="Calibri" w:cs="Calibri"/>
        </w:rPr>
        <w:t xml:space="preserve">e.g., </w:t>
      </w:r>
      <w:r w:rsidRPr="000467D9">
        <w:rPr>
          <w:rFonts w:ascii="Calibri" w:hAnsi="Calibri" w:cs="Calibri"/>
        </w:rPr>
        <w:t>Ewers, 2006)</w:t>
      </w:r>
      <w:r>
        <w:fldChar w:fldCharType="end"/>
      </w:r>
      <w:r>
        <w:t xml:space="preserve">, or sub-national </w:t>
      </w:r>
      <w:r>
        <w:fldChar w:fldCharType="begin"/>
      </w:r>
      <w:r>
        <w:instrText xml:space="preserve"> ADDIN ZOTERO_ITEM CSL_CITATION {"citationID":"Of4G75wQ","properties":{"formattedCitation":"(Gong et al., 2013)","plainCitation":"(Gong et al., 2013)","dontUpdate":true,"noteIndex":0},"citationItems":[{"id":1526,"uris":["http://zotero.org/users/2170232/items/2LSJZH7A"],"uri":["http://zotero.org/users/2170232/items/2LSJZH7A"],"itemData":{"id":1526,"type":"article-journal","abstract":"Urban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fldChar w:fldCharType="separate"/>
      </w:r>
      <w:r w:rsidRPr="000C6D7F">
        <w:rPr>
          <w:rFonts w:ascii="Calibri" w:hAnsi="Calibri" w:cs="Calibri"/>
        </w:rPr>
        <w:t>(</w:t>
      </w:r>
      <w:r>
        <w:rPr>
          <w:rFonts w:ascii="Calibri" w:hAnsi="Calibri" w:cs="Calibri"/>
        </w:rPr>
        <w:t xml:space="preserve">e.g., </w:t>
      </w:r>
      <w:r w:rsidRPr="000C6D7F">
        <w:rPr>
          <w:rFonts w:ascii="Calibri" w:hAnsi="Calibri" w:cs="Calibri"/>
        </w:rPr>
        <w:t>Gong et al., 2013)</w:t>
      </w:r>
      <w:r>
        <w:fldChar w:fldCharType="end"/>
      </w:r>
      <w:r>
        <w:t xml:space="preserve">, and therefore the drivers which are operating at those scales may be different to the drivers operating at the national scale in Cambodia. Second, Cambodia’s economy is </w:t>
      </w:r>
      <w:commentRangeStart w:id="33"/>
      <w:r>
        <w:t>unique within Asia</w:t>
      </w:r>
      <w:commentRangeEnd w:id="33"/>
      <w:r w:rsidR="00E72720">
        <w:rPr>
          <w:rStyle w:val="CommentReference"/>
        </w:rPr>
        <w:commentReference w:id="33"/>
      </w:r>
      <w:r>
        <w:t xml:space="preserve"> because of the civil unrest and war, economic collapse, and subsequent rapid economic revival. This may render comparison of macroeconomic drivers of forest loss and LUC with other Asian countries ineffective. For example, Cambodia’s economy is in its infancy relative to many other countries in the region, and therefore forest loss during the study period may have been driven more by local drivers such as poverty, insecure land tenure, and land speculation by migrants, rather than national-level economics. Third, we did not include predictor variables covering institutional factors, land rights or tenure, or environmental policies, which have been shown to be important </w:t>
      </w:r>
      <w:r>
        <w:fldChar w:fldCharType="begin"/>
      </w:r>
      <w:r>
        <w:instrText xml:space="preserve"> ADDIN ZOTERO_ITEM CSL_CITATION {"citationID":"W2OIhhpT","properties":{"formattedCitation":"(Culas, 2007)","plainCitation":"(Culas, 2007)","noteIndex":0},"citationItems":[{"id":2123,"uris":["http://zotero.org/users/2170232/items/GFXZ4GUN"],"uri":["http://zotero.org/users/2170232/items/GFXZ4GUN"],"itemData":{"id":2123,"type":"article-journal","abstract":"Institutions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J."}],"issued":{"date-parts":[["2007",3,1]]}}}],"schema":"https://github.com/citation-style-language/schema/raw/master/csl-citation.json"} </w:instrText>
      </w:r>
      <w:r>
        <w:fldChar w:fldCharType="separate"/>
      </w:r>
      <w:r w:rsidRPr="00C13023">
        <w:rPr>
          <w:rFonts w:ascii="Calibri" w:hAnsi="Calibri" w:cs="Calibri"/>
        </w:rPr>
        <w:t>(Culas, 2007)</w:t>
      </w:r>
      <w:r>
        <w:fldChar w:fldCharType="end"/>
      </w:r>
      <w:r>
        <w:t>. Fourth, we only investigated up to two years of time lag between changes in predictor variables and changes in forest cover.</w:t>
      </w:r>
      <w:commentRangeStart w:id="34"/>
      <w:r>
        <w:t xml:space="preserve"> It is possible that the effects of macroeconomics on forest cover and LUC operate at a larger temporal scale than considered in this study.       </w:t>
      </w:r>
      <w:commentRangeEnd w:id="34"/>
      <w:r w:rsidR="00CA01C8">
        <w:rPr>
          <w:rStyle w:val="CommentReference"/>
        </w:rPr>
        <w:commentReference w:id="34"/>
      </w:r>
    </w:p>
    <w:p w14:paraId="219DBCEF" w14:textId="77777777" w:rsidR="00634903" w:rsidRDefault="00634903" w:rsidP="00634903">
      <w:r>
        <w:t xml:space="preserve">In contrast, the macroeconomic variables were effective at predicting the allocation of new ELCs. Although ELCs do not guarantee deforestation (indeed not all ELCs are awarded on forested land), the deforestation rates within ELCs are up to 105% higher than comparable areas with no ELCs </w:t>
      </w:r>
      <w:r>
        <w:fldChar w:fldCharType="begin"/>
      </w:r>
      <w:r>
        <w:instrText xml:space="preserve"> ADDIN ZOTERO_ITEM CSL_CITATION {"citationID":"d0P6J01P","properties":{"formattedCitation":"(Davis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fldChar w:fldCharType="separate"/>
      </w:r>
      <w:r w:rsidRPr="00C26A0C">
        <w:rPr>
          <w:rFonts w:ascii="Calibri" w:hAnsi="Calibri" w:cs="Calibri"/>
        </w:rPr>
        <w:t>(Davis et al., 2015)</w:t>
      </w:r>
      <w:r>
        <w:fldChar w:fldCharType="end"/>
      </w:r>
      <w:r>
        <w:t xml:space="preserve">. There has also been widespread allocation of ELCs within forested community land and protected areas, resulting in the loss of important forest habitat, rural livelihoods, and indigenous land rights </w:t>
      </w:r>
      <w:r>
        <w:fldChar w:fldCharType="begin"/>
      </w:r>
      <w:r>
        <w:instrText xml:space="preserve"> ADDIN ZOTERO_ITEM CSL_CITATION {"citationID":"kZPn6vLD","properties":{"formattedCitation":"(Global Witness, 2013; Watson et al., 2014)","plainCitation":"(Global Witness, 2013; Watson et al., 2014)","noteIndex":0},"citationItems":[{"id":2447,"uris":["http://zotero.org/users/2170232/items/UWK5XCYU"],"uri":["http://zotero.org/users/2170232/items/UWK5XCYU"],"itemData":{"id":2447,"type":"report","publisher":"Global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B."},{"family":"Hockings","given":"Marc"}],"issued":{"date-parts":[["2014",11]]}}}],"schema":"https://github.com/citation-style-language/schema/raw/master/csl-citation.json"} </w:instrText>
      </w:r>
      <w:r>
        <w:fldChar w:fldCharType="separate"/>
      </w:r>
      <w:r w:rsidRPr="00C26A0C">
        <w:rPr>
          <w:rFonts w:ascii="Calibri" w:hAnsi="Calibri" w:cs="Calibri"/>
        </w:rPr>
        <w:t>(Global Witness, 2013; Watson et al., 2014)</w:t>
      </w:r>
      <w:r>
        <w:fldChar w:fldCharType="end"/>
      </w:r>
      <w:r>
        <w:t xml:space="preserve">. Therefore, ELCs themselves can be considered direct drivers of forest loss, rendering the macroeconomic predictors indirect drivers. Our results have demonstrated that during the study period, the economic development of the country was closely linked to the increase in ELCs, </w:t>
      </w:r>
      <w:commentRangeStart w:id="35"/>
      <w:r>
        <w:t xml:space="preserve">which in turn have driven forest loss. </w:t>
      </w:r>
      <w:commentRangeEnd w:id="35"/>
      <w:r w:rsidR="00DC425D">
        <w:rPr>
          <w:rStyle w:val="CommentReference"/>
        </w:rPr>
        <w:commentReference w:id="35"/>
      </w:r>
      <w:r>
        <w:t xml:space="preserve">There were clear relationships between the size of the agricultural sector, the rates of foreign investment, and the number of new ELCs. The process of awarding ELC contracts in Cambodia has been criticised for lacking transparency and for corruption </w:t>
      </w:r>
      <w:r>
        <w:fldChar w:fldCharType="begin"/>
      </w:r>
      <w:r>
        <w:instrText xml:space="preserve"> ADDIN ZOTERO_ITEM CSL_CITATION {"citationID":"ZEOqCtHg","properties":{"formattedCitation":"(Neef et al., 2013; Vrieze and Kuch, 2012)","plainCitation":"(Neef et al., 2013; Vrieze and Kuch, 2012)","noteIndex":0},"citationItems":[{"id":2486,"uris":["http://zotero.org/users/2170232/items/2HCRAVQT"],"uri":["http://zotero.org/users/2170232/items/2HCRAVQT"],"itemData":{"id":2486,"type":"article-journal","abstract":"In rural Cambodia the rampant allocation of state land to political elites and foreign investors in the form of “Economic Land Concessions (ELCs)”—estimated to cover an area equivalent to more than 50 % of the country’s arable land—has been associated with encroachment on farmland, community forests and indigenous territories and has contributed to a rapid increase of rural landlessness. By contrast, less than 7,000 ha of land have been allotted to land-poor and landless farmers under the pilot project for “Social Land Concessions (SLCs)” supported by various donor agencies. Drawing on fieldwork conducted in two research sites in Kratie Province, this article sheds light on the mechanisms and discourses surrounding the allocation of ELCs and SLCs. Our findings suggest that large-scale and non-transparent land leases in the form of ELCs are discursively justified as land policy measures supporting national development, creating employment opportunities in rural areas, and restoring “degraded” and “non-use” land, while SLCs are presented by the government and its international donors as a complementary policy to reduce landlessness, alleviate rural poverty, and ensure a more equitable land distribution. We argue that the SLC pilot project is a deliberate strategy deployed by the Cambodian ruling elite to instrumentalize international aid agencies in formalizing displacement and distributional injustices, in smoothing the adverse social impacts of their very own land policies and in minimizing resistance by dispossessed rural people.","container-title":"Journal of Agricultural and Environmental Ethics","DOI":"10.1007/s10806-013-9446-y","ISSN":"1573-322X","issue":"6","journalAbbreviation":"J Agric Environ Ethics","language":"en","page":"1085-1103","source":"Springer Link","title":"The Politics and Ethics of Land Concessions in Rural Cambodia","volume":"26","author":[{"family":"Neef","given":"Andreas"},{"family":"Touch","given":"Siphat"},{"family":"Chiengthong","given":"Jamaree"}],"issued":{"date-parts":[["2013",12,1]]}}},{"id":2053,"uris":["http://zotero.org/users/2170232/items/C9AXILM9"],"uri":["http://zotero.org/users/2170232/items/C9AXILM9"],"itemData":{"id":2053,"type":"article-newspaper","container-title":"The Cambodia Daily","page":"4-11","title":"Carving up Cambodia: One concesion at a time","author":[{"family":"Vrieze","given":"Paul"},{"family":"Kuch","given":"Naren"}],"issued":{"date-parts":[["2012"]]}}}],"schema":"https://github.com/citation-style-language/schema/raw/master/csl-citation.json"} </w:instrText>
      </w:r>
      <w:r>
        <w:fldChar w:fldCharType="separate"/>
      </w:r>
      <w:r w:rsidRPr="00F64F35">
        <w:rPr>
          <w:rFonts w:ascii="Calibri" w:hAnsi="Calibri" w:cs="Calibri"/>
        </w:rPr>
        <w:t>(Neef et al., 2013; Vrieze and Kuch, 2012)</w:t>
      </w:r>
      <w:r>
        <w:fldChar w:fldCharType="end"/>
      </w:r>
      <w:r>
        <w:t xml:space="preserve">, and so it is not </w:t>
      </w:r>
      <w:r>
        <w:lastRenderedPageBreak/>
        <w:t xml:space="preserve">always possible to identify who owns a particular concession. Nevertheless, of those identified, 48% were foreign owned </w:t>
      </w:r>
      <w:r>
        <w:fldChar w:fldCharType="begin"/>
      </w:r>
      <w:r>
        <w:instrText xml:space="preserve"> ADDIN ZOTERO_ITEM CSL_CITATION {"citationID":"FzYs6DA6","properties":{"formattedCitation":"(Licadho, 2019)","plainCitation":"(Licadho, 2019)","noteIndex":0},"citationItems":[{"id":2054,"uris":["http://zotero.org/users/2170232/items/4ICGYNM8"],"uri":["http://zotero.org/users/2170232/items/4ICGYNM8"],"itemData":{"id":2054,"type":"map","title":"Economic Land Concessions in Cambodia","URL":"http://www.licadho-cambodia.org","author":[{"family":"Licadho","given":""}],"accessed":{"date-parts":[["2019",9,24]]},"issued":{"date-parts":[["2019"]]}}}],"schema":"https://github.com/citation-style-language/schema/raw/master/csl-citation.json"} </w:instrText>
      </w:r>
      <w:r>
        <w:fldChar w:fldCharType="separate"/>
      </w:r>
      <w:r w:rsidRPr="0098233C">
        <w:rPr>
          <w:rFonts w:ascii="Calibri" w:hAnsi="Calibri" w:cs="Calibri"/>
        </w:rPr>
        <w:t>(Licadho, 2019)</w:t>
      </w:r>
      <w:r>
        <w:fldChar w:fldCharType="end"/>
      </w:r>
      <w:r>
        <w:t xml:space="preserve">. Despite real and perceived benefits of attracting foreign investment and expanding the production of cash crops, there are numerous negative effects on local people and the environment. Development of potential agricultural land by investors comes with opportunity costs for local people, who otherwise may have had access to the land, water, and other resources, and could have themselves developed agriculture that would have alleviated poverty more effectively than a commercial agricultural enterprise. Furthermore, agro-industrial production of cash crops for international markets leaves the country open to price shocks and other suboptimal market fluctuations </w:t>
      </w:r>
      <w:r>
        <w:fldChar w:fldCharType="begin"/>
      </w:r>
      <w:r>
        <w:instrText xml:space="preserve"> ADDIN ZOTERO_ITEM CSL_CITATION {"citationID":"HGKLJYut","properties":{"formattedCitation":"(De Schutter, 2011)","plainCitation":"(De Schutter, 2011)","noteIndex":0},"citationItems":[{"id":2758,"uris":["http://zotero.org/users/2170232/items/W4WVMKX6"],"uri":["http://zotero.org/users/2170232/items/W4WVMKX6"],"itemData":{"id":2758,"type":"article-journal","abstract":"Large-scale investments in farmland have been criticized, chiefly, because of questions about the capacity of the countries targeted by these land deals to effectively manage these investments in order to ensure that they contribute to rural development and poverty alleviation. This article questions the idea that this is the only or even the main problem raised by such investments. If weak governance were the only problem, then appropriate regulation—and incentives to manage such investments correctly—would indeed be a solution. However the real concern behind the development of large-scale investments in farmland is that giving land away to investors, having better access to capital to ‘develop’, implies huge opportunity costs, as it will result in a type of farming that will have much less powerful poverty-reducing impacts, than if access to land and water were improved for the local farming communities; that it directs agriculture towards crops for export markets, increasing the vulnerability to price shocks of the target countries; and that even where titling schemes seek to protect land users from eviction, it accelerates the development of a market for land rights with potentially destructive effects on the livelihoods, both of the current land users that will face increased commercial pressure on land, and of groups depending on the commons—grazing and fishing grounds, and forests. The article maps these various levels of critiques. It concludes that we need to do more than impose a discipline on land-grabbing: we need a real alternative to this kind of investment in land.","container-title":"The Journal of Peasant Studies","DOI":"10.1080/03066150.2011.559008","ISSN":"0306-6150","issue":"2","note":"publisher: Routledge\n_eprint: https://doi.org/10.1080/03066150.2011.559008","page":"249-279","source":"Taylor and Francis+NEJM","title":"How not to think of land-grabbing: three critiques of large-scale investments in farmland","title-short":"How not to think of land-grabbing","volume":"38","author":[{"family":"De Schutter","given":"Olivier"}],"issued":{"date-parts":[["2011",3,1]]}}}],"schema":"https://github.com/citation-style-language/schema/raw/master/csl-citation.json"} </w:instrText>
      </w:r>
      <w:r>
        <w:fldChar w:fldCharType="separate"/>
      </w:r>
      <w:r w:rsidRPr="0098233C">
        <w:rPr>
          <w:rFonts w:ascii="Calibri" w:hAnsi="Calibri" w:cs="Calibri"/>
        </w:rPr>
        <w:t>(De Schutter, 2011)</w:t>
      </w:r>
      <w:r>
        <w:fldChar w:fldCharType="end"/>
      </w:r>
      <w:r>
        <w:t xml:space="preserve">. </w:t>
      </w:r>
    </w:p>
    <w:p w14:paraId="3B65EF52" w14:textId="77777777" w:rsidR="00634903" w:rsidRDefault="00634903" w:rsidP="00634903">
      <w:r>
        <w:t xml:space="preserve">Changes in new ELC allocation can also be effectively predicted by several key agricultural commodity prices, both on the international market and internally at the farmgate scale. Rubber, sugar, corn, and rice we all important variables in the models, and increases in the market prices of these commodities can predict increases in the allocation of ELCs. Importantly, there were differences in the effects of commodity and producer prices on ELC allocation at different time lags, suggesting that either investors will delay investing in a new crop for up to two years after the prices increase, or that the process of purchasing land and establishing an ELC venture can in some cases be a slow process. International market forces are known to drive LUC, and globally, land conversion for commodity production is the single largest driver of deforestation </w:t>
      </w:r>
      <w:r>
        <w:fldChar w:fldCharType="begin"/>
      </w:r>
      <w:r>
        <w:instrText xml:space="preserve"> ADDIN ZOTERO_ITEM CSL_CITATION {"citationID":"MSxMEiBc","properties":{"formattedCitation":"(Curtis et al., 2018)","plainCitation":"(Curtis et al., 2018)","noteIndex":0},"citationItems":[{"id":2375,"uris":["http://zotero.org/users/2170232/items/MGBJXYEN"],"uri":["http://zotero.org/users/2170232/items/MGBJXYEN"],"itemData":{"id":2375,"type":"article-journal","abstract":"Mapping global deforestation patterns\nForest loss is being driven by various factors, including commodity production, forestry, agriculture, wildfire, and urbanization. Curtis et al. used high-resolution Google Earth imagery to map and classify global forest loss since 2001. Just over a quarter of global forest loss is due to deforestation through permanent land use change for the production of commodities, including beef, soy, palm oil, and wood fiber. Despite regional differences and efforts by governments, conservationists, and corporations to stem the losses, the overall rate of commodity-driven deforestation has not declined since 2001.\nScience, this issue p. 1108\nGlobal maps of forest loss depict the scale and magnitude of forest disturbance, yet companies, governments, and nongovernmental organizations need to distinguish permanent conversion (i.e., deforestation) from temporary loss from forestry or wildfire. Using satellite imagery, we developed a forest loss classification model to determine a spatial attribution of forest disturbance to the dominant drivers of land cover and land use change over the period 2001 to 2015. Our results indicate that 27% of global forest loss can be attributed to deforestation through permanent land use change for commodity production. The remaining areas maintained the same land use over 15 years; in those areas, loss was attributed to forestry (26%), shifting agriculture (24%), and wildfire (23%). Despite corporate commitments, the rate of commodity-driven deforestation has not declined. To end deforestation, companies must eliminate 5 million hectares of conversion from supply chains each year.\nA high-resolution global map enables a classification of the main drivers of forest loss.\nA high-resolution global map enables a classification of the main drivers of forest loss.","container-title":"Science","DOI":"10.1126/science.aau3445","ISSN":"0036-8075, 1095-9203","issue":"6407","language":"en","note":"PMID: 30213911","page":"1108-1111","source":"science.sciencemag.org","title":"Classifying drivers of global forest loss","volume":"361","author":[{"family":"Curtis","given":"Philip G."},{"family":"Slay","given":"Christy M."},{"family":"Harris","given":"Nancy L."},{"family":"Tyukavina","given":"Alexandra"},{"family":"Hansen","given":"Matthew C."}],"issued":{"date-parts":[["2018"]]}}}],"schema":"https://github.com/citation-style-language/schema/raw/master/csl-citation.json"} </w:instrText>
      </w:r>
      <w:r>
        <w:fldChar w:fldCharType="separate"/>
      </w:r>
      <w:r w:rsidRPr="004D60CD">
        <w:rPr>
          <w:rFonts w:ascii="Calibri" w:hAnsi="Calibri" w:cs="Calibri"/>
        </w:rPr>
        <w:t>(Curtis et al., 2018)</w:t>
      </w:r>
      <w:r>
        <w:fldChar w:fldCharType="end"/>
      </w:r>
      <w:r>
        <w:t xml:space="preserve">. </w:t>
      </w:r>
      <w:commentRangeStart w:id="36"/>
      <w:r>
        <w:fldChar w:fldCharType="begin"/>
      </w:r>
      <w:r>
        <w:instrText xml:space="preserve"> ADDIN ZOTERO_ITEM CSL_CITATION {"citationID":"CwlwQmVP","properties":{"formattedCitation":"(Grogan et al., 2015)","plainCitation":"(Grogan et al., 2015)","dontUpdate":true,"noteIndex":0},"citationItems":[{"id":2760,"uris":["http://zotero.org/users/2170232/items/RPYSN4I3"],"uri":["http://zotero.org/users/2170232/items/RPYSN4I3"],"itemData":{"id":2760,"type":"article-journal","abstract":"The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fldChar w:fldCharType="separate"/>
      </w:r>
      <w:r w:rsidRPr="00C00A42">
        <w:rPr>
          <w:rFonts w:ascii="Calibri" w:hAnsi="Calibri" w:cs="Calibri"/>
        </w:rPr>
        <w:t xml:space="preserve">Grogan et al </w:t>
      </w:r>
      <w:r>
        <w:rPr>
          <w:rFonts w:ascii="Calibri" w:hAnsi="Calibri" w:cs="Calibri"/>
        </w:rPr>
        <w:t>(</w:t>
      </w:r>
      <w:r w:rsidRPr="00C00A42">
        <w:rPr>
          <w:rFonts w:ascii="Calibri" w:hAnsi="Calibri" w:cs="Calibri"/>
        </w:rPr>
        <w:t>2015)</w:t>
      </w:r>
      <w:r>
        <w:fldChar w:fldCharType="end"/>
      </w:r>
      <w:r>
        <w:t xml:space="preserve"> provide an empirical example of how the international market price of rubber can drive deforestation in frontier areas of Cambodia and Vietnam</w:t>
      </w:r>
      <w:commentRangeEnd w:id="36"/>
      <w:r w:rsidR="00AE1B67">
        <w:rPr>
          <w:rStyle w:val="CommentReference"/>
        </w:rPr>
        <w:commentReference w:id="36"/>
      </w:r>
      <w:r>
        <w:t xml:space="preserve">. Understanding which commodities are driving land conversion, the strength of the effects, the time lags, and the legal and institutional mechanisms that facilitate the link between prices and forest loss, is critical for predicting future forest loss. </w:t>
      </w:r>
      <w:commentRangeStart w:id="37"/>
      <w:r>
        <w:t>The Cambodian Prime Minister issued a moratorium on new ELCs in 2012, which drastically reduced (although did not eliminate) ELC allocation</w:t>
      </w:r>
      <w:commentRangeEnd w:id="37"/>
      <w:r w:rsidR="003214A1">
        <w:rPr>
          <w:rStyle w:val="CommentReference"/>
        </w:rPr>
        <w:commentReference w:id="37"/>
      </w:r>
      <w:r>
        <w:t xml:space="preserve">. Although this has had a positive effect on forests, rural livelihoods, and indigenous land tenure, it is unclear how long this reprieve will last </w:t>
      </w:r>
      <w:r>
        <w:fldChar w:fldCharType="begin"/>
      </w:r>
      <w:r>
        <w:instrText xml:space="preserve"> ADDIN ZOTERO_ITEM CSL_CITATION {"citationID":"6Ox1VdRJ","properties":{"formattedCitation":"(Davis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fldChar w:fldCharType="separate"/>
      </w:r>
      <w:r w:rsidRPr="00B65E3B">
        <w:rPr>
          <w:rFonts w:ascii="Calibri" w:hAnsi="Calibri" w:cs="Calibri"/>
        </w:rPr>
        <w:t>(Davis et al., 2015)</w:t>
      </w:r>
      <w:r>
        <w:fldChar w:fldCharType="end"/>
      </w:r>
      <w:r>
        <w:t xml:space="preserve">, or whether a new mechanism will emerge to replace ELCs. The opaque legal mechanisms and weak institutional frameworks that governed ELCs in the past are likely to continue to hinder the development of sustainable agricultural policies. The relationships between macroeconomics, commodity prices, and industrial-scale agriculture identified in this study are likely replicated across the region, and therefore these results will be of use to researchers and policy makers outside Cambodia.    </w:t>
      </w:r>
    </w:p>
    <w:p w14:paraId="509AF61A" w14:textId="77777777" w:rsidR="00634903" w:rsidRDefault="00634903" w:rsidP="00634903">
      <w:pPr>
        <w:rPr>
          <w:i/>
          <w:iCs/>
        </w:rPr>
      </w:pPr>
      <w:r>
        <w:t xml:space="preserve"> </w:t>
      </w:r>
      <w:r>
        <w:rPr>
          <w:i/>
          <w:iCs/>
        </w:rPr>
        <w:t>Socioeconomic analysis</w:t>
      </w:r>
    </w:p>
    <w:p w14:paraId="63E03110" w14:textId="77777777" w:rsidR="00634903" w:rsidRDefault="00634903" w:rsidP="00634903">
      <w:r>
        <w:t xml:space="preserve">The commune-level model revealed that population density was the only non-control variable with any effect, and the effect was very weak. We were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a large number of random effect levels (between 1,317 and 1,512). Model predictions from the final model, and from preliminary models, showed that the parameter estimates (intercepts and slopes) for a given socioeconomic variable (see Figure 6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w:t>
      </w:r>
      <w:r>
        <w:lastRenderedPageBreak/>
        <w:t xml:space="preserve">cover, however, modelling the effects at a larger scale will simply mask the large variation that exists at the finer scale, rather than eliminating it. This analysis highlights the importance of scale when modelling complex social-ecological systems; researchers must not only select the scale of the analysis carefully but must also be aware of </w:t>
      </w:r>
      <w:commentRangeStart w:id="38"/>
      <w:r>
        <w:t>underlying variation which may be affecting estimates</w:t>
      </w:r>
      <w:commentRangeEnd w:id="38"/>
      <w:r w:rsidR="009620EC">
        <w:rPr>
          <w:rStyle w:val="CommentReference"/>
        </w:rPr>
        <w:commentReference w:id="38"/>
      </w:r>
      <w:r>
        <w:t xml:space="preserve">, requiring cautious interpretation of results. The results of the socioeconomic analysis have further highlighted the effect of scale on drivers with larger effects. The direction of the effect of the presence of ELCs changes depending on whether you are looking at the commune-level or the province-level (ELCs have a negative effect on forest cover within a commune, but a positive effect on forest cover within a province). This reversal of effect direction between scales also occurs for distance to an international border (positive within communes and negative within provinces) and the distance to the provincial capital (positive within communes and negative within provinces). Taken together, the two models can add important nuance to the interpretation of results; provinces that are small and are close to international borders have higher forest cover, but within those provinces, the communes that are furthest away from the border and the provincial capital are predicted to have the highest forest cover. These results demonstrate how the relationships between forest cover and predictor variables are being driven in different directions at different scales, emphasising the complexity of modelling social-ecological systems. </w:t>
      </w:r>
    </w:p>
    <w:p w14:paraId="2AC7290D" w14:textId="77777777" w:rsidR="00634903" w:rsidRDefault="00634903" w:rsidP="00634903">
      <w:r>
        <w:t xml:space="preserve">The inherent complexity within social-ecological systems results in significant challenges when researchers attempt to model them </w:t>
      </w:r>
      <w:r>
        <w:fldChar w:fldCharType="begin"/>
      </w:r>
      <w:r>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fldChar w:fldCharType="separate"/>
      </w:r>
      <w:r w:rsidRPr="00341503">
        <w:rPr>
          <w:rFonts w:ascii="Calibri" w:hAnsi="Calibri" w:cs="Calibri"/>
        </w:rPr>
        <w:t>(Basse et al., 2014)</w:t>
      </w:r>
      <w:r>
        <w:fldChar w:fldCharType="end"/>
      </w:r>
      <w:r>
        <w:t>. Taking this study as an example, a researcher has a choice between modelling at a large scale (e.g., national, regional) where effects may be weak or unrepresentative of much of the country or region, or modelling at a fine scale where effects may be swamped by variation resulting in the loss of the true signal. In some cases, prudence may stop researchers gathering increasingly complex data, but rather reframe their analytical goal by removing hypothesis testing and aiming for description of the data rather than explanation. Advances in simulation modelling and machine learning can isolate our thinking and increase understanding, without the need for large datasets and complex statistical modelling procedures (</w:t>
      </w:r>
      <w:r w:rsidRPr="00346437">
        <w:rPr>
          <w:highlight w:val="yellow"/>
        </w:rPr>
        <w:t>refs</w:t>
      </w:r>
      <w:r>
        <w:t xml:space="preserve">).  </w:t>
      </w:r>
    </w:p>
    <w:p w14:paraId="357EA354" w14:textId="77777777" w:rsidR="00634903" w:rsidRPr="00783FA8" w:rsidRDefault="00634903" w:rsidP="00634903">
      <w:pPr>
        <w:rPr>
          <w:i/>
          <w:iCs/>
        </w:rPr>
      </w:pPr>
      <w:r>
        <w:rPr>
          <w:i/>
          <w:iCs/>
        </w:rPr>
        <w:t>Cluster analysis</w:t>
      </w:r>
    </w:p>
    <w:p w14:paraId="564C8B8E" w14:textId="298C0FAA" w:rsidR="00634903" w:rsidRDefault="00634903" w:rsidP="00634903">
      <w:r>
        <w:t xml:space="preserve">In this study </w:t>
      </w:r>
      <w:commentRangeStart w:id="39"/>
      <w:r>
        <w:t xml:space="preserve">we investigated the use of cluster analysis to describe Cambodia in terms of socioeconomics. </w:t>
      </w:r>
      <w:commentRangeEnd w:id="39"/>
      <w:r w:rsidR="006E5B3C">
        <w:rPr>
          <w:rStyle w:val="CommentReference"/>
        </w:rPr>
        <w:commentReference w:id="39"/>
      </w:r>
      <w:r>
        <w:t xml:space="preserve">The analysis revealed interesting patterns of distinct regions, suggesting that in many cases provinces that are adjacent to each other tend to have similar socioeconomic characteristics, resulting in clusters that are spatially contiguous. The two cluster that generally display the largest differences are clusters 1 and 3. Cluster 1 contains the provinces of </w:t>
      </w:r>
      <w:proofErr w:type="spellStart"/>
      <w:r>
        <w:t>Mondul</w:t>
      </w:r>
      <w:proofErr w:type="spellEnd"/>
      <w:r>
        <w:t xml:space="preserve"> Kiri and </w:t>
      </w:r>
      <w:proofErr w:type="spellStart"/>
      <w:r>
        <w:t>Rattank</w:t>
      </w:r>
      <w:proofErr w:type="spellEnd"/>
      <w:r>
        <w:t xml:space="preserve"> Kiri which are large, remote, and some of the least developed provinces in the country. They are home to the Eastern Plains Landscape which is one of the most important areas in SEA for biodiversity </w:t>
      </w:r>
      <w:r>
        <w:fldChar w:fldCharType="begin"/>
      </w:r>
      <w:r>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fldChar w:fldCharType="separate"/>
      </w:r>
      <w:r w:rsidRPr="00BD0E21">
        <w:rPr>
          <w:rFonts w:ascii="Calibri" w:hAnsi="Calibri" w:cs="Calibri"/>
        </w:rPr>
        <w:t>(</w:t>
      </w:r>
      <w:r>
        <w:rPr>
          <w:rFonts w:ascii="Calibri" w:hAnsi="Calibri" w:cs="Calibri"/>
        </w:rPr>
        <w:t xml:space="preserve">Chapter 2, </w:t>
      </w:r>
      <w:r w:rsidRPr="00BD0E21">
        <w:rPr>
          <w:rFonts w:ascii="Calibri" w:hAnsi="Calibri" w:cs="Calibri"/>
        </w:rPr>
        <w:t>Gray et al., 2012; Griffin and Nuttall, 2020; Nuttall et al., 2017)</w:t>
      </w:r>
      <w:r>
        <w:fldChar w:fldCharType="end"/>
      </w:r>
      <w:r>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fldChar w:fldCharType="begin"/>
      </w:r>
      <w:r>
        <w:instrText xml:space="preserve"> ADDIN ZOTERO_ITEM CSL_CITATION {"citationID":"aHOX0XU3","properties":{"formattedCitation":"(Hughes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fldChar w:fldCharType="separate"/>
      </w:r>
      <w:r w:rsidRPr="00BD0E21">
        <w:rPr>
          <w:rFonts w:ascii="Calibri" w:hAnsi="Calibri" w:cs="Calibri"/>
        </w:rPr>
        <w:t>(Hughes and Un, 2011)</w:t>
      </w:r>
      <w:r>
        <w:fldChar w:fldCharType="end"/>
      </w:r>
      <w:r>
        <w:t xml:space="preserve">. The lack of infrastructure and access, coupled with low population density and few employment opportunities that limited in-migration, </w:t>
      </w:r>
      <w:commentRangeStart w:id="40"/>
      <w:r>
        <w:t xml:space="preserve">has meant that forest cover has remained high </w:t>
      </w:r>
      <w:commentRangeEnd w:id="40"/>
      <w:r w:rsidR="00892532">
        <w:rPr>
          <w:rStyle w:val="CommentReference"/>
        </w:rPr>
        <w:commentReference w:id="40"/>
      </w:r>
      <w:r>
        <w:fldChar w:fldCharType="begin"/>
      </w:r>
      <w:r>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A91CB7">
        <w:rPr>
          <w:rFonts w:ascii="Calibri" w:hAnsi="Calibri" w:cs="Calibri"/>
        </w:rPr>
        <w:t>(Evans et al., 2013)</w:t>
      </w:r>
      <w:r>
        <w:fldChar w:fldCharType="end"/>
      </w:r>
      <w:r>
        <w:t xml:space="preserve">. Conversely, cluster 3 has the lowest levels of forest cover and contains the capital city of Phnom Penh and the surrounding provinces which are the hubs for industry and economic activity (such as the garment sector). Cluster 5 is interesting because it contains the largest number of provinces. The expectation was that the provinces that most closely resembled cluster 1 (i.e., large, </w:t>
      </w:r>
      <w:r>
        <w:lastRenderedPageBreak/>
        <w:t xml:space="preserve">rural provinces with high forest cover) such as Stung </w:t>
      </w:r>
      <w:proofErr w:type="spellStart"/>
      <w:r>
        <w:t>Treng</w:t>
      </w:r>
      <w:proofErr w:type="spellEnd"/>
      <w:r>
        <w:t xml:space="preserve">, Preah </w:t>
      </w:r>
      <w:proofErr w:type="spellStart"/>
      <w:r>
        <w:t>Vihear</w:t>
      </w:r>
      <w:proofErr w:type="spellEnd"/>
      <w:r>
        <w:t xml:space="preserve">, and Koh Kong, would have been clustered either with cluster 1, or within a separate cluster. However, they were clustered with the central belt of provinces (e.g., Kampong </w:t>
      </w:r>
      <w:proofErr w:type="spellStart"/>
      <w:r>
        <w:t>Speu</w:t>
      </w:r>
      <w:proofErr w:type="spellEnd"/>
      <w:r>
        <w:t xml:space="preserve">, Kampong Chhnang, Kampong Thom) which are almost exclusively low elevation agricultural provinces that are geared towards rice production. The inclusion of Stung </w:t>
      </w:r>
      <w:proofErr w:type="spellStart"/>
      <w:r>
        <w:t>Treng</w:t>
      </w:r>
      <w:proofErr w:type="spellEnd"/>
      <w:r>
        <w:t xml:space="preserve">, Preah </w:t>
      </w:r>
      <w:proofErr w:type="spellStart"/>
      <w:r>
        <w:t>Vihear</w:t>
      </w:r>
      <w:proofErr w:type="spellEnd"/>
      <w:r>
        <w:t>, and Koh Kong within this cluster and the resulting cluster typologies, suggest that there has been some success in increasing the socioeconomic status of rural, highly forested provinces without excessive loss of forest cover.</w:t>
      </w:r>
    </w:p>
    <w:p w14:paraId="5192AFB6" w14:textId="77777777" w:rsidR="00634903" w:rsidRDefault="00634903" w:rsidP="00634903">
      <w:commentRangeStart w:id="41"/>
      <w:r>
        <w:t xml:space="preserve">The advantage </w:t>
      </w:r>
      <w:commentRangeEnd w:id="41"/>
      <w:r w:rsidR="00244408">
        <w:rPr>
          <w:rStyle w:val="CommentReference"/>
        </w:rPr>
        <w:commentReference w:id="41"/>
      </w:r>
      <w:r>
        <w:t xml:space="preserve">of clustering techniques such as UPGMA is that although there are metrics that can suggest optimal numbers of clusters, the researcher can select the number of clusters that is most useful for their particular investigation </w:t>
      </w:r>
      <w:r>
        <w:fldChar w:fldCharType="begin"/>
      </w:r>
      <w:r>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fldChar w:fldCharType="separate"/>
      </w:r>
      <w:r w:rsidRPr="00783FA8">
        <w:rPr>
          <w:rFonts w:ascii="Calibri" w:hAnsi="Calibri" w:cs="Calibri"/>
        </w:rPr>
        <w:t>(Borcard et al., 2018)</w:t>
      </w:r>
      <w:r>
        <w:fldChar w:fldCharType="end"/>
      </w:r>
      <w:r>
        <w:t xml:space="preserve">.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w:t>
      </w:r>
      <w:commentRangeStart w:id="42"/>
      <w:r>
        <w:t xml:space="preserve">to non-specialist audiences, such as policy makers, </w:t>
      </w:r>
      <w:commentRangeEnd w:id="42"/>
      <w:r w:rsidR="006E5B3C">
        <w:rPr>
          <w:rStyle w:val="CommentReference"/>
        </w:rPr>
        <w:commentReference w:id="42"/>
      </w:r>
      <w:r>
        <w:t xml:space="preserve">simpler.             </w:t>
      </w:r>
    </w:p>
    <w:p w14:paraId="036BACE4" w14:textId="77777777" w:rsidR="00634903" w:rsidRPr="00B35389" w:rsidRDefault="00634903" w:rsidP="00634903">
      <w:pPr>
        <w:rPr>
          <w:i/>
          <w:iCs/>
        </w:rPr>
      </w:pPr>
      <w:r>
        <w:rPr>
          <w:i/>
          <w:iCs/>
        </w:rPr>
        <w:t xml:space="preserve">Conclusion </w:t>
      </w:r>
    </w:p>
    <w:p w14:paraId="54D45D26" w14:textId="0001BC7B" w:rsidR="00634903" w:rsidRDefault="00634903" w:rsidP="00634903">
      <w:commentRangeStart w:id="43"/>
      <w:r>
        <w:t xml:space="preserve">Cambodia is a country rich in natural resources and biological diversity, and despite the targeted efforts of the Khmer Rouge regime, is also rich in cultural and social diversity. Once the economic powerhouse of Indochina, in the 1960s Cambodia was the world’s third largest exporter of milled rice, behind only Thailand and the United States </w:t>
      </w:r>
      <w:r>
        <w:fldChar w:fldCharType="begin"/>
      </w:r>
      <w:r>
        <w:instrText xml:space="preserve"> ADDIN ZOTERO_ITEM CSL_CITATION {"citationID":"5hOUIiyk","properties":{"formattedCitation":"(Hughes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fldChar w:fldCharType="separate"/>
      </w:r>
      <w:r w:rsidRPr="007E7489">
        <w:rPr>
          <w:rFonts w:ascii="Calibri" w:hAnsi="Calibri" w:cs="Calibri"/>
        </w:rPr>
        <w:t>(Hughes and Un, 2011)</w:t>
      </w:r>
      <w:r>
        <w:fldChar w:fldCharType="end"/>
      </w:r>
      <w:r>
        <w:t xml:space="preserve">. It is therefore appropriate that political leaders are given recognition for bringing the economy from complete collapse during the civil war, to a growth rate in 2006 that was larger than any other Asian economy apart from China </w:t>
      </w:r>
      <w:r>
        <w:fldChar w:fldCharType="begin"/>
      </w:r>
      <w:r>
        <w:instrText xml:space="preserve"> ADDIN ZOTERO_ITEM CSL_CITATION {"citationID":"Qih1HAfG","properties":{"formattedCitation":"(Solcomb, 2010)","plainCitation":"(Solcomb, 2010)","noteIndex":0},"citationItems":[{"id":2762,"uris":["http://zotero.org/users/2170232/items/JRA2X9H8"],"uri":["http://zotero.org/users/2170232/items/JRA2X9H8"],"itemData":{"id":2762,"type":"book","event-place":"National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century","URL":"https://library.oapen.org/handle/20.500.12657/26109","author":[{"family":"Solcomb","given":"Margaret"}],"issued":{"date-parts":[["2010"]]}}}],"schema":"https://github.com/citation-style-language/schema/raw/master/csl-citation.json"} </w:instrText>
      </w:r>
      <w:r>
        <w:fldChar w:fldCharType="separate"/>
      </w:r>
      <w:r w:rsidRPr="00BC01A1">
        <w:rPr>
          <w:rFonts w:ascii="Calibri" w:hAnsi="Calibri" w:cs="Calibri"/>
        </w:rPr>
        <w:t>(Solcomb, 2010)</w:t>
      </w:r>
      <w:r>
        <w:fldChar w:fldCharType="end"/>
      </w:r>
      <w:r>
        <w:t xml:space="preserve">. Over the last two decades there has been significant improvements in access to services, poverty, and inequality, thanks to pro-poor growth in consumption, which together pushed Cambodia’s poverty reduction well beyond the Millennium Development Goal targets </w:t>
      </w:r>
      <w:r>
        <w:fldChar w:fldCharType="begin"/>
      </w:r>
      <w:r>
        <w:instrText xml:space="preserve"> ADDIN ZOTERO_ITEM CSL_CITATION {"citationID":"TJ7aFEUs","properties":{"formattedCitation":"(World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fldChar w:fldCharType="separate"/>
      </w:r>
      <w:r w:rsidRPr="006E6F32">
        <w:rPr>
          <w:rFonts w:ascii="Calibri" w:hAnsi="Calibri" w:cs="Calibri"/>
        </w:rPr>
        <w:t>(World Bank, 2014)</w:t>
      </w:r>
      <w:r>
        <w:fldChar w:fldCharType="end"/>
      </w:r>
      <w:r>
        <w:t xml:space="preserve">. However, relative metrics of inequality (e.g., Gini Index) mask the actual gap between the rich and the poor in absolute terms, which has been increasing dramatically </w:t>
      </w:r>
      <w:r>
        <w:fldChar w:fldCharType="begin"/>
      </w:r>
      <w:r>
        <w:instrText xml:space="preserve"> ADDIN ZOTERO_ITEM CSL_CITATION {"citationID":"sDeXuLPX","properties":{"formattedCitation":"(World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fldChar w:fldCharType="separate"/>
      </w:r>
      <w:r w:rsidRPr="008D562A">
        <w:rPr>
          <w:rFonts w:ascii="Calibri" w:hAnsi="Calibri" w:cs="Calibri"/>
        </w:rPr>
        <w:t>(World Bank, 2014)</w:t>
      </w:r>
      <w:r>
        <w:fldChar w:fldCharType="end"/>
      </w:r>
      <w:r>
        <w:t xml:space="preserve">. There exists a very large wealth gap between urban and rural populations, and between the urban rich and urban poor, and the gaps are growing </w:t>
      </w:r>
      <w:r>
        <w:fldChar w:fldCharType="begin"/>
      </w:r>
      <w:r>
        <w:instrText xml:space="preserve"> ADDIN ZOTERO_ITEM CSL_CITATION {"citationID":"Jtq5ZuM0","properties":{"formattedCitation":"(Solcomb, 2010)","plainCitation":"(Solcomb, 2010)","noteIndex":0},"citationItems":[{"id":2762,"uris":["http://zotero.org/users/2170232/items/JRA2X9H8"],"uri":["http://zotero.org/users/2170232/items/JRA2X9H8"],"itemData":{"id":2762,"type":"book","event-place":"National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century","URL":"https://library.oapen.org/handle/20.500.12657/26109","author":[{"family":"Solcomb","given":"Margaret"}],"issued":{"date-parts":[["2010"]]}}}],"schema":"https://github.com/citation-style-language/schema/raw/master/csl-citation.json"} </w:instrText>
      </w:r>
      <w:r>
        <w:fldChar w:fldCharType="separate"/>
      </w:r>
      <w:r w:rsidRPr="008D562A">
        <w:rPr>
          <w:rFonts w:ascii="Calibri" w:hAnsi="Calibri" w:cs="Calibri"/>
        </w:rPr>
        <w:t>(Solcomb, 2010)</w:t>
      </w:r>
      <w:r>
        <w:fldChar w:fldCharType="end"/>
      </w:r>
      <w:r>
        <w:t xml:space="preserve">. Some of the economic mechanisms which have vastly increased the wealth of the urban political class, whilst violating local land rights and driving deforestation, such as ELCs, have been justifiably criticized </w:t>
      </w:r>
      <w:r>
        <w:fldChar w:fldCharType="begin"/>
      </w:r>
      <w:r>
        <w:instrText xml:space="preserve"> ADDIN ZOTERO_ITEM CSL_CITATION {"citationID":"o6M6ApNg","properties":{"formattedCitation":"(Davis et al., 2015; Global Witness, 2013; Vrieze and Kuch, 2012)","plainCitation":"(Davis et al., 2015; Global Witness, 2013; Vrieze and Kuch, 2012)","noteIndex":0},"citationItems":[{"id":2465,"uris":["http://zotero.org/users/2170232/items/BM9FJ8GU"],"uri":["http://zotero.org/users/2170232/items/BM9FJ8GU"],"itemData":{"id":2465,"type":"article-journal","abstract":"Investment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Witness","given":""}],"issued":{"date-parts":[["2013"]]}}},{"id":2053,"uris":["http://zotero.org/users/2170232/items/C9AXILM9"],"uri":["http://zotero.org/users/2170232/items/C9AXILM9"],"itemData":{"id":2053,"type":"article-newspaper","container-title":"The Cambodia Daily","page":"4-11","title":"Carving up Cambodia: One concesion at a time","author":[{"family":"Vrieze","given":"Paul"},{"family":"Kuch","given":"Naren"}],"issued":{"date-parts":[["2012"]]}}}],"schema":"https://github.com/citation-style-language/schema/raw/master/csl-citation.json"} </w:instrText>
      </w:r>
      <w:r>
        <w:fldChar w:fldCharType="separate"/>
      </w:r>
      <w:r w:rsidRPr="008D562A">
        <w:rPr>
          <w:rFonts w:ascii="Calibri" w:hAnsi="Calibri" w:cs="Calibri"/>
        </w:rPr>
        <w:t>(Davis et al., 2015; Global Witness, 2013; Vrieze and Kuch, 2012)</w:t>
      </w:r>
      <w:r>
        <w:fldChar w:fldCharType="end"/>
      </w:r>
      <w:r>
        <w:t xml:space="preserve">. Further land use policies such as Directive 01 and social land concessions have lacked transparency, have been poorly implemented, and have eroded protected forests </w:t>
      </w:r>
      <w:r>
        <w:fldChar w:fldCharType="begin"/>
      </w:r>
      <w:r>
        <w:instrText xml:space="preserve"> ADDIN ZOTERO_ITEM CSL_CITATION {"citationID":"pOG8RNNB","properties":{"formattedCitation":"(Grimsditch and Schoenberger, 2015; Milne, 2013)","plainCitation":"(Grimsditch and Schoenberger, 2015; Milne, 2013)","dontUpdate":true,"noteIndex":0},"citationItems":[{"id":1612,"uris":["http://zotero.org/users/2170232/items/3HW4UYHH"],"uri":["http://zotero.org/users/2170232/items/3HW4UYHH"],"itemData":{"id":1612,"type":"report","publisher":"NGO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skin","volume":"54","author":[{"family":"Milne","given":"Sarah"}],"issued":{"date-parts":[["2013"]]}}}],"schema":"https://github.com/citation-style-language/schema/raw/master/csl-citation.json"} </w:instrText>
      </w:r>
      <w:r>
        <w:fldChar w:fldCharType="separate"/>
      </w:r>
      <w:r w:rsidRPr="00967765">
        <w:rPr>
          <w:rFonts w:ascii="Calibri" w:hAnsi="Calibri" w:cs="Calibri"/>
        </w:rPr>
        <w:t>(</w:t>
      </w:r>
      <w:r>
        <w:rPr>
          <w:rFonts w:ascii="Calibri" w:hAnsi="Calibri" w:cs="Calibri"/>
        </w:rPr>
        <w:t xml:space="preserve">Thesis appendix, </w:t>
      </w:r>
      <w:r w:rsidRPr="00967765">
        <w:rPr>
          <w:rFonts w:ascii="Calibri" w:hAnsi="Calibri" w:cs="Calibri"/>
        </w:rPr>
        <w:t>Grimsditch and Schoenberger, 2015; Milne, 2013)</w:t>
      </w:r>
      <w:r>
        <w:fldChar w:fldCharType="end"/>
      </w:r>
      <w:commentRangeEnd w:id="43"/>
      <w:r w:rsidR="003E4E02">
        <w:rPr>
          <w:rStyle w:val="CommentReference"/>
        </w:rPr>
        <w:commentReference w:id="43"/>
      </w:r>
      <w:r>
        <w:t xml:space="preserve">.         </w:t>
      </w:r>
    </w:p>
    <w:p w14:paraId="72066F17" w14:textId="77777777" w:rsidR="00634903" w:rsidRDefault="00634903" w:rsidP="00634903"/>
    <w:p w14:paraId="7BE0C1F5" w14:textId="787DD6E7" w:rsidR="00634903" w:rsidRDefault="00634903" w:rsidP="00634903">
      <w:pPr>
        <w:rPr>
          <w:i/>
          <w:iCs/>
        </w:rPr>
      </w:pPr>
      <w:commentRangeStart w:id="44"/>
      <w:r w:rsidRPr="00C50E31">
        <w:rPr>
          <w:i/>
          <w:iCs/>
          <w:highlight w:val="lightGray"/>
        </w:rPr>
        <w:t>Conclusions. What forest transition pathway is Cambodia on (</w:t>
      </w:r>
      <w:proofErr w:type="spellStart"/>
      <w:r w:rsidRPr="00C50E31">
        <w:rPr>
          <w:i/>
          <w:iCs/>
          <w:highlight w:val="lightGray"/>
        </w:rPr>
        <w:t>lambin</w:t>
      </w:r>
      <w:proofErr w:type="spellEnd"/>
      <w:r w:rsidRPr="00C50E31">
        <w:rPr>
          <w:i/>
          <w:iCs/>
          <w:highlight w:val="lightGray"/>
        </w:rPr>
        <w:t xml:space="preserve"> &amp; </w:t>
      </w:r>
      <w:proofErr w:type="spellStart"/>
      <w:r w:rsidRPr="00C50E31">
        <w:rPr>
          <w:i/>
          <w:iCs/>
          <w:highlight w:val="lightGray"/>
        </w:rPr>
        <w:t>Meyfroidt</w:t>
      </w:r>
      <w:proofErr w:type="spellEnd"/>
      <w:r w:rsidRPr="00C50E31">
        <w:rPr>
          <w:i/>
          <w:iCs/>
          <w:highlight w:val="lightGray"/>
        </w:rPr>
        <w:t xml:space="preserve"> papers)? Linking forest cover and forest loss to economic and social factors is challenging. This is particularly true of a country like Cambodia which has changed and developed extremely rapidly over the last 30 years – does not conform to development trends of the region. The governance of the country also means that natural resource exploitation is difficult to pin down through official metrics – opaque legal mechanisms and processes (e.g. ELC allocation). Nevertheless, there are analytical tools to use. Which ones you choose will depend on the data you have and the questions you are trying to ask. </w:t>
      </w:r>
      <w:r w:rsidRPr="00C50E31">
        <w:rPr>
          <w:i/>
          <w:iCs/>
          <w:highlight w:val="lightGray"/>
        </w:rPr>
        <w:lastRenderedPageBreak/>
        <w:t xml:space="preserve">Final point of optimism  - something about the Environmental </w:t>
      </w:r>
      <w:proofErr w:type="spellStart"/>
      <w:r w:rsidRPr="00C50E31">
        <w:rPr>
          <w:i/>
          <w:iCs/>
          <w:highlight w:val="lightGray"/>
        </w:rPr>
        <w:t>Kuznet</w:t>
      </w:r>
      <w:proofErr w:type="spellEnd"/>
      <w:r w:rsidRPr="00C50E31">
        <w:rPr>
          <w:i/>
          <w:iCs/>
          <w:highlight w:val="lightGray"/>
        </w:rPr>
        <w:t xml:space="preserve"> curve and hoping that Cambodia can reduce forest loss before </w:t>
      </w:r>
      <w:proofErr w:type="spellStart"/>
      <w:r w:rsidRPr="00C50E31">
        <w:rPr>
          <w:i/>
          <w:iCs/>
          <w:highlight w:val="lightGray"/>
        </w:rPr>
        <w:t>its</w:t>
      </w:r>
      <w:proofErr w:type="spellEnd"/>
      <w:r w:rsidRPr="00C50E31">
        <w:rPr>
          <w:i/>
          <w:iCs/>
          <w:highlight w:val="lightGray"/>
        </w:rPr>
        <w:t xml:space="preserve"> too late.</w:t>
      </w:r>
      <w:r w:rsidRPr="00C50E31">
        <w:rPr>
          <w:i/>
          <w:iCs/>
        </w:rPr>
        <w:t xml:space="preserve"> </w:t>
      </w:r>
      <w:commentRangeEnd w:id="44"/>
      <w:r w:rsidR="00562292">
        <w:rPr>
          <w:rStyle w:val="CommentReference"/>
        </w:rPr>
        <w:commentReference w:id="44"/>
      </w:r>
    </w:p>
    <w:p w14:paraId="0EAA4259" w14:textId="34C00F7F" w:rsidR="00634903" w:rsidRDefault="00634903" w:rsidP="00634903">
      <w:pPr>
        <w:rPr>
          <w:i/>
          <w:iCs/>
        </w:rPr>
      </w:pPr>
    </w:p>
    <w:p w14:paraId="471F59B2" w14:textId="18C0E459" w:rsidR="00634903" w:rsidRDefault="00634903" w:rsidP="00634903">
      <w:pPr>
        <w:rPr>
          <w:i/>
          <w:iCs/>
        </w:rPr>
      </w:pPr>
    </w:p>
    <w:p w14:paraId="3B04E646" w14:textId="59949949" w:rsidR="00634903" w:rsidRPr="00634903" w:rsidRDefault="00634903" w:rsidP="00634903">
      <w:pPr>
        <w:rPr>
          <w:b/>
          <w:bCs/>
        </w:rPr>
      </w:pPr>
      <w:r>
        <w:rPr>
          <w:b/>
          <w:bCs/>
        </w:rPr>
        <w:t>References</w:t>
      </w:r>
    </w:p>
    <w:p w14:paraId="5CAB8681" w14:textId="77777777" w:rsidR="00634903" w:rsidRPr="00634903" w:rsidRDefault="00634903" w:rsidP="00634903">
      <w:pPr>
        <w:pStyle w:val="Bibliography"/>
        <w:rPr>
          <w:rFonts w:ascii="Calibri" w:hAnsi="Calibri" w:cs="Calibri"/>
        </w:rPr>
      </w:pPr>
      <w:r>
        <w:fldChar w:fldCharType="begin"/>
      </w:r>
      <w:r>
        <w:instrText xml:space="preserve"> ADDIN ZOTERO_BIBL {"uncited":[],"omitted":[],"custom":[]} CSL_BIBLIOGRAPHY </w:instrText>
      </w:r>
      <w:r>
        <w:fldChar w:fldCharType="separate"/>
      </w:r>
      <w:r w:rsidRPr="00634903">
        <w:rPr>
          <w:rFonts w:ascii="Calibri" w:hAnsi="Calibri" w:cs="Calibri"/>
        </w:rPr>
        <w:t>Abdullah, S.A., Nakagoshi, N., 2007. Forest fragmentation and its correlation to human land use change in the state of Selangor, peninsular Malaysia. For. Ecol. Manag. 241, 39–48. https://doi.org/10.1016/j.foreco.2006.12.016</w:t>
      </w:r>
    </w:p>
    <w:p w14:paraId="3B53DF07" w14:textId="77777777" w:rsidR="00634903" w:rsidRPr="00634903" w:rsidRDefault="00634903" w:rsidP="00634903">
      <w:pPr>
        <w:pStyle w:val="Bibliography"/>
        <w:rPr>
          <w:rFonts w:ascii="Calibri" w:hAnsi="Calibri" w:cs="Calibri"/>
        </w:rPr>
      </w:pPr>
      <w:r w:rsidRPr="00634903">
        <w:rPr>
          <w:rFonts w:ascii="Calibri" w:hAnsi="Calibri" w:cs="Calibri"/>
        </w:rPr>
        <w:t>Aguiar, A.P.D., Vieira, I.C.G., Assis, T.O., Dalla-Nora, E.L., Toledo, P.M., Oliveira Santos-Junior, R.A., Batistella, M., Coelho, A.S., Savaget, E.K., Aragão, L.E.O.C., Nobre, C.A., Ometto, J.P.H., 2016. Land use change emission scenarios: anticipating a forest transition process in the Brazilian Amazon. Glob. Change Biol. 22, 1821–1840. https://doi.org/10.1111/gcb.13134</w:t>
      </w:r>
    </w:p>
    <w:p w14:paraId="1B9FD30E" w14:textId="77777777" w:rsidR="00634903" w:rsidRPr="00634903" w:rsidRDefault="00634903" w:rsidP="00634903">
      <w:pPr>
        <w:pStyle w:val="Bibliography"/>
        <w:rPr>
          <w:rFonts w:ascii="Calibri" w:hAnsi="Calibri" w:cs="Calibri"/>
        </w:rPr>
      </w:pPr>
      <w:r w:rsidRPr="00634903">
        <w:rPr>
          <w:rFonts w:ascii="Calibri" w:hAnsi="Calibri" w:cs="Calibri"/>
        </w:rPr>
        <w:t>Aspinall, R., 2004. Modelling land use change with generalized linear models—a multi-model analysis of change between 1860 and 2000 in Gallatin Valley, Montana. J. Environ. Manage., Modelling land use change and environmental impact 72, 91–103. https://doi.org/10.1016/j.jenvman.2004.02.009</w:t>
      </w:r>
    </w:p>
    <w:p w14:paraId="5D708CD0" w14:textId="77777777" w:rsidR="00634903" w:rsidRPr="00634903" w:rsidRDefault="00634903" w:rsidP="00634903">
      <w:pPr>
        <w:pStyle w:val="Bibliography"/>
        <w:rPr>
          <w:rFonts w:ascii="Calibri" w:hAnsi="Calibri" w:cs="Calibri"/>
        </w:rPr>
      </w:pPr>
      <w:r w:rsidRPr="00634903">
        <w:rPr>
          <w:rFonts w:ascii="Calibri" w:hAnsi="Calibri" w:cs="Calibri"/>
        </w:rPr>
        <w:t>Barrett, C.B., Gibson, C.C., Hoffman, B., McCUBBINS, M.D., 2006. The Complex Links between Governance and Biodiversity. Conserv. Biol. 20, 1358–1366. https://doi.org/10.1111/j.1523-1739.2006.00521.x</w:t>
      </w:r>
    </w:p>
    <w:p w14:paraId="41D6E167" w14:textId="77777777" w:rsidR="00634903" w:rsidRPr="00634903" w:rsidRDefault="00634903" w:rsidP="00634903">
      <w:pPr>
        <w:pStyle w:val="Bibliography"/>
        <w:rPr>
          <w:rFonts w:ascii="Calibri" w:hAnsi="Calibri" w:cs="Calibri"/>
        </w:rPr>
      </w:pPr>
      <w:r w:rsidRPr="00634903">
        <w:rPr>
          <w:rFonts w:ascii="Calibri" w:hAnsi="Calibri" w:cs="Calibri"/>
        </w:rPr>
        <w:t>Bartoń, K., 2020. MuMIn: Multi-Model Inference.</w:t>
      </w:r>
    </w:p>
    <w:p w14:paraId="6B91FE16" w14:textId="77777777" w:rsidR="00634903" w:rsidRPr="00634903" w:rsidRDefault="00634903" w:rsidP="00634903">
      <w:pPr>
        <w:pStyle w:val="Bibliography"/>
        <w:rPr>
          <w:rFonts w:ascii="Calibri" w:hAnsi="Calibri" w:cs="Calibri"/>
        </w:rPr>
      </w:pPr>
      <w:r w:rsidRPr="00634903">
        <w:rPr>
          <w:rFonts w:ascii="Calibri" w:hAnsi="Calibri" w:cs="Calibri"/>
        </w:rPr>
        <w:t>Basse, R.M., Omrani, H., Charif, O., Gerber, P., Bódis, K., 2014. Land use changes modelling using advanced methods: Cellular automata and artificial neural networks. The spatial and explicit representation of land cover dynamics at the cross-border region scale. Appl. Geogr. 53, 160–171. https://doi.org/10.1016/j.apgeog.2014.06.016</w:t>
      </w:r>
    </w:p>
    <w:p w14:paraId="5ACD91BE" w14:textId="77777777" w:rsidR="00634903" w:rsidRPr="00634903" w:rsidRDefault="00634903" w:rsidP="00634903">
      <w:pPr>
        <w:pStyle w:val="Bibliography"/>
        <w:rPr>
          <w:rFonts w:ascii="Calibri" w:hAnsi="Calibri" w:cs="Calibri"/>
        </w:rPr>
      </w:pPr>
      <w:r w:rsidRPr="00634903">
        <w:rPr>
          <w:rFonts w:ascii="Calibri" w:hAnsi="Calibri" w:cs="Calibri"/>
        </w:rPr>
        <w:t>Beever, E.A., Simberloff, D., Crowley, S.L., Al‐Chokhachy, R., Jackson, H.A., Petersen, S.L., 2019. Social–ecological mismatches create conservation challenges in introduced species management. Front. Ecol. Environ. 17, 117–125. https://doi.org/10.1002/fee.2000</w:t>
      </w:r>
    </w:p>
    <w:p w14:paraId="1B5D1AB0" w14:textId="77777777" w:rsidR="00634903" w:rsidRPr="00634903" w:rsidRDefault="00634903" w:rsidP="00634903">
      <w:pPr>
        <w:pStyle w:val="Bibliography"/>
        <w:rPr>
          <w:rFonts w:ascii="Calibri" w:hAnsi="Calibri" w:cs="Calibri"/>
        </w:rPr>
      </w:pPr>
      <w:r w:rsidRPr="00634903">
        <w:rPr>
          <w:rFonts w:ascii="Calibri" w:hAnsi="Calibri" w:cs="Calibri"/>
        </w:rPr>
        <w:t>Bhattarai, M., Hammig, M., 2004. Governance, economic policy, and the environmental Kuznets curve for natural tropical forests. Environ. Dev. Econ. 9, 367–382. https://doi.org/10.1017/S1355770X03001293</w:t>
      </w:r>
    </w:p>
    <w:p w14:paraId="5DD5A4A8" w14:textId="77777777" w:rsidR="00634903" w:rsidRPr="00634903" w:rsidRDefault="00634903" w:rsidP="00634903">
      <w:pPr>
        <w:pStyle w:val="Bibliography"/>
        <w:rPr>
          <w:rFonts w:ascii="Calibri" w:hAnsi="Calibri" w:cs="Calibri"/>
        </w:rPr>
      </w:pPr>
      <w:r w:rsidRPr="00634903">
        <w:rPr>
          <w:rFonts w:ascii="Calibri" w:hAnsi="Calibri" w:cs="Calibri"/>
        </w:rPr>
        <w:t>Bonilla-Bedoya, S., Estrella-Bastidas, A., Molina, J.R., Herrera, M.Á., 2018. Socioecological system and potential deforestation in Western Amazon forest landscapes. Sci. Total Environ. 644, 1044–1055. https://doi.org/10.1016/j.scitotenv.2018.07.028</w:t>
      </w:r>
    </w:p>
    <w:p w14:paraId="681AAF40" w14:textId="77777777" w:rsidR="00634903" w:rsidRPr="00634903" w:rsidRDefault="00634903" w:rsidP="00634903">
      <w:pPr>
        <w:pStyle w:val="Bibliography"/>
        <w:rPr>
          <w:rFonts w:ascii="Calibri" w:hAnsi="Calibri" w:cs="Calibri"/>
        </w:rPr>
      </w:pPr>
      <w:r w:rsidRPr="00634903">
        <w:rPr>
          <w:rFonts w:ascii="Calibri" w:hAnsi="Calibri" w:cs="Calibri"/>
        </w:rPr>
        <w:t>Borcard, D., Gillet, F., Legendre, P., 2018. Cluster Analysis, in: Borcard, D., Gillet, F., Legendre, P. (Eds.), Numerical Ecology with R, Use R! Springer International Publishing, Cham, pp. 59–150. https://doi.org/10.1007/978-3-319-71404-2_4</w:t>
      </w:r>
    </w:p>
    <w:p w14:paraId="62C20B81" w14:textId="77777777" w:rsidR="00634903" w:rsidRPr="00634903" w:rsidRDefault="00634903" w:rsidP="00634903">
      <w:pPr>
        <w:pStyle w:val="Bibliography"/>
        <w:rPr>
          <w:rFonts w:ascii="Calibri" w:hAnsi="Calibri" w:cs="Calibri"/>
        </w:rPr>
      </w:pPr>
      <w:r w:rsidRPr="00634903">
        <w:rPr>
          <w:rFonts w:ascii="Calibri" w:hAnsi="Calibri" w:cs="Calibri"/>
        </w:rPr>
        <w:t>Brown, D.G., Verburg, P.H., Pontius, R.G., Lange, M.D., 2013. Opportunities to improve impact, integration, and evaluation of land change models. Curr. Opin. Environ. Sustain., Human settlements and industrial systems 5, 452–457. https://doi.org/10.1016/j.cosust.2013.07.012</w:t>
      </w:r>
    </w:p>
    <w:p w14:paraId="49404B39"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Burnham, K.P., Anderson, D.R., 2007. Model Selection and Multimodel Inference: A Practical Information-Theoretic Approach. Springer Science &amp; Business Media.</w:t>
      </w:r>
    </w:p>
    <w:p w14:paraId="4292B11C" w14:textId="77777777" w:rsidR="00634903" w:rsidRPr="00634903" w:rsidRDefault="00634903" w:rsidP="00634903">
      <w:pPr>
        <w:pStyle w:val="Bibliography"/>
        <w:rPr>
          <w:rFonts w:ascii="Calibri" w:hAnsi="Calibri" w:cs="Calibri"/>
        </w:rPr>
      </w:pPr>
      <w:r w:rsidRPr="00634903">
        <w:rPr>
          <w:rFonts w:ascii="Calibri" w:hAnsi="Calibri" w:cs="Calibri"/>
        </w:rPr>
        <w:t>Ceddia, M.G., 2019. The impact of income, land, and wealth inequality on agricultural expansion in Latin America. Proc. Natl. Acad. Sci. 116, 2527–2532. https://doi.org/10.1073/pnas.1814894116</w:t>
      </w:r>
    </w:p>
    <w:p w14:paraId="10A14C20" w14:textId="77777777" w:rsidR="00634903" w:rsidRPr="00634903" w:rsidRDefault="00634903" w:rsidP="00634903">
      <w:pPr>
        <w:pStyle w:val="Bibliography"/>
        <w:rPr>
          <w:rFonts w:ascii="Calibri" w:hAnsi="Calibri" w:cs="Calibri"/>
        </w:rPr>
      </w:pPr>
      <w:r w:rsidRPr="00634903">
        <w:rPr>
          <w:rFonts w:ascii="Calibri" w:hAnsi="Calibri" w:cs="Calibri"/>
        </w:rPr>
        <w:t>Ceddia, M.G., Gunter, U., Corriveau-Bourque, A., 2015. Land tenure and agricultural expansion in Latin America: The role of Indigenous Peoples’ and local communities’ forest rights. Glob. Environ. Change 35, 316–322. https://doi.org/10.1016/j.gloenvcha.2015.09.010</w:t>
      </w:r>
    </w:p>
    <w:p w14:paraId="16F23002" w14:textId="77777777" w:rsidR="00634903" w:rsidRPr="00634903" w:rsidRDefault="00634903" w:rsidP="00634903">
      <w:pPr>
        <w:pStyle w:val="Bibliography"/>
        <w:rPr>
          <w:rFonts w:ascii="Calibri" w:hAnsi="Calibri" w:cs="Calibri"/>
        </w:rPr>
      </w:pPr>
      <w:r w:rsidRPr="00634903">
        <w:rPr>
          <w:rFonts w:ascii="Calibri" w:hAnsi="Calibri" w:cs="Calibri"/>
        </w:rPr>
        <w:t>Chapman, P.M., Tobias, J.A., Edwards, D.P., Davies, R.G., 2018. Contrasting impacts of land-use change on phylogenetic and functional diversity of tropical forest birds. J. Appl. Ecol. 55, 1604–1614. https://doi.org/10.1111/1365-2664.13073</w:t>
      </w:r>
    </w:p>
    <w:p w14:paraId="64288209" w14:textId="77777777" w:rsidR="00634903" w:rsidRPr="00634903" w:rsidRDefault="00634903" w:rsidP="00634903">
      <w:pPr>
        <w:pStyle w:val="Bibliography"/>
        <w:rPr>
          <w:rFonts w:ascii="Calibri" w:hAnsi="Calibri" w:cs="Calibri"/>
        </w:rPr>
      </w:pPr>
      <w:r w:rsidRPr="00634903">
        <w:rPr>
          <w:rFonts w:ascii="Calibri" w:hAnsi="Calibri" w:cs="Calibri"/>
        </w:rPr>
        <w:t>Chhair, S., Ung, L., 2013. Economic history of industrialization in Cambodia (Working Paper No. No.7), WIDER. World Institue for Development Economics Research.</w:t>
      </w:r>
    </w:p>
    <w:p w14:paraId="01116DC9" w14:textId="77777777" w:rsidR="00634903" w:rsidRPr="00634903" w:rsidRDefault="00634903" w:rsidP="00634903">
      <w:pPr>
        <w:pStyle w:val="Bibliography"/>
        <w:rPr>
          <w:rFonts w:ascii="Calibri" w:hAnsi="Calibri" w:cs="Calibri"/>
        </w:rPr>
      </w:pPr>
      <w:r w:rsidRPr="00634903">
        <w:rPr>
          <w:rFonts w:ascii="Calibri" w:hAnsi="Calibri" w:cs="Calibri"/>
        </w:rPr>
        <w:t>Culas, R.J., 2012. REDD and forest transition: Tunneling through the environmental Kuznets curve. Ecol. Econ. 79, 44–51. https://doi.org/10.1016/j.ecolecon.2012.04.015</w:t>
      </w:r>
    </w:p>
    <w:p w14:paraId="14AD7BAF" w14:textId="77777777" w:rsidR="00634903" w:rsidRPr="00634903" w:rsidRDefault="00634903" w:rsidP="00634903">
      <w:pPr>
        <w:pStyle w:val="Bibliography"/>
        <w:rPr>
          <w:rFonts w:ascii="Calibri" w:hAnsi="Calibri" w:cs="Calibri"/>
        </w:rPr>
      </w:pPr>
      <w:r w:rsidRPr="00634903">
        <w:rPr>
          <w:rFonts w:ascii="Calibri" w:hAnsi="Calibri" w:cs="Calibri"/>
        </w:rPr>
        <w:t>Culas, R.J., 2007. Deforestation and the environmental Kuznets curve: An institutional perspective. Ecol. Econ. 61, 429–437. https://doi.org/10.1016/j.ecolecon.2006.03.014</w:t>
      </w:r>
    </w:p>
    <w:p w14:paraId="5E6E9CE0" w14:textId="77777777" w:rsidR="00634903" w:rsidRPr="00634903" w:rsidRDefault="00634903" w:rsidP="00634903">
      <w:pPr>
        <w:pStyle w:val="Bibliography"/>
        <w:rPr>
          <w:rFonts w:ascii="Calibri" w:hAnsi="Calibri" w:cs="Calibri"/>
        </w:rPr>
      </w:pPr>
      <w:r w:rsidRPr="00634903">
        <w:rPr>
          <w:rFonts w:ascii="Calibri" w:hAnsi="Calibri" w:cs="Calibri"/>
        </w:rPr>
        <w:t>Curtis, P.G., Slay, C.M., Harris, N.L., Tyukavina, A., Hansen, M.C., 2018. Classifying drivers of global forest loss. Science 361, 1108–1111. https://doi.org/10.1126/science.aau3445</w:t>
      </w:r>
    </w:p>
    <w:p w14:paraId="54851A79" w14:textId="77777777" w:rsidR="00634903" w:rsidRPr="00634903" w:rsidRDefault="00634903" w:rsidP="00634903">
      <w:pPr>
        <w:pStyle w:val="Bibliography"/>
        <w:rPr>
          <w:rFonts w:ascii="Calibri" w:hAnsi="Calibri" w:cs="Calibri"/>
        </w:rPr>
      </w:pPr>
      <w:r w:rsidRPr="00634903">
        <w:rPr>
          <w:rFonts w:ascii="Calibri" w:hAnsi="Calibri" w:cs="Calibri"/>
        </w:rPr>
        <w:t>Davis, K.F., Yu, K., Rulli, M.C., Pichdara, L., D’Odorico, P., 2015. Accelerated deforestation driven by large-scale land acquisitions in Cambodia. Nat. Geosci. 8, 772–775. https://doi.org/10.1038/ngeo2540</w:t>
      </w:r>
    </w:p>
    <w:p w14:paraId="11557511" w14:textId="77777777" w:rsidR="00634903" w:rsidRPr="00634903" w:rsidRDefault="00634903" w:rsidP="00634903">
      <w:pPr>
        <w:pStyle w:val="Bibliography"/>
        <w:rPr>
          <w:rFonts w:ascii="Calibri" w:hAnsi="Calibri" w:cs="Calibri"/>
        </w:rPr>
      </w:pPr>
      <w:r w:rsidRPr="00634903">
        <w:rPr>
          <w:rFonts w:ascii="Calibri" w:hAnsi="Calibri" w:cs="Calibri"/>
        </w:rPr>
        <w:t>Dawson, T.P., Rounsevell, M.D.A., Kluv\’ankov\’a-Oravsk\’a Tatiana, Chobotov\’a Veronika, Stirling, A., 2010. Dynamic properties of complex adaptive ecosystems: implications for the sustainability of service provision. Biodivers. Conserv. 19, 2843–2853. https://doi.org/10.1007/s10531-010-9892-z"</w:t>
      </w:r>
    </w:p>
    <w:p w14:paraId="1678D03D" w14:textId="77777777" w:rsidR="00634903" w:rsidRPr="00634903" w:rsidRDefault="00634903" w:rsidP="00634903">
      <w:pPr>
        <w:pStyle w:val="Bibliography"/>
        <w:rPr>
          <w:rFonts w:ascii="Calibri" w:hAnsi="Calibri" w:cs="Calibri"/>
        </w:rPr>
      </w:pPr>
      <w:r w:rsidRPr="00634903">
        <w:rPr>
          <w:rFonts w:ascii="Calibri" w:hAnsi="Calibri" w:cs="Calibri"/>
        </w:rPr>
        <w:t>De Schutter, O., 2011. How not to think of land-grabbing: three critiques of large-scale investments in farmland. J. Peasant Stud. 38, 249–279. https://doi.org/10.1080/03066150.2011.559008</w:t>
      </w:r>
    </w:p>
    <w:p w14:paraId="33D97D71" w14:textId="77777777" w:rsidR="00634903" w:rsidRPr="00634903" w:rsidRDefault="00634903" w:rsidP="00634903">
      <w:pPr>
        <w:pStyle w:val="Bibliography"/>
        <w:rPr>
          <w:rFonts w:ascii="Calibri" w:hAnsi="Calibri" w:cs="Calibri"/>
        </w:rPr>
      </w:pPr>
      <w:r w:rsidRPr="00634903">
        <w:rPr>
          <w:rFonts w:ascii="Calibri" w:hAnsi="Calibri" w:cs="Calibri"/>
        </w:rPr>
        <w:t>de Souza, R.A., De Marco, P., 2014. The use of species distribution models to predict the spatial distribution of deforestation in the western Brazilian Amazon. Ecol. Model. 291, 250–259. https://doi.org/10.1016/j.ecolmodel.2014.07.007</w:t>
      </w:r>
    </w:p>
    <w:p w14:paraId="39AE2441" w14:textId="77777777" w:rsidR="00634903" w:rsidRPr="00634903" w:rsidRDefault="00634903" w:rsidP="00634903">
      <w:pPr>
        <w:pStyle w:val="Bibliography"/>
        <w:rPr>
          <w:rFonts w:ascii="Calibri" w:hAnsi="Calibri" w:cs="Calibri"/>
        </w:rPr>
      </w:pPr>
      <w:r w:rsidRPr="00634903">
        <w:rPr>
          <w:rFonts w:ascii="Calibri" w:hAnsi="Calibri" w:cs="Calibri"/>
        </w:rPr>
        <w:t>Eliste, P., Zorya, S., 2015. Cambodian agriculture in transition: Opportunities and risks. World Bank Group, Washington DC, USA.</w:t>
      </w:r>
    </w:p>
    <w:p w14:paraId="68B1A109" w14:textId="77777777" w:rsidR="00634903" w:rsidRPr="00634903" w:rsidRDefault="00634903" w:rsidP="00634903">
      <w:pPr>
        <w:pStyle w:val="Bibliography"/>
        <w:rPr>
          <w:rFonts w:ascii="Calibri" w:hAnsi="Calibri" w:cs="Calibri"/>
        </w:rPr>
      </w:pPr>
      <w:r w:rsidRPr="00634903">
        <w:rPr>
          <w:rFonts w:ascii="Calibri" w:hAnsi="Calibri" w:cs="Calibri"/>
        </w:rPr>
        <w:t>Estoque, R.C., Ooba, M., Avitabile, V., Hijioka, Y., DasGupta, R., Togawa, T., Murayama, Y., 2019. The future of Southeast Asia’s forests. Nat. Commun. 10, 1829. https://doi.org/10.1038/s41467-019-09646-4</w:t>
      </w:r>
    </w:p>
    <w:p w14:paraId="017BC4CB" w14:textId="77777777" w:rsidR="00634903" w:rsidRPr="00634903" w:rsidRDefault="00634903" w:rsidP="00634903">
      <w:pPr>
        <w:pStyle w:val="Bibliography"/>
        <w:rPr>
          <w:rFonts w:ascii="Calibri" w:hAnsi="Calibri" w:cs="Calibri"/>
        </w:rPr>
      </w:pPr>
      <w:r w:rsidRPr="00634903">
        <w:rPr>
          <w:rFonts w:ascii="Calibri" w:hAnsi="Calibri" w:cs="Calibri"/>
        </w:rPr>
        <w:t>Evans, T., O’Kelly, H., Men, S., Nut, M., Pet, P., Pheakdey, P., Pollard, E., 2013. Seima Protection Forest, in: Evidence-Based Conservation: Lessons from the Lower Mekong. Routledge, London, UK, pp. 157–185.</w:t>
      </w:r>
    </w:p>
    <w:p w14:paraId="04395027"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Ewers, R.M., 2006. Interaction effects between economic development and forest cover determine deforestation rates. Glob. Environ. Change 16, 161–169. https://doi.org/10.1016/j.gloenvcha.2005.12.001</w:t>
      </w:r>
    </w:p>
    <w:p w14:paraId="25C4A8AF" w14:textId="77777777" w:rsidR="00634903" w:rsidRPr="00634903" w:rsidRDefault="00634903" w:rsidP="00634903">
      <w:pPr>
        <w:pStyle w:val="Bibliography"/>
        <w:rPr>
          <w:rFonts w:ascii="Calibri" w:hAnsi="Calibri" w:cs="Calibri"/>
        </w:rPr>
      </w:pPr>
      <w:r w:rsidRPr="00634903">
        <w:rPr>
          <w:rFonts w:ascii="Calibri" w:hAnsi="Calibri" w:cs="Calibri"/>
        </w:rPr>
        <w:t>Fan, Q., Ding, S., 2016. Landscape pattern changes at a county scale: A case study in Fengqiu, Henan Province, China from 1990 to 2013. CATENA 137, 152–160. https://doi.org/10.1016/j.catena.2015.09.012</w:t>
      </w:r>
    </w:p>
    <w:p w14:paraId="04880F9C" w14:textId="77777777" w:rsidR="00634903" w:rsidRPr="00634903" w:rsidRDefault="00634903" w:rsidP="00634903">
      <w:pPr>
        <w:pStyle w:val="Bibliography"/>
        <w:rPr>
          <w:rFonts w:ascii="Calibri" w:hAnsi="Calibri" w:cs="Calibri"/>
        </w:rPr>
      </w:pPr>
      <w:r w:rsidRPr="00634903">
        <w:rPr>
          <w:rFonts w:ascii="Calibri" w:hAnsi="Calibri" w:cs="Calibri"/>
        </w:rPr>
        <w:t>Frewer, T., Chan, S., 2014. GIS and the ‘Usual Suspects’-[Mis]understanding Land Use Change in Cambodia. Hum. Ecol. 42, 267–281. https://doi.org/10.1007/s10745-013-9639-z</w:t>
      </w:r>
    </w:p>
    <w:p w14:paraId="72CB998A" w14:textId="77777777" w:rsidR="00634903" w:rsidRPr="00634903" w:rsidRDefault="00634903" w:rsidP="00634903">
      <w:pPr>
        <w:pStyle w:val="Bibliography"/>
        <w:rPr>
          <w:rFonts w:ascii="Calibri" w:hAnsi="Calibri" w:cs="Calibri"/>
        </w:rPr>
      </w:pPr>
      <w:r w:rsidRPr="00634903">
        <w:rPr>
          <w:rFonts w:ascii="Calibri" w:hAnsi="Calibri" w:cs="Calibri"/>
        </w:rPr>
        <w:t>Gao, J., Liu, Y., 2012. Deforestation in Heilongjiang Province of China, 1896–2000: Severity, spatiotemporal patterns and causes. Appl. Geogr. 35, 345–352. https://doi.org/10.1016/j.apgeog.2012.08.001</w:t>
      </w:r>
    </w:p>
    <w:p w14:paraId="07CE3EBB" w14:textId="77777777" w:rsidR="00634903" w:rsidRPr="00634903" w:rsidRDefault="00634903" w:rsidP="00634903">
      <w:pPr>
        <w:pStyle w:val="Bibliography"/>
        <w:rPr>
          <w:rFonts w:ascii="Calibri" w:hAnsi="Calibri" w:cs="Calibri"/>
        </w:rPr>
      </w:pPr>
      <w:r w:rsidRPr="00634903">
        <w:rPr>
          <w:rFonts w:ascii="Calibri" w:hAnsi="Calibri" w:cs="Calibri"/>
        </w:rPr>
        <w:t>Gaughan, A.E., Binford, M.W., Southworth, J., 2009. Tourism, forest conversion, and land transformations in the Angkor basin, Cambodia. Appl. Geogr. 29, 212–223. https://doi.org/10.1016/j.apgeog.2008.09.007</w:t>
      </w:r>
    </w:p>
    <w:p w14:paraId="0E4943E9" w14:textId="77777777" w:rsidR="00634903" w:rsidRPr="00634903" w:rsidRDefault="00634903" w:rsidP="00634903">
      <w:pPr>
        <w:pStyle w:val="Bibliography"/>
        <w:rPr>
          <w:rFonts w:ascii="Calibri" w:hAnsi="Calibri" w:cs="Calibri"/>
        </w:rPr>
      </w:pPr>
      <w:r w:rsidRPr="00634903">
        <w:rPr>
          <w:rFonts w:ascii="Calibri" w:hAnsi="Calibri" w:cs="Calibri"/>
        </w:rPr>
        <w:t>Geist, H.J., Lambin, E.F., 2002. Proximate Causes and Underlying Driving Forces of Tropical DeforestationTropical forests are disappearing as the result of many pressures, both local and regional, acting in various combinations in different geographical locations. BioScience 52, 143–150. https://doi.org/10.1641/0006-3568(2002)052[0143:PCAUDF]2.0.CO;2</w:t>
      </w:r>
    </w:p>
    <w:p w14:paraId="2BBEE90F" w14:textId="77777777" w:rsidR="00634903" w:rsidRPr="00634903" w:rsidRDefault="00634903" w:rsidP="00634903">
      <w:pPr>
        <w:pStyle w:val="Bibliography"/>
        <w:rPr>
          <w:rFonts w:ascii="Calibri" w:hAnsi="Calibri" w:cs="Calibri"/>
        </w:rPr>
      </w:pPr>
      <w:r w:rsidRPr="00634903">
        <w:rPr>
          <w:rFonts w:ascii="Calibri" w:hAnsi="Calibri" w:cs="Calibri"/>
        </w:rPr>
        <w:t>Gelman, A., Hill, J., 2006. Data Analysis Using Regression and Multilevel/Hierarchical Models. Cambridge University Press.</w:t>
      </w:r>
    </w:p>
    <w:p w14:paraId="55FFACC1" w14:textId="77777777" w:rsidR="00634903" w:rsidRPr="00634903" w:rsidRDefault="00634903" w:rsidP="00634903">
      <w:pPr>
        <w:pStyle w:val="Bibliography"/>
        <w:rPr>
          <w:rFonts w:ascii="Calibri" w:hAnsi="Calibri" w:cs="Calibri"/>
        </w:rPr>
      </w:pPr>
      <w:r w:rsidRPr="00634903">
        <w:rPr>
          <w:rFonts w:ascii="Calibri" w:hAnsi="Calibri" w:cs="Calibri"/>
        </w:rPr>
        <w:t>Global Witness, 2013. Rubber Barons: How Vietnamese companies and international financiers are driving a land grabbing crisis in Cambodia and Laos. Global Witness.</w:t>
      </w:r>
    </w:p>
    <w:p w14:paraId="4C934CD1" w14:textId="77777777" w:rsidR="00634903" w:rsidRPr="00634903" w:rsidRDefault="00634903" w:rsidP="00634903">
      <w:pPr>
        <w:pStyle w:val="Bibliography"/>
        <w:rPr>
          <w:rFonts w:ascii="Calibri" w:hAnsi="Calibri" w:cs="Calibri"/>
        </w:rPr>
      </w:pPr>
      <w:r w:rsidRPr="00634903">
        <w:rPr>
          <w:rFonts w:ascii="Calibri" w:hAnsi="Calibri" w:cs="Calibri"/>
        </w:rPr>
        <w:t>Gong, C., Yu, S., Joesting, H., Chen, J., 2013. Determining socioeconomic drivers of urban forest fragmentation with historical remote sensing images. Landsc. Urban Plan. 117, 57–65. https://doi.org/10.1016/j.landurbplan.2013.04.009</w:t>
      </w:r>
    </w:p>
    <w:p w14:paraId="49F6CC8F" w14:textId="77777777" w:rsidR="00634903" w:rsidRPr="00634903" w:rsidRDefault="00634903" w:rsidP="00634903">
      <w:pPr>
        <w:pStyle w:val="Bibliography"/>
        <w:rPr>
          <w:rFonts w:ascii="Calibri" w:hAnsi="Calibri" w:cs="Calibri"/>
        </w:rPr>
      </w:pPr>
      <w:r w:rsidRPr="00634903">
        <w:rPr>
          <w:rFonts w:ascii="Calibri" w:hAnsi="Calibri" w:cs="Calibri"/>
        </w:rPr>
        <w:t>Gray, T.N.E., Prum, S., Pin, C., Phan, C., 2012. Distance sampling reveals Cambodia’s Eastern Plains Landscape supports the largest global population of the Endangered banteng Bos javanicus. Oryx 46, 563–566. https://doi.org/10.1017/S0030605312000567</w:t>
      </w:r>
    </w:p>
    <w:p w14:paraId="1C12739A" w14:textId="77777777" w:rsidR="00634903" w:rsidRPr="00634903" w:rsidRDefault="00634903" w:rsidP="00634903">
      <w:pPr>
        <w:pStyle w:val="Bibliography"/>
        <w:rPr>
          <w:rFonts w:ascii="Calibri" w:hAnsi="Calibri" w:cs="Calibri"/>
        </w:rPr>
      </w:pPr>
      <w:r w:rsidRPr="00634903">
        <w:rPr>
          <w:rFonts w:ascii="Calibri" w:hAnsi="Calibri" w:cs="Calibri"/>
        </w:rPr>
        <w:t>Griffin, O., Nuttall, M., 2020. Status of Key Speceis in Keo Seima Wildlife Sanctuary 2010-2020 (Status report). Wildlife Conservation Society, Phnom Penh, Cambodia.</w:t>
      </w:r>
    </w:p>
    <w:p w14:paraId="0AE992C5" w14:textId="77777777" w:rsidR="00634903" w:rsidRPr="00634903" w:rsidRDefault="00634903" w:rsidP="00634903">
      <w:pPr>
        <w:pStyle w:val="Bibliography"/>
        <w:rPr>
          <w:rFonts w:ascii="Calibri" w:hAnsi="Calibri" w:cs="Calibri"/>
        </w:rPr>
      </w:pPr>
      <w:r w:rsidRPr="00634903">
        <w:rPr>
          <w:rFonts w:ascii="Calibri" w:hAnsi="Calibri" w:cs="Calibri"/>
        </w:rPr>
        <w:t>Grimsditch, M., Schoenberger, L., 2015. New actions and existing policies: The implementation and impacts of Order 01. NGO Forum.</w:t>
      </w:r>
    </w:p>
    <w:p w14:paraId="3DB04F68" w14:textId="77777777" w:rsidR="00634903" w:rsidRPr="00634903" w:rsidRDefault="00634903" w:rsidP="00634903">
      <w:pPr>
        <w:pStyle w:val="Bibliography"/>
        <w:rPr>
          <w:rFonts w:ascii="Calibri" w:hAnsi="Calibri" w:cs="Calibri"/>
        </w:rPr>
      </w:pPr>
      <w:r w:rsidRPr="00634903">
        <w:rPr>
          <w:rFonts w:ascii="Calibri" w:hAnsi="Calibri" w:cs="Calibri"/>
        </w:rPr>
        <w:t>Grogan, K., Pflugmacher, D., Hostert, P., Kennedy, R., Fensholt, R., 2015. Cross-border forest disturbance and the role of natural rubber in mainland Southeast Asia using annual Landsat time series. Remote Sens. Environ. 169, 438–453. https://doi.org/10.1016/j.rse.2015.03.001</w:t>
      </w:r>
    </w:p>
    <w:p w14:paraId="2FE31955" w14:textId="77777777" w:rsidR="00634903" w:rsidRPr="00634903" w:rsidRDefault="00634903" w:rsidP="00634903">
      <w:pPr>
        <w:pStyle w:val="Bibliography"/>
        <w:rPr>
          <w:rFonts w:ascii="Calibri" w:hAnsi="Calibri" w:cs="Calibri"/>
        </w:rPr>
      </w:pPr>
      <w:r w:rsidRPr="00634903">
        <w:rPr>
          <w:rFonts w:ascii="Calibri" w:hAnsi="Calibri" w:cs="Calibri"/>
        </w:rPr>
        <w:t>Harrison, X.A., Donaldson, L., Correa-Cano, M.E., Evans, J., Fisher, D.N., Goodwin, C.E.D., Robinson, B.S., Hodgson, D.J., Inger, R., 2018. A brief introduction to mixed effects modelling and multi-model inference in ecology. PeerJ 6, e4794. https://doi.org/10.7717/peerj.4794</w:t>
      </w:r>
    </w:p>
    <w:p w14:paraId="364F8F79" w14:textId="77777777" w:rsidR="00634903" w:rsidRPr="00634903" w:rsidRDefault="00634903" w:rsidP="00634903">
      <w:pPr>
        <w:pStyle w:val="Bibliography"/>
        <w:rPr>
          <w:rFonts w:ascii="Calibri" w:hAnsi="Calibri" w:cs="Calibri"/>
        </w:rPr>
      </w:pPr>
      <w:r w:rsidRPr="00634903">
        <w:rPr>
          <w:rFonts w:ascii="Calibri" w:hAnsi="Calibri" w:cs="Calibri"/>
        </w:rPr>
        <w:t xml:space="preserve">Hearn, A.J., Cushman, S.A., Goossens, B., Macdonald, E., Ross, J., Hunter, L.T.B., Abram, N.K., Macdonald, D.W., 2018. Evaluating scenarios of landscape change for Sunda clouded leopard </w:t>
      </w:r>
      <w:r w:rsidRPr="00634903">
        <w:rPr>
          <w:rFonts w:ascii="Calibri" w:hAnsi="Calibri" w:cs="Calibri"/>
        </w:rPr>
        <w:lastRenderedPageBreak/>
        <w:t>connectivity in a human dominated landscape. Biol. Conserv. 222, 232–240. https://doi.org/10.1016/j.biocon.2018.04.016</w:t>
      </w:r>
    </w:p>
    <w:p w14:paraId="253FD446" w14:textId="77777777" w:rsidR="00634903" w:rsidRPr="00634903" w:rsidRDefault="00634903" w:rsidP="00634903">
      <w:pPr>
        <w:pStyle w:val="Bibliography"/>
        <w:rPr>
          <w:rFonts w:ascii="Calibri" w:hAnsi="Calibri" w:cs="Calibri"/>
        </w:rPr>
      </w:pPr>
      <w:r w:rsidRPr="00634903">
        <w:rPr>
          <w:rFonts w:ascii="Calibri" w:hAnsi="Calibri" w:cs="Calibri"/>
        </w:rPr>
        <w:t>Hughes, A.C., 2018. Have Indo-Malaysian forests reached the end of the road? Biol. Conserv. 223, 129–137. https://doi.org/10.1016/j.biocon.2018.04.029</w:t>
      </w:r>
    </w:p>
    <w:p w14:paraId="1CBF4791" w14:textId="77777777" w:rsidR="00634903" w:rsidRPr="00634903" w:rsidRDefault="00634903" w:rsidP="00634903">
      <w:pPr>
        <w:pStyle w:val="Bibliography"/>
        <w:rPr>
          <w:rFonts w:ascii="Calibri" w:hAnsi="Calibri" w:cs="Calibri"/>
        </w:rPr>
      </w:pPr>
      <w:r w:rsidRPr="00634903">
        <w:rPr>
          <w:rFonts w:ascii="Calibri" w:hAnsi="Calibri" w:cs="Calibri"/>
        </w:rPr>
        <w:t>Hughes, A.C., 2017. Understanding the drivers of Southeast Asian biodiversity loss. Ecosphere 8, e01624. https://doi.org/10.1002/ecs2.1624</w:t>
      </w:r>
    </w:p>
    <w:p w14:paraId="712939C0" w14:textId="77777777" w:rsidR="00634903" w:rsidRPr="00634903" w:rsidRDefault="00634903" w:rsidP="00634903">
      <w:pPr>
        <w:pStyle w:val="Bibliography"/>
        <w:rPr>
          <w:rFonts w:ascii="Calibri" w:hAnsi="Calibri" w:cs="Calibri"/>
        </w:rPr>
      </w:pPr>
      <w:r w:rsidRPr="00634903">
        <w:rPr>
          <w:rFonts w:ascii="Calibri" w:hAnsi="Calibri" w:cs="Calibri"/>
        </w:rPr>
        <w:t>Hughes, C., Un, K., 2011. Cambodia’s Economic Transformation (No. 49), NIAS Studies in Asian Topic. Nordic Institute of Asian Studies, Leifsgade 33, DK-2300 Copenhagen S, Denmark.</w:t>
      </w:r>
    </w:p>
    <w:p w14:paraId="55995DCE" w14:textId="77777777" w:rsidR="00634903" w:rsidRPr="00634903" w:rsidRDefault="00634903" w:rsidP="00634903">
      <w:pPr>
        <w:pStyle w:val="Bibliography"/>
        <w:rPr>
          <w:rFonts w:ascii="Calibri" w:hAnsi="Calibri" w:cs="Calibri"/>
        </w:rPr>
      </w:pPr>
      <w:r w:rsidRPr="00634903">
        <w:rPr>
          <w:rFonts w:ascii="Calibri" w:hAnsi="Calibri" w:cs="Calibri"/>
        </w:rPr>
        <w:t>Imai, N., Furukawa, T., Tsujino, R., Kitamura, S., Yumoto, T., 2018. Factors affecting forest area change in Southeast Asia during 1980-2010. PLOS ONE 13, e0197391. https://doi.org/10.1371/journal.pone.0197391</w:t>
      </w:r>
    </w:p>
    <w:p w14:paraId="77B086C4" w14:textId="77777777" w:rsidR="00634903" w:rsidRPr="00634903" w:rsidRDefault="00634903" w:rsidP="00634903">
      <w:pPr>
        <w:pStyle w:val="Bibliography"/>
        <w:rPr>
          <w:rFonts w:ascii="Calibri" w:hAnsi="Calibri" w:cs="Calibri"/>
        </w:rPr>
      </w:pPr>
      <w:r w:rsidRPr="00634903">
        <w:rPr>
          <w:rFonts w:ascii="Calibri" w:hAnsi="Calibri" w:cs="Calibri"/>
        </w:rPr>
        <w:t>Kaimowitz, D., Fauné, A., 2003. Contras and Comandantes. J. Sustain. For. 16, 21–46. https://doi.org/10.1300/J091v16n03_02</w:t>
      </w:r>
    </w:p>
    <w:p w14:paraId="4A2F12BA" w14:textId="77777777" w:rsidR="00634903" w:rsidRPr="00634903" w:rsidRDefault="00634903" w:rsidP="00634903">
      <w:pPr>
        <w:pStyle w:val="Bibliography"/>
        <w:rPr>
          <w:rFonts w:ascii="Calibri" w:hAnsi="Calibri" w:cs="Calibri"/>
        </w:rPr>
      </w:pPr>
      <w:r w:rsidRPr="00634903">
        <w:rPr>
          <w:rFonts w:ascii="Calibri" w:hAnsi="Calibri" w:cs="Calibri"/>
        </w:rPr>
        <w:t>Kristensen, S.B.P., Busck, A.G., van der Sluis, T., Gaube, V., 2016. Patterns and drivers of farm-level land use change in selected European rural landscapes. Land Use Policy 57, 786–799. https://doi.org/10.1016/j.landusepol.2015.07.014</w:t>
      </w:r>
    </w:p>
    <w:p w14:paraId="0AEE376D" w14:textId="77777777" w:rsidR="00634903" w:rsidRPr="00634903" w:rsidRDefault="00634903" w:rsidP="00634903">
      <w:pPr>
        <w:pStyle w:val="Bibliography"/>
        <w:rPr>
          <w:rFonts w:ascii="Calibri" w:hAnsi="Calibri" w:cs="Calibri"/>
        </w:rPr>
      </w:pPr>
      <w:r w:rsidRPr="00634903">
        <w:rPr>
          <w:rFonts w:ascii="Calibri" w:hAnsi="Calibri" w:cs="Calibri"/>
        </w:rPr>
        <w:t>Kuang, W., Liu, J., Dong, J., Chi, W., Zhang, C., 2016. The rapid and massive urban and industrial land expansions in China between 1990 and 2010: A CLUD-based analysis of their trajectories, patterns, and drivers. Landsc. Urban Plan. 145, 21–33. https://doi.org/10.1016/j.landurbplan.2015.10.001</w:t>
      </w:r>
    </w:p>
    <w:p w14:paraId="6FD0F982" w14:textId="77777777" w:rsidR="00634903" w:rsidRPr="00634903" w:rsidRDefault="00634903" w:rsidP="00634903">
      <w:pPr>
        <w:pStyle w:val="Bibliography"/>
        <w:rPr>
          <w:rFonts w:ascii="Calibri" w:hAnsi="Calibri" w:cs="Calibri"/>
        </w:rPr>
      </w:pPr>
      <w:r w:rsidRPr="00634903">
        <w:rPr>
          <w:rFonts w:ascii="Calibri" w:hAnsi="Calibri" w:cs="Calibri"/>
        </w:rPr>
        <w:t>Lambin, E.F., Meyfroidt, P., 2010. Land use transitions: Socio-ecological feedback versus socio-economic change. Land Use Policy, Forest transitions 27, 108–118. https://doi.org/10.1016/j.landusepol.2009.09.003</w:t>
      </w:r>
    </w:p>
    <w:p w14:paraId="3F00D0CF" w14:textId="77777777" w:rsidR="00634903" w:rsidRPr="00634903" w:rsidRDefault="00634903" w:rsidP="00634903">
      <w:pPr>
        <w:pStyle w:val="Bibliography"/>
        <w:rPr>
          <w:rFonts w:ascii="Calibri" w:hAnsi="Calibri" w:cs="Calibri"/>
        </w:rPr>
      </w:pPr>
      <w:r w:rsidRPr="00634903">
        <w:rPr>
          <w:rFonts w:ascii="Calibri" w:hAnsi="Calibri" w:cs="Calibri"/>
        </w:rPr>
        <w:t>Licadho, 2019. Economic Land Concessions in Cambodia.</w:t>
      </w:r>
    </w:p>
    <w:p w14:paraId="1D577449" w14:textId="77777777" w:rsidR="00634903" w:rsidRPr="00634903" w:rsidRDefault="00634903" w:rsidP="00634903">
      <w:pPr>
        <w:pStyle w:val="Bibliography"/>
        <w:rPr>
          <w:rFonts w:ascii="Calibri" w:hAnsi="Calibri" w:cs="Calibri"/>
        </w:rPr>
      </w:pPr>
      <w:r w:rsidRPr="00634903">
        <w:rPr>
          <w:rFonts w:ascii="Calibri" w:hAnsi="Calibri" w:cs="Calibri"/>
        </w:rPr>
        <w:t>Luck, G.W., Smallbone, L.T., O’Brien, R., 2009. Socio-Economics and Vegetation Change in Urban Ecosystems: Patterns in Space and Time. Ecosystems 12, 604. https://doi.org/10.1007/s10021-009-9244-6</w:t>
      </w:r>
    </w:p>
    <w:p w14:paraId="3F14DB41" w14:textId="77777777" w:rsidR="00634903" w:rsidRPr="00634903" w:rsidRDefault="00634903" w:rsidP="00634903">
      <w:pPr>
        <w:pStyle w:val="Bibliography"/>
        <w:rPr>
          <w:rFonts w:ascii="Calibri" w:hAnsi="Calibri" w:cs="Calibri"/>
        </w:rPr>
      </w:pPr>
      <w:r w:rsidRPr="00634903">
        <w:rPr>
          <w:rFonts w:ascii="Calibri" w:hAnsi="Calibri" w:cs="Calibri"/>
        </w:rPr>
        <w:t>Mather, A.S., 1992. The Forest Transition. Area 24, 367–379.</w:t>
      </w:r>
    </w:p>
    <w:p w14:paraId="1E2C1213" w14:textId="77777777" w:rsidR="00634903" w:rsidRPr="00634903" w:rsidRDefault="00634903" w:rsidP="00634903">
      <w:pPr>
        <w:pStyle w:val="Bibliography"/>
        <w:rPr>
          <w:rFonts w:ascii="Calibri" w:hAnsi="Calibri" w:cs="Calibri"/>
        </w:rPr>
      </w:pPr>
      <w:r w:rsidRPr="00634903">
        <w:rPr>
          <w:rFonts w:ascii="Calibri" w:hAnsi="Calibri" w:cs="Calibri"/>
        </w:rPr>
        <w:t>Meyfroidt, P., Lambin, E.F., 2009. Forest transition in Vietnam and displacement of deforestation abroad. Proc. Natl. Acad. Sci. 106, 16139–16144. https://doi.org/10.1073/pnas.0904942106</w:t>
      </w:r>
    </w:p>
    <w:p w14:paraId="1BBE24FE" w14:textId="77777777" w:rsidR="00634903" w:rsidRPr="00634903" w:rsidRDefault="00634903" w:rsidP="00634903">
      <w:pPr>
        <w:pStyle w:val="Bibliography"/>
        <w:rPr>
          <w:rFonts w:ascii="Calibri" w:hAnsi="Calibri" w:cs="Calibri"/>
        </w:rPr>
      </w:pPr>
      <w:r w:rsidRPr="00634903">
        <w:rPr>
          <w:rFonts w:ascii="Calibri" w:hAnsi="Calibri" w:cs="Calibri"/>
        </w:rPr>
        <w:t>Meyfroidt, P., Lambin, E.F., 2008. Forest transition in Vietnam and its environmental impacts. Glob. Change Biol. 14, 1319–1336. https://doi.org/10.1111/j.1365-2486.2008.01575.x</w:t>
      </w:r>
    </w:p>
    <w:p w14:paraId="689DDFB0" w14:textId="77777777" w:rsidR="00634903" w:rsidRPr="00634903" w:rsidRDefault="00634903" w:rsidP="00634903">
      <w:pPr>
        <w:pStyle w:val="Bibliography"/>
        <w:rPr>
          <w:rFonts w:ascii="Calibri" w:hAnsi="Calibri" w:cs="Calibri"/>
        </w:rPr>
      </w:pPr>
      <w:r w:rsidRPr="00634903">
        <w:rPr>
          <w:rFonts w:ascii="Calibri" w:hAnsi="Calibri" w:cs="Calibri"/>
        </w:rPr>
        <w:t>Milne, S., 2013. Under the leopard’s skin: Land commodification and the dilemmas of Indigenous communal title in upland Cambodia. Asia Pac. Viewp. 54, 323–339. https://doi.org/10.1111/apv.12027</w:t>
      </w:r>
    </w:p>
    <w:p w14:paraId="0B9B64B8" w14:textId="77777777" w:rsidR="00634903" w:rsidRPr="00634903" w:rsidRDefault="00634903" w:rsidP="00634903">
      <w:pPr>
        <w:pStyle w:val="Bibliography"/>
        <w:rPr>
          <w:rFonts w:ascii="Calibri" w:hAnsi="Calibri" w:cs="Calibri"/>
        </w:rPr>
      </w:pPr>
      <w:r w:rsidRPr="00634903">
        <w:rPr>
          <w:rFonts w:ascii="Calibri" w:hAnsi="Calibri" w:cs="Calibri"/>
        </w:rPr>
        <w:t>Nakagawa, S., Schielzeth, H., 2017. A general and simple method for obtaining R2 from generalized linear mixed-effects models. Methods Ecol. Evol. 133–142. https://doi.org/10.1111/j.2041-210x.2012.00261.x@10.1111/(ISSN)2041-210X.STATSTOO</w:t>
      </w:r>
    </w:p>
    <w:p w14:paraId="63738B08" w14:textId="77777777" w:rsidR="00634903" w:rsidRPr="00634903" w:rsidRDefault="00634903" w:rsidP="00634903">
      <w:pPr>
        <w:pStyle w:val="Bibliography"/>
        <w:rPr>
          <w:rFonts w:ascii="Calibri" w:hAnsi="Calibri" w:cs="Calibri"/>
        </w:rPr>
      </w:pPr>
      <w:r w:rsidRPr="00634903">
        <w:rPr>
          <w:rFonts w:ascii="Calibri" w:hAnsi="Calibri" w:cs="Calibri"/>
        </w:rPr>
        <w:t>Neef, A., Touch, S., Chiengthong, J., 2013. The Politics and Ethics of Land Concessions in Rural Cambodia. J. Agric. Environ. Ethics 26, 1085–1103. https://doi.org/10.1007/s10806-013-9446-y</w:t>
      </w:r>
    </w:p>
    <w:p w14:paraId="62A9A7D7"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Nelson, G.C., Dobermann, A., Nakicenovic, N., O’Neill, B.C., 2006. Anthropogenic drivers of ecosystem change: An overview. Ecol. Soc. 11.</w:t>
      </w:r>
    </w:p>
    <w:p w14:paraId="2198DF90" w14:textId="77777777" w:rsidR="00634903" w:rsidRPr="00634903" w:rsidRDefault="00634903" w:rsidP="00634903">
      <w:pPr>
        <w:pStyle w:val="Bibliography"/>
        <w:rPr>
          <w:rFonts w:ascii="Calibri" w:hAnsi="Calibri" w:cs="Calibri"/>
        </w:rPr>
      </w:pPr>
      <w:r w:rsidRPr="00634903">
        <w:rPr>
          <w:rFonts w:ascii="Calibri" w:hAnsi="Calibri" w:cs="Calibri"/>
        </w:rPr>
        <w:t>Nguyen, T.T., Do, T.L., Bühler, D., Hartje, R., Grote, U., 2015. Rural livelihoods and environmental resource dependence in Cambodia. Ecol. Econ. 120, 282–295. https://doi.org/10.1016/j.ecolecon.2015.11.001</w:t>
      </w:r>
    </w:p>
    <w:p w14:paraId="00C565D7" w14:textId="77777777" w:rsidR="00634903" w:rsidRPr="00634903" w:rsidRDefault="00634903" w:rsidP="00634903">
      <w:pPr>
        <w:pStyle w:val="Bibliography"/>
        <w:rPr>
          <w:rFonts w:ascii="Calibri" w:hAnsi="Calibri" w:cs="Calibri"/>
        </w:rPr>
      </w:pPr>
      <w:r w:rsidRPr="00634903">
        <w:rPr>
          <w:rFonts w:ascii="Calibri" w:hAnsi="Calibri" w:cs="Calibri"/>
        </w:rPr>
        <w:t>Nuttall, M., Nut, M., Ung, V., O’kelly, H., 2017. Abundance estimates for the endangered Green Peafowl Pavo muticus in Cambodia: identification of a globally important site for conservation. Bird Conserv. Int. 27, 127–139. https://doi.org/10.1017/S0959270916000083</w:t>
      </w:r>
    </w:p>
    <w:p w14:paraId="2FE0AA5F" w14:textId="77777777" w:rsidR="00634903" w:rsidRPr="00634903" w:rsidRDefault="00634903" w:rsidP="00634903">
      <w:pPr>
        <w:pStyle w:val="Bibliography"/>
        <w:rPr>
          <w:rFonts w:ascii="Calibri" w:hAnsi="Calibri" w:cs="Calibri"/>
        </w:rPr>
      </w:pPr>
      <w:r w:rsidRPr="00634903">
        <w:rPr>
          <w:rFonts w:ascii="Calibri" w:hAnsi="Calibri" w:cs="Calibri"/>
        </w:rPr>
        <w:t>Poffenberger, M., 2006. People in the forest: community forestry experiences from Southeast Asia. Int. J. Environ. Sustain. Dev. 5, 57–69. https://doi.org/10.1504/IJESD.2006.008683</w:t>
      </w:r>
    </w:p>
    <w:p w14:paraId="58F4BA01" w14:textId="77777777" w:rsidR="00634903" w:rsidRPr="00634903" w:rsidRDefault="00634903" w:rsidP="00634903">
      <w:pPr>
        <w:pStyle w:val="Bibliography"/>
        <w:rPr>
          <w:rFonts w:ascii="Calibri" w:hAnsi="Calibri" w:cs="Calibri"/>
        </w:rPr>
      </w:pPr>
      <w:r w:rsidRPr="00634903">
        <w:rPr>
          <w:rFonts w:ascii="Calibri" w:hAnsi="Calibri" w:cs="Calibri"/>
        </w:rPr>
        <w:t>Price, S., 2020. War and Tropical Forests: Conservation in Areas of Armed Conflict. CRC Press.</w:t>
      </w:r>
    </w:p>
    <w:p w14:paraId="3F90A63F" w14:textId="77777777" w:rsidR="00634903" w:rsidRPr="00634903" w:rsidRDefault="00634903" w:rsidP="00634903">
      <w:pPr>
        <w:pStyle w:val="Bibliography"/>
        <w:rPr>
          <w:rFonts w:ascii="Calibri" w:hAnsi="Calibri" w:cs="Calibri"/>
        </w:rPr>
      </w:pPr>
      <w:r w:rsidRPr="00634903">
        <w:rPr>
          <w:rFonts w:ascii="Calibri" w:hAnsi="Calibri" w:cs="Calibri"/>
        </w:rPr>
        <w:t>QGIS Geographic Information System, 2020. . Open Source Geospatial Foundation Program.</w:t>
      </w:r>
    </w:p>
    <w:p w14:paraId="2B469402" w14:textId="77777777" w:rsidR="00634903" w:rsidRPr="00634903" w:rsidRDefault="00634903" w:rsidP="00634903">
      <w:pPr>
        <w:pStyle w:val="Bibliography"/>
        <w:rPr>
          <w:rFonts w:ascii="Calibri" w:hAnsi="Calibri" w:cs="Calibri"/>
        </w:rPr>
      </w:pPr>
      <w:r w:rsidRPr="00634903">
        <w:rPr>
          <w:rFonts w:ascii="Calibri" w:hAnsi="Calibri" w:cs="Calibri"/>
        </w:rPr>
        <w:t>R Core Team, 2021. R: A language and Environment for Statistical Computing. R Foundation for Statistical Computing, Vienna, Austria.</w:t>
      </w:r>
    </w:p>
    <w:p w14:paraId="4DA8D164" w14:textId="77777777" w:rsidR="00634903" w:rsidRPr="00634903" w:rsidRDefault="00634903" w:rsidP="00634903">
      <w:pPr>
        <w:pStyle w:val="Bibliography"/>
        <w:rPr>
          <w:rFonts w:ascii="Calibri" w:hAnsi="Calibri" w:cs="Calibri"/>
        </w:rPr>
      </w:pPr>
      <w:r w:rsidRPr="00634903">
        <w:rPr>
          <w:rFonts w:ascii="Calibri" w:hAnsi="Calibri" w:cs="Calibri"/>
        </w:rPr>
        <w:t>Rudel, T.K., Coomes, O.T., Moran, E., Achard, F., Angelsen, A., Xu, J., Lambin, E., 2005. Forest transitions: towards a global understanding of land use change. Glob. Environ. Change 15, 23–31. https://doi.org/10.1016/j.gloenvcha.2004.11.001</w:t>
      </w:r>
    </w:p>
    <w:p w14:paraId="6075B9CD" w14:textId="77777777" w:rsidR="00634903" w:rsidRPr="00634903" w:rsidRDefault="00634903" w:rsidP="00634903">
      <w:pPr>
        <w:pStyle w:val="Bibliography"/>
        <w:rPr>
          <w:rFonts w:ascii="Calibri" w:hAnsi="Calibri" w:cs="Calibri"/>
        </w:rPr>
      </w:pPr>
      <w:r w:rsidRPr="00634903">
        <w:rPr>
          <w:rFonts w:ascii="Calibri" w:hAnsi="Calibri" w:cs="Calibri"/>
        </w:rPr>
        <w:t>Sodhi, N.S., Koh, L.P., Brook, B.W., Ng, P.K.L., 2004. Southeast Asian biodiversity: an impending disaster. Trends Ecol. Evol. 19, 654–660. https://doi.org/10.1016/j.tree.2004.09.006</w:t>
      </w:r>
    </w:p>
    <w:p w14:paraId="1F65CA76" w14:textId="77777777" w:rsidR="00634903" w:rsidRPr="00634903" w:rsidRDefault="00634903" w:rsidP="00634903">
      <w:pPr>
        <w:pStyle w:val="Bibliography"/>
        <w:rPr>
          <w:rFonts w:ascii="Calibri" w:hAnsi="Calibri" w:cs="Calibri"/>
        </w:rPr>
      </w:pPr>
      <w:r w:rsidRPr="00634903">
        <w:rPr>
          <w:rFonts w:ascii="Calibri" w:hAnsi="Calibri" w:cs="Calibri"/>
        </w:rPr>
        <w:t>Sodhi, N.S., Posa, M.R.C., Lee, T.M., Bickford, D., Koh, L.P., Brook, B.W., 2010. The state and conservation of Southeast Asian biodiversity. Biodivers. Conserv. 19, 317–328. https://doi.org/10.1007/s10531-009-9607-5</w:t>
      </w:r>
    </w:p>
    <w:p w14:paraId="1F14D44E" w14:textId="77777777" w:rsidR="00634903" w:rsidRPr="00634903" w:rsidRDefault="00634903" w:rsidP="00634903">
      <w:pPr>
        <w:pStyle w:val="Bibliography"/>
        <w:rPr>
          <w:rFonts w:ascii="Calibri" w:hAnsi="Calibri" w:cs="Calibri"/>
        </w:rPr>
      </w:pPr>
      <w:r w:rsidRPr="00634903">
        <w:rPr>
          <w:rFonts w:ascii="Calibri" w:hAnsi="Calibri" w:cs="Calibri"/>
        </w:rPr>
        <w:t>Solcomb, M., 2010. An economic histroy of Cambodia in the twentieth century. NUS Press, National University of Singapore.</w:t>
      </w:r>
    </w:p>
    <w:p w14:paraId="7D217A17" w14:textId="77777777" w:rsidR="00634903" w:rsidRPr="00634903" w:rsidRDefault="00634903" w:rsidP="00634903">
      <w:pPr>
        <w:pStyle w:val="Bibliography"/>
        <w:rPr>
          <w:rFonts w:ascii="Calibri" w:hAnsi="Calibri" w:cs="Calibri"/>
        </w:rPr>
      </w:pPr>
      <w:r w:rsidRPr="00634903">
        <w:rPr>
          <w:rFonts w:ascii="Calibri" w:hAnsi="Calibri" w:cs="Calibri"/>
        </w:rPr>
        <w:t>Stern, D.I., 2004. The Rise and Fall of the Environmental Kuznets Curve. World Dev. 32, 1419–1439. https://doi.org/10.1016/j.worlddev.2004.03.004</w:t>
      </w:r>
    </w:p>
    <w:p w14:paraId="0855C8AF" w14:textId="77777777" w:rsidR="00634903" w:rsidRPr="00634903" w:rsidRDefault="00634903" w:rsidP="00634903">
      <w:pPr>
        <w:pStyle w:val="Bibliography"/>
        <w:rPr>
          <w:rFonts w:ascii="Calibri" w:hAnsi="Calibri" w:cs="Calibri"/>
        </w:rPr>
      </w:pPr>
      <w:r w:rsidRPr="00634903">
        <w:rPr>
          <w:rFonts w:ascii="Calibri" w:hAnsi="Calibri" w:cs="Calibri"/>
        </w:rPr>
        <w:t>Stevens, D., Dragićević, S., 2007. A GIS-Based Irregular Cellular Automata Model of Land-Use Change. Environ. Plan. B Plan. Des. 34, 708–724. https://doi.org/10.1068/b32098</w:t>
      </w:r>
    </w:p>
    <w:p w14:paraId="5E008CA8" w14:textId="77777777" w:rsidR="00634903" w:rsidRPr="00634903" w:rsidRDefault="00634903" w:rsidP="00634903">
      <w:pPr>
        <w:pStyle w:val="Bibliography"/>
        <w:rPr>
          <w:rFonts w:ascii="Calibri" w:hAnsi="Calibri" w:cs="Calibri"/>
        </w:rPr>
      </w:pPr>
      <w:r w:rsidRPr="00634903">
        <w:rPr>
          <w:rFonts w:ascii="Calibri" w:hAnsi="Calibri" w:cs="Calibri"/>
        </w:rPr>
        <w:t>Stibig, H.-J., Achard, F., Carboni, S., Raši, R., Miettinen, J., 2014. Change in tropical forest cover of Southeast Asia from 1990 to 2010. Biogeosciences 11, 247–258. https://doi.org/10.5194/bg-11-247-2014</w:t>
      </w:r>
    </w:p>
    <w:p w14:paraId="5620F3E1" w14:textId="77777777" w:rsidR="00634903" w:rsidRPr="00634903" w:rsidRDefault="00634903" w:rsidP="00634903">
      <w:pPr>
        <w:pStyle w:val="Bibliography"/>
        <w:rPr>
          <w:rFonts w:ascii="Calibri" w:hAnsi="Calibri" w:cs="Calibri"/>
        </w:rPr>
      </w:pPr>
      <w:r w:rsidRPr="00634903">
        <w:rPr>
          <w:rFonts w:ascii="Calibri" w:hAnsi="Calibri" w:cs="Calibri"/>
        </w:rPr>
        <w:t>Ty, T.V., Sunada, K., Ichikawa, Y., Oishi, S., 2012. Scenario-based Impact Assessment of Land Use/Cover and Climate Changes on Water Resources and Demand: A Case Study in the Srepok River Basin, Vietnam—Cambodia. Water Resour. Manag. 26, 1387–1407. https://doi.org/10.1007/s11269-011-9964-1</w:t>
      </w:r>
    </w:p>
    <w:p w14:paraId="4938D954" w14:textId="77777777" w:rsidR="00634903" w:rsidRPr="00634903" w:rsidRDefault="00634903" w:rsidP="00634903">
      <w:pPr>
        <w:pStyle w:val="Bibliography"/>
        <w:rPr>
          <w:rFonts w:ascii="Calibri" w:hAnsi="Calibri" w:cs="Calibri"/>
        </w:rPr>
      </w:pPr>
      <w:r w:rsidRPr="00634903">
        <w:rPr>
          <w:rFonts w:ascii="Calibri" w:hAnsi="Calibri" w:cs="Calibri"/>
        </w:rPr>
        <w:t>UNDP, 2020. Charting pathways out of multidimensional poverty: Achieving the SDGs. United Nations Development Program.</w:t>
      </w:r>
    </w:p>
    <w:p w14:paraId="24F63625" w14:textId="77777777" w:rsidR="00634903" w:rsidRPr="00634903" w:rsidRDefault="00634903" w:rsidP="00634903">
      <w:pPr>
        <w:pStyle w:val="Bibliography"/>
        <w:rPr>
          <w:rFonts w:ascii="Calibri" w:hAnsi="Calibri" w:cs="Calibri"/>
        </w:rPr>
      </w:pPr>
      <w:r w:rsidRPr="00634903">
        <w:rPr>
          <w:rFonts w:ascii="Calibri" w:hAnsi="Calibri" w:cs="Calibri"/>
        </w:rPr>
        <w:t>Vrieze, P., Kuch, N., 2012. Carving up Cambodia: One concesion at a time. Cambodia Dly. 4–11.</w:t>
      </w:r>
    </w:p>
    <w:p w14:paraId="1487FFFD"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Watson, J.E.M., Dudley, N., Segan, D.B., Hockings, M., 2014. The performance and potential of protected areas. Nature 515, 67–73. https://doi.org/10.1038/nature13947</w:t>
      </w:r>
    </w:p>
    <w:p w14:paraId="40743885" w14:textId="77777777" w:rsidR="00634903" w:rsidRPr="00634903" w:rsidRDefault="00634903" w:rsidP="00634903">
      <w:pPr>
        <w:pStyle w:val="Bibliography"/>
        <w:rPr>
          <w:rFonts w:ascii="Calibri" w:hAnsi="Calibri" w:cs="Calibri"/>
        </w:rPr>
      </w:pPr>
      <w:r w:rsidRPr="00634903">
        <w:rPr>
          <w:rFonts w:ascii="Calibri" w:hAnsi="Calibri" w:cs="Calibri"/>
        </w:rPr>
        <w:t>Wilcove, D.S., Giam, X., Edwards, D.P., Fisher, B., Koh, L.P., 2013. Navjot’s nightmare revisited: logging, agriculture, and biodiversity in Southeast Asia. Trends Ecol. Evol. 28, 531–540. https://doi.org/10.1016/j.tree.2013.04.005</w:t>
      </w:r>
    </w:p>
    <w:p w14:paraId="45A91537" w14:textId="77777777" w:rsidR="00634903" w:rsidRPr="00634903" w:rsidRDefault="00634903" w:rsidP="00634903">
      <w:pPr>
        <w:pStyle w:val="Bibliography"/>
        <w:rPr>
          <w:rFonts w:ascii="Calibri" w:hAnsi="Calibri" w:cs="Calibri"/>
        </w:rPr>
      </w:pPr>
      <w:r w:rsidRPr="00634903">
        <w:rPr>
          <w:rFonts w:ascii="Calibri" w:hAnsi="Calibri" w:cs="Calibri"/>
        </w:rPr>
        <w:t>World Bank, 2014. Where have all the poor gone? Cambodia poverty assessment 2013. World Bank Group, Washington DC, USA.</w:t>
      </w:r>
    </w:p>
    <w:p w14:paraId="029FC317" w14:textId="77777777" w:rsidR="00634903" w:rsidRPr="00634903" w:rsidRDefault="00634903" w:rsidP="00634903">
      <w:pPr>
        <w:pStyle w:val="Bibliography"/>
        <w:rPr>
          <w:rFonts w:ascii="Calibri" w:hAnsi="Calibri" w:cs="Calibri"/>
        </w:rPr>
      </w:pPr>
      <w:r w:rsidRPr="00634903">
        <w:rPr>
          <w:rFonts w:ascii="Calibri" w:hAnsi="Calibri" w:cs="Calibri"/>
        </w:rPr>
        <w:t>Yang, X., Zheng, X.-Q., Lv, L.-N., 2012. A spatiotemporal model of land use change based on ant colony optimization, Markov chain and cellular automata. Ecol. Model. 233, 11–19. https://doi.org/10.1016/j.ecolmodel.2012.03.011</w:t>
      </w:r>
    </w:p>
    <w:p w14:paraId="460BF03E" w14:textId="77777777" w:rsidR="00634903" w:rsidRPr="00634903" w:rsidRDefault="00634903" w:rsidP="00634903">
      <w:pPr>
        <w:pStyle w:val="Bibliography"/>
        <w:rPr>
          <w:rFonts w:ascii="Calibri" w:hAnsi="Calibri" w:cs="Calibri"/>
        </w:rPr>
      </w:pPr>
      <w:r w:rsidRPr="00634903">
        <w:rPr>
          <w:rFonts w:ascii="Calibri" w:hAnsi="Calibri" w:cs="Calibri"/>
        </w:rPr>
        <w:t>Zeng, Z., Estes, L., Ziegler, A.D., Chen, A., Searchinger, T., Hua, F., Guan, K., Jintrawet, A., Wood, E.F., 2018. Highland cropland expansion and forest loss in Southeast Asia in the twenty-first century. Nat. Geosci. 1. https://doi.org/10.1038/s41561-018-0166-9</w:t>
      </w:r>
    </w:p>
    <w:p w14:paraId="530C5EC7" w14:textId="77777777" w:rsidR="00634903" w:rsidRPr="00634903" w:rsidRDefault="00634903" w:rsidP="00634903">
      <w:pPr>
        <w:pStyle w:val="Bibliography"/>
        <w:rPr>
          <w:rFonts w:ascii="Calibri" w:hAnsi="Calibri" w:cs="Calibri"/>
        </w:rPr>
      </w:pPr>
      <w:r w:rsidRPr="00634903">
        <w:rPr>
          <w:rFonts w:ascii="Calibri" w:hAnsi="Calibri" w:cs="Calibri"/>
        </w:rPr>
        <w:t>Zuur, A.F., Ieno, E.N., Walker, N.J., Saveliev, A.A., Smith, G.M., 2009. Mixed effects models and extensions in ecology with R, Statistics for Biology and Health. Springer Science+Business Media, New York, USA.</w:t>
      </w:r>
    </w:p>
    <w:p w14:paraId="79EE450B" w14:textId="04DB120A" w:rsidR="00634903" w:rsidRPr="00634903" w:rsidRDefault="00634903" w:rsidP="00634903">
      <w:r>
        <w:fldChar w:fldCharType="end"/>
      </w:r>
    </w:p>
    <w:p w14:paraId="3BF4C737" w14:textId="791981F5" w:rsidR="00E87A58" w:rsidRPr="00E87A58" w:rsidRDefault="00E87A58"/>
    <w:sectPr w:rsidR="00E87A58" w:rsidRPr="00E87A5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harine Abernethy" w:date="2021-09-28T17:59:00Z" w:initials="KA">
    <w:p w14:paraId="6A478FB9" w14:textId="2AAE3359" w:rsidR="00C41D4E" w:rsidRDefault="00C41D4E">
      <w:pPr>
        <w:pStyle w:val="CommentText"/>
      </w:pPr>
      <w:r>
        <w:rPr>
          <w:rStyle w:val="CommentReference"/>
        </w:rPr>
        <w:annotationRef/>
      </w:r>
      <w:r>
        <w:t>And the speed of current change</w:t>
      </w:r>
    </w:p>
  </w:comment>
  <w:comment w:id="1" w:author="Katharine Abernethy" w:date="2021-09-28T18:06:00Z" w:initials="KA">
    <w:p w14:paraId="2A6F8448" w14:textId="44CA3353" w:rsidR="00A91A50" w:rsidRDefault="00A91A50">
      <w:pPr>
        <w:pStyle w:val="CommentText"/>
      </w:pPr>
      <w:r>
        <w:rPr>
          <w:rStyle w:val="CommentReference"/>
        </w:rPr>
        <w:annotationRef/>
      </w:r>
      <w:r>
        <w:t>Why? If your cell is the smaller unit, can’t you assign the broader values across many cells? Or is it because these values would change over time?</w:t>
      </w:r>
    </w:p>
  </w:comment>
  <w:comment w:id="2" w:author="Katharine Abernethy" w:date="2021-09-28T18:08:00Z" w:initials="KA">
    <w:p w14:paraId="1C1FC11C" w14:textId="0B157A7C" w:rsidR="00A91A50" w:rsidRDefault="00A91A50">
      <w:pPr>
        <w:pStyle w:val="CommentText"/>
      </w:pPr>
      <w:r>
        <w:rPr>
          <w:rStyle w:val="CommentReference"/>
        </w:rPr>
        <w:annotationRef/>
      </w:r>
      <w:r>
        <w:t xml:space="preserve">It seems that time is more of a problem than space here? </w:t>
      </w:r>
    </w:p>
  </w:comment>
  <w:comment w:id="3" w:author="Katharine Abernethy" w:date="2021-09-28T18:09:00Z" w:initials="KA">
    <w:p w14:paraId="5208962D" w14:textId="5D21F236" w:rsidR="00A91A50" w:rsidRDefault="00A91A50">
      <w:pPr>
        <w:pStyle w:val="CommentText"/>
      </w:pPr>
      <w:r>
        <w:rPr>
          <w:rStyle w:val="CommentReference"/>
        </w:rPr>
        <w:annotationRef/>
      </w:r>
      <w:r>
        <w:t xml:space="preserve">Surely time and space, not one or the other in both scenario? LUC has an inherent time dimension because it is CHANGE. It cannot be only spatial. (then it would just be LU) </w:t>
      </w:r>
    </w:p>
  </w:comment>
  <w:comment w:id="4" w:author="Katharine Abernethy" w:date="2021-09-28T18:16:00Z" w:initials="KA">
    <w:p w14:paraId="3939795F" w14:textId="7C6DAF49" w:rsidR="00D600E3" w:rsidRDefault="00D600E3">
      <w:pPr>
        <w:pStyle w:val="CommentText"/>
      </w:pPr>
      <w:r>
        <w:rPr>
          <w:rStyle w:val="CommentReference"/>
        </w:rPr>
        <w:annotationRef/>
      </w:r>
      <w:r>
        <w:t xml:space="preserve">For what questions? Studies that use GLMMs to understand LUC? </w:t>
      </w:r>
    </w:p>
  </w:comment>
  <w:comment w:id="5" w:author="Katharine Abernethy" w:date="2021-09-28T18:17:00Z" w:initials="KA">
    <w:p w14:paraId="16EA6C32" w14:textId="60719197" w:rsidR="00D600E3" w:rsidRDefault="00D600E3">
      <w:pPr>
        <w:pStyle w:val="CommentText"/>
      </w:pPr>
      <w:r>
        <w:rPr>
          <w:rStyle w:val="CommentReference"/>
        </w:rPr>
        <w:annotationRef/>
      </w:r>
      <w:r>
        <w:t>Explain this yourself, don’t refer the reader to another paper just to find an example</w:t>
      </w:r>
    </w:p>
  </w:comment>
  <w:comment w:id="7" w:author="Katharine Abernethy" w:date="2021-09-28T18:20:00Z" w:initials="KA">
    <w:p w14:paraId="6D76005B" w14:textId="77777777" w:rsidR="00D600E3" w:rsidRDefault="00D600E3">
      <w:pPr>
        <w:pStyle w:val="CommentText"/>
      </w:pPr>
      <w:r>
        <w:rPr>
          <w:rStyle w:val="CommentReference"/>
        </w:rPr>
        <w:annotationRef/>
      </w:r>
      <w:r>
        <w:t xml:space="preserve">The problem isn’t that the predictions are made with the random effects at their mean. The problem is that the approach can mask country (unit) level differences which may in the end mean that a large number of countries (units) do not conform to the general prediction. The methods and Results are mathematically correct, but the inferences drawn will not be very useful. </w:t>
      </w:r>
    </w:p>
    <w:p w14:paraId="3F33988C" w14:textId="27972C37" w:rsidR="00D600E3" w:rsidRDefault="00D600E3">
      <w:pPr>
        <w:pStyle w:val="CommentText"/>
      </w:pPr>
      <w:r>
        <w:t>The problem is non-reporting of the unit-level variance and taking  it into account when assigning confidence to the global prediction and then being true to that level of confidence when interpreting the result.</w:t>
      </w:r>
    </w:p>
  </w:comment>
  <w:comment w:id="6" w:author="Matthew Nuttall" w:date="2021-08-04T10:51:00Z" w:initials="MN">
    <w:p w14:paraId="42665B73" w14:textId="39C6B3E9" w:rsidR="00E804F9" w:rsidRDefault="00E804F9" w:rsidP="00E804F9">
      <w:pPr>
        <w:pStyle w:val="CommentText"/>
      </w:pPr>
      <w:r>
        <w:rPr>
          <w:rStyle w:val="CommentReference"/>
        </w:rPr>
        <w:annotationRef/>
      </w:r>
      <w:r>
        <w:t>Nils and Jeroen, can you check I’ve got this interpretation right??</w:t>
      </w:r>
    </w:p>
    <w:p w14:paraId="6BCF2CC8" w14:textId="77777777" w:rsidR="00E804F9" w:rsidRDefault="00E804F9" w:rsidP="00E804F9">
      <w:pPr>
        <w:pStyle w:val="CommentText"/>
      </w:pPr>
    </w:p>
    <w:p w14:paraId="21F2096A" w14:textId="05F5E4FA" w:rsidR="00E804F9" w:rsidRDefault="00E804F9" w:rsidP="00E804F9">
      <w:pPr>
        <w:pStyle w:val="CommentText"/>
      </w:pPr>
      <w:r>
        <w:t>I’m trying to set up the results of our socioeconomic models, and to emphasise that most people (in the world of modelling LUC anyway) just seem to breeze over the potentially huge variance that can make GLMMs global predictions dodgy.</w:t>
      </w:r>
    </w:p>
  </w:comment>
  <w:comment w:id="10" w:author="Katharine Abernethy" w:date="2021-09-28T18:25:00Z" w:initials="KA">
    <w:p w14:paraId="37C4156B" w14:textId="4837006F" w:rsidR="0048600A" w:rsidRDefault="0048600A">
      <w:pPr>
        <w:pStyle w:val="CommentText"/>
      </w:pPr>
      <w:r>
        <w:rPr>
          <w:rStyle w:val="CommentReference"/>
        </w:rPr>
        <w:annotationRef/>
      </w:r>
      <w:r>
        <w:t>Stating the bleeding obvious perhaps – but well done if he/she got a paper out of it</w:t>
      </w:r>
    </w:p>
  </w:comment>
  <w:comment w:id="11" w:author="Katharine Abernethy" w:date="2021-09-28T18:26:00Z" w:initials="KA">
    <w:p w14:paraId="0118731A" w14:textId="54A5F3E4" w:rsidR="0048600A" w:rsidRDefault="0048600A">
      <w:pPr>
        <w:pStyle w:val="CommentText"/>
      </w:pPr>
      <w:r>
        <w:rPr>
          <w:rStyle w:val="CommentReference"/>
        </w:rPr>
        <w:annotationRef/>
      </w:r>
      <w:r>
        <w:t>Reinforcing your point above</w:t>
      </w:r>
    </w:p>
  </w:comment>
  <w:comment w:id="13" w:author="Katharine Abernethy" w:date="2021-09-28T18:30:00Z" w:initials="KA">
    <w:p w14:paraId="06BC8931" w14:textId="77777777" w:rsidR="0048600A" w:rsidRDefault="0048600A">
      <w:pPr>
        <w:pStyle w:val="CommentText"/>
      </w:pPr>
      <w:r>
        <w:rPr>
          <w:rStyle w:val="CommentReference"/>
        </w:rPr>
        <w:annotationRef/>
      </w:r>
      <w:r>
        <w:t>Such as Directive 01 () , which resulted in widespread land speculation and rapid deforestation across the country, including within protected areas.</w:t>
      </w:r>
    </w:p>
    <w:p w14:paraId="72B3059C" w14:textId="5938491D" w:rsidR="0048600A" w:rsidRDefault="0048600A">
      <w:pPr>
        <w:pStyle w:val="CommentText"/>
      </w:pPr>
      <w:r>
        <w:t>‘These policies’ isn’t clear which policies</w:t>
      </w:r>
    </w:p>
  </w:comment>
  <w:comment w:id="14" w:author="Matthew Nuttall" w:date="2021-08-05T11:31:00Z" w:initials="MN">
    <w:p w14:paraId="33897DEB" w14:textId="6F163E3E" w:rsidR="003A6A42" w:rsidRDefault="003A6A42">
      <w:pPr>
        <w:pStyle w:val="CommentText"/>
      </w:pPr>
      <w:r>
        <w:rPr>
          <w:rStyle w:val="CommentReference"/>
        </w:rPr>
        <w:annotationRef/>
      </w:r>
      <w:r>
        <w:t>For those who don’t know, I am in the process of writing a short perspectives piece for Conservation Science and Practice, which looks at a case study of these land tenure policies and the effects on two PAs. It’s something that was started years ago (and is hopefully nearly ready for submission!), but is kind of related, so we are thinking of attaching it as an appendix to my thesis. We decided it can’t really be a full data chapter as there isn’t any analysis.</w:t>
      </w:r>
    </w:p>
  </w:comment>
  <w:comment w:id="15" w:author="Katharine Abernethy" w:date="2021-09-28T18:33:00Z" w:initials="KA">
    <w:p w14:paraId="5F59D053" w14:textId="751E84A8" w:rsidR="0048600A" w:rsidRDefault="0048600A">
      <w:pPr>
        <w:pStyle w:val="CommentText"/>
      </w:pPr>
      <w:r>
        <w:rPr>
          <w:rStyle w:val="CommentReference"/>
        </w:rPr>
        <w:annotationRef/>
      </w:r>
      <w:r>
        <w:t xml:space="preserve">Analysis isn’t just numbers, it can be qualitative also. </w:t>
      </w:r>
    </w:p>
  </w:comment>
  <w:comment w:id="16" w:author="Katharine Abernethy" w:date="2021-09-28T18:34:00Z" w:initials="KA">
    <w:p w14:paraId="2ED41DCA" w14:textId="4C253BD1" w:rsidR="0048600A" w:rsidRDefault="0048600A">
      <w:pPr>
        <w:pStyle w:val="CommentText"/>
      </w:pPr>
      <w:r>
        <w:rPr>
          <w:rStyle w:val="CommentReference"/>
        </w:rPr>
        <w:annotationRef/>
      </w:r>
      <w:r>
        <w:t xml:space="preserve">That’s quite a lot actually. If you’re going to mention it then maybe expand a little on any commonalities – tropical? LMIC? </w:t>
      </w:r>
      <w:r w:rsidR="007556BA">
        <w:t xml:space="preserve">What drove it? </w:t>
      </w:r>
    </w:p>
  </w:comment>
  <w:comment w:id="17" w:author="Katharine Abernethy" w:date="2021-09-29T11:40:00Z" w:initials="KA">
    <w:p w14:paraId="627AD03D" w14:textId="3AC25389" w:rsidR="00486B79" w:rsidRDefault="00486B79">
      <w:pPr>
        <w:pStyle w:val="CommentText"/>
      </w:pPr>
      <w:r>
        <w:rPr>
          <w:rStyle w:val="CommentReference"/>
        </w:rPr>
        <w:annotationRef/>
      </w:r>
      <w:r>
        <w:t>Explain why this is an appropriate and reliable data source and where it is available. It seems that this data should come from government.</w:t>
      </w:r>
    </w:p>
  </w:comment>
  <w:comment w:id="18" w:author="Katharine Abernethy" w:date="2021-09-29T11:44:00Z" w:initials="KA">
    <w:p w14:paraId="75208849" w14:textId="57DD52FE" w:rsidR="00486B79" w:rsidRDefault="00486B79">
      <w:pPr>
        <w:pStyle w:val="CommentText"/>
      </w:pPr>
      <w:r>
        <w:rPr>
          <w:rStyle w:val="CommentReference"/>
        </w:rPr>
        <w:annotationRef/>
      </w:r>
      <w:r>
        <w:t xml:space="preserve">Why did you make these all categorical, they seem mostly continuous variables? </w:t>
      </w:r>
    </w:p>
  </w:comment>
  <w:comment w:id="19" w:author="Katharine Abernethy" w:date="2021-09-29T11:42:00Z" w:initials="KA">
    <w:p w14:paraId="4C0B8CA7" w14:textId="66480CD1" w:rsidR="00486B79" w:rsidRDefault="00486B79">
      <w:pPr>
        <w:pStyle w:val="CommentText"/>
      </w:pPr>
      <w:r>
        <w:rPr>
          <w:rStyle w:val="CommentReference"/>
        </w:rPr>
        <w:annotationRef/>
      </w:r>
      <w:r>
        <w:t>Explain the criteria for classifying indigenous</w:t>
      </w:r>
    </w:p>
  </w:comment>
  <w:comment w:id="20" w:author="Katharine Abernethy" w:date="2021-09-29T13:10:00Z" w:initials="KA">
    <w:p w14:paraId="006ABD06" w14:textId="5EE2019A" w:rsidR="00060757" w:rsidRDefault="00060757">
      <w:pPr>
        <w:pStyle w:val="CommentText"/>
      </w:pPr>
      <w:r>
        <w:rPr>
          <w:rStyle w:val="CommentReference"/>
        </w:rPr>
        <w:annotationRef/>
      </w:r>
      <w:r>
        <w:t xml:space="preserve">Was used or best fit the data? </w:t>
      </w:r>
    </w:p>
  </w:comment>
  <w:comment w:id="21" w:author="Matthew Nuttall" w:date="2021-06-04T09:29:00Z" w:initials="MN">
    <w:p w14:paraId="664EC90A" w14:textId="6E4720A1" w:rsidR="001E05DC" w:rsidRDefault="001E05DC" w:rsidP="001E05DC">
      <w:pPr>
        <w:pStyle w:val="CommentText"/>
      </w:pPr>
      <w:r>
        <w:rPr>
          <w:rStyle w:val="CommentReference"/>
        </w:rPr>
        <w:annotationRef/>
      </w:r>
      <w:r>
        <w:t xml:space="preserve">NOT CORRECT EQUATIONS. </w:t>
      </w:r>
      <w:r w:rsidR="00634903">
        <w:t>Will u</w:t>
      </w:r>
      <w:r>
        <w:t xml:space="preserve">se R package to get </w:t>
      </w:r>
      <w:r w:rsidR="00634903">
        <w:t xml:space="preserve">correct </w:t>
      </w:r>
      <w:r>
        <w:t>equations</w:t>
      </w:r>
    </w:p>
  </w:comment>
  <w:comment w:id="22" w:author="Katharine Abernethy" w:date="2021-09-29T14:30:00Z" w:initials="KA">
    <w:p w14:paraId="656B131D" w14:textId="08836522" w:rsidR="005C4DCA" w:rsidRDefault="005C4DCA">
      <w:pPr>
        <w:pStyle w:val="CommentText"/>
      </w:pPr>
      <w:r>
        <w:rPr>
          <w:rStyle w:val="CommentReference"/>
        </w:rPr>
        <w:annotationRef/>
      </w:r>
      <w:r>
        <w:t xml:space="preserve">Sounds a bit of an odd approach. Why did you do that </w:t>
      </w:r>
      <w:r w:rsidR="00305B0D">
        <w:t>?</w:t>
      </w:r>
    </w:p>
  </w:comment>
  <w:comment w:id="23" w:author="Katharine Abernethy" w:date="2021-09-29T14:33:00Z" w:initials="KA">
    <w:p w14:paraId="7921D2C0" w14:textId="79A955D6" w:rsidR="00E7742F" w:rsidRDefault="00E7742F">
      <w:pPr>
        <w:pStyle w:val="CommentText"/>
      </w:pPr>
      <w:r>
        <w:rPr>
          <w:rStyle w:val="CommentReference"/>
        </w:rPr>
        <w:annotationRef/>
      </w:r>
      <w:r>
        <w:t xml:space="preserve">Do you believe that there is really no link? </w:t>
      </w:r>
    </w:p>
  </w:comment>
  <w:comment w:id="24" w:author="Katharine Abernethy" w:date="2021-09-29T14:32:00Z" w:initials="KA">
    <w:p w14:paraId="7D06F8C2" w14:textId="0D8A7BF6" w:rsidR="001F0196" w:rsidRDefault="001F0196">
      <w:pPr>
        <w:pStyle w:val="CommentText"/>
      </w:pPr>
      <w:r>
        <w:rPr>
          <w:rStyle w:val="CommentReference"/>
        </w:rPr>
        <w:annotationRef/>
      </w:r>
      <w:r>
        <w:t>And counter intuitive</w:t>
      </w:r>
    </w:p>
  </w:comment>
  <w:comment w:id="25" w:author="Matthew Nuttall" w:date="2021-07-08T17:11:00Z" w:initials="MN">
    <w:p w14:paraId="4211710E" w14:textId="77777777" w:rsidR="00923F2F" w:rsidRDefault="00923F2F" w:rsidP="00923F2F">
      <w:pPr>
        <w:pStyle w:val="CommentText"/>
      </w:pPr>
      <w:r>
        <w:rPr>
          <w:rStyle w:val="CommentReference"/>
        </w:rPr>
        <w:annotationRef/>
      </w:r>
      <w:r>
        <w:t>These are the largest effects based on the rate ratios which are the exp(coefficient). These are supposed to be what you would multiply the response by to get the new response after a 1 unit increase in the predictor. But the plots below (Fig 2) make it look like the foreign direct investment at 1 year lag is a steeper slope. I’m a bit confused….</w:t>
      </w:r>
    </w:p>
  </w:comment>
  <w:comment w:id="26" w:author="Katharine Abernethy" w:date="2021-09-29T14:35:00Z" w:initials="KA">
    <w:p w14:paraId="08E40653" w14:textId="188D6AC0" w:rsidR="008C482E" w:rsidRDefault="008C482E">
      <w:pPr>
        <w:pStyle w:val="CommentText"/>
      </w:pPr>
      <w:r>
        <w:rPr>
          <w:rStyle w:val="CommentReference"/>
        </w:rPr>
        <w:annotationRef/>
      </w:r>
      <w:r>
        <w:t>So am I</w:t>
      </w:r>
      <w:r w:rsidR="00EF0998">
        <w:t xml:space="preserve">. The </w:t>
      </w:r>
    </w:p>
  </w:comment>
  <w:comment w:id="27" w:author="Katharine Abernethy" w:date="2021-09-29T14:39:00Z" w:initials="KA">
    <w:p w14:paraId="139E945D" w14:textId="7181426F" w:rsidR="0089573D" w:rsidRDefault="0089573D">
      <w:pPr>
        <w:pStyle w:val="CommentText"/>
      </w:pPr>
      <w:r>
        <w:rPr>
          <w:rStyle w:val="CommentReference"/>
        </w:rPr>
        <w:annotationRef/>
      </w:r>
      <w:r>
        <w:t xml:space="preserve">Is this Results? Sounds more like discussion and, </w:t>
      </w:r>
      <w:proofErr w:type="spellStart"/>
      <w:r>
        <w:t>tbh</w:t>
      </w:r>
      <w:proofErr w:type="spellEnd"/>
      <w:r>
        <w:t>, isn’t making the text any clearer here.</w:t>
      </w:r>
    </w:p>
  </w:comment>
  <w:comment w:id="28" w:author="Katharine Abernethy" w:date="2021-09-29T14:44:00Z" w:initials="KA">
    <w:p w14:paraId="6C90DD31" w14:textId="09A55AF6" w:rsidR="00B74446" w:rsidRDefault="00B74446">
      <w:pPr>
        <w:pStyle w:val="CommentText"/>
      </w:pPr>
      <w:r>
        <w:rPr>
          <w:rStyle w:val="CommentReference"/>
        </w:rPr>
        <w:annotationRef/>
      </w:r>
      <w:r>
        <w:t>Why do the lines not seem to be related to the points? Particularly top left of this figure (corn)</w:t>
      </w:r>
      <w:r w:rsidR="00DC6DAE">
        <w:t xml:space="preserve"> those points would lead to a line of positive slope if they were all equally weighted – are there points behind points or unequal weightings? If so, consider </w:t>
      </w:r>
      <w:r w:rsidR="000B0F1B">
        <w:t xml:space="preserve">proportional sizing of points? </w:t>
      </w:r>
    </w:p>
  </w:comment>
  <w:comment w:id="29" w:author="Katharine Abernethy" w:date="2021-09-29T14:57:00Z" w:initials="KA">
    <w:p w14:paraId="20B06460" w14:textId="2D74658F" w:rsidR="00201FE4" w:rsidRDefault="00201FE4">
      <w:pPr>
        <w:pStyle w:val="CommentText"/>
      </w:pPr>
      <w:r>
        <w:rPr>
          <w:rStyle w:val="CommentReference"/>
        </w:rPr>
        <w:annotationRef/>
      </w:r>
      <w:r w:rsidR="00AF7FBF">
        <w:t xml:space="preserve">Why are you using predicted data and not empirical data on forest loss here? </w:t>
      </w:r>
    </w:p>
  </w:comment>
  <w:comment w:id="30" w:author="Matthew Nuttall" w:date="2021-07-23T13:30:00Z" w:initials="MN">
    <w:p w14:paraId="322AEEEB" w14:textId="77777777" w:rsidR="00923F2F" w:rsidRDefault="00923F2F" w:rsidP="00923F2F">
      <w:pPr>
        <w:pStyle w:val="CommentText"/>
      </w:pPr>
      <w:r>
        <w:rPr>
          <w:rStyle w:val="CommentReference"/>
        </w:rPr>
        <w:annotationRef/>
      </w:r>
      <w:r>
        <w:t>Need to check/change y axis labels (can’t be both pixels and km2)</w:t>
      </w:r>
    </w:p>
  </w:comment>
  <w:comment w:id="31" w:author="Katharine Abernethy" w:date="2021-09-29T14:58:00Z" w:initials="KA">
    <w:p w14:paraId="659AD0A3" w14:textId="33D12A95" w:rsidR="002440B0" w:rsidRDefault="002440B0">
      <w:pPr>
        <w:pStyle w:val="CommentText"/>
      </w:pPr>
      <w:r>
        <w:rPr>
          <w:rStyle w:val="CommentReference"/>
        </w:rPr>
        <w:annotationRef/>
      </w:r>
      <w:r>
        <w:t xml:space="preserve">Again, why predicted not measured? </w:t>
      </w:r>
    </w:p>
  </w:comment>
  <w:comment w:id="32" w:author="Katharine Abernethy" w:date="2021-09-29T14:59:00Z" w:initials="KA">
    <w:p w14:paraId="75A19506" w14:textId="2EB23AB4" w:rsidR="008D0996" w:rsidRDefault="008D0996">
      <w:pPr>
        <w:pStyle w:val="CommentText"/>
      </w:pPr>
      <w:r>
        <w:rPr>
          <w:rStyle w:val="CommentReference"/>
        </w:rPr>
        <w:annotationRef/>
      </w:r>
      <w:r>
        <w:t>This is all introduction not discussion</w:t>
      </w:r>
      <w:r w:rsidR="00540DB5">
        <w:t>, start with the main results and what they mean.</w:t>
      </w:r>
    </w:p>
  </w:comment>
  <w:comment w:id="33" w:author="Katharine Abernethy" w:date="2021-09-29T15:01:00Z" w:initials="KA">
    <w:p w14:paraId="2C0F0B8A" w14:textId="58074AC9" w:rsidR="00E72720" w:rsidRDefault="00E72720">
      <w:pPr>
        <w:pStyle w:val="CommentText"/>
      </w:pPr>
      <w:r>
        <w:rPr>
          <w:rStyle w:val="CommentReference"/>
        </w:rPr>
        <w:annotationRef/>
      </w:r>
      <w:r>
        <w:t>Didn’t these things also happen to Viet Nam and Japan</w:t>
      </w:r>
      <w:r w:rsidR="00CE1120">
        <w:t>?</w:t>
      </w:r>
    </w:p>
  </w:comment>
  <w:comment w:id="34" w:author="Katharine Abernethy" w:date="2021-09-29T15:03:00Z" w:initials="KA">
    <w:p w14:paraId="66CD71FA" w14:textId="261EE99C" w:rsidR="00CA01C8" w:rsidRDefault="00CA01C8">
      <w:pPr>
        <w:pStyle w:val="CommentText"/>
      </w:pPr>
      <w:r>
        <w:rPr>
          <w:rStyle w:val="CommentReference"/>
        </w:rPr>
        <w:annotationRef/>
      </w:r>
      <w:r>
        <w:t xml:space="preserve">Seems a bit vague can you make a more educated guess? </w:t>
      </w:r>
    </w:p>
  </w:comment>
  <w:comment w:id="35" w:author="Katharine Abernethy" w:date="2021-09-29T15:04:00Z" w:initials="KA">
    <w:p w14:paraId="3C033051" w14:textId="09CF194B" w:rsidR="00DC425D" w:rsidRDefault="00DC425D">
      <w:pPr>
        <w:pStyle w:val="CommentText"/>
      </w:pPr>
      <w:r>
        <w:rPr>
          <w:rStyle w:val="CommentReference"/>
        </w:rPr>
        <w:annotationRef/>
      </w:r>
      <w:r>
        <w:t xml:space="preserve">Have you shown that or is that speculation? </w:t>
      </w:r>
    </w:p>
  </w:comment>
  <w:comment w:id="36" w:author="Katharine Abernethy" w:date="2021-09-29T15:06:00Z" w:initials="KA">
    <w:p w14:paraId="023AA366" w14:textId="51349DC7" w:rsidR="00AE1B67" w:rsidRDefault="00AE1B67">
      <w:pPr>
        <w:pStyle w:val="CommentText"/>
      </w:pPr>
      <w:r>
        <w:rPr>
          <w:rStyle w:val="CommentReference"/>
        </w:rPr>
        <w:annotationRef/>
      </w:r>
      <w:r w:rsidR="009C39CA">
        <w:t xml:space="preserve">Doe </w:t>
      </w:r>
      <w:proofErr w:type="spellStart"/>
      <w:r w:rsidR="009C39CA">
        <w:t>stheir</w:t>
      </w:r>
      <w:proofErr w:type="spellEnd"/>
      <w:r w:rsidR="009C39CA">
        <w:t xml:space="preserve"> analysis shed any light on how your model for macroeconomics performs? </w:t>
      </w:r>
    </w:p>
  </w:comment>
  <w:comment w:id="37" w:author="Katharine Abernethy" w:date="2021-09-29T15:08:00Z" w:initials="KA">
    <w:p w14:paraId="28640BF0" w14:textId="1F0AA4CB" w:rsidR="003214A1" w:rsidRDefault="003214A1">
      <w:pPr>
        <w:pStyle w:val="CommentText"/>
      </w:pPr>
      <w:r>
        <w:rPr>
          <w:rStyle w:val="CommentReference"/>
        </w:rPr>
        <w:annotationRef/>
      </w:r>
      <w:r>
        <w:t>Seems important to include that somewhere in the modelling</w:t>
      </w:r>
      <w:r w:rsidR="006F163E">
        <w:t xml:space="preserve">, would it be worth truncating your data at 2012 to avoid this period? </w:t>
      </w:r>
    </w:p>
  </w:comment>
  <w:comment w:id="38" w:author="Katharine Abernethy" w:date="2021-09-29T15:10:00Z" w:initials="KA">
    <w:p w14:paraId="3EF8C922" w14:textId="2BA86C34" w:rsidR="009620EC" w:rsidRDefault="009620EC">
      <w:pPr>
        <w:pStyle w:val="CommentText"/>
      </w:pPr>
      <w:r>
        <w:rPr>
          <w:rStyle w:val="CommentReference"/>
        </w:rPr>
        <w:annotationRef/>
      </w:r>
      <w:r>
        <w:t xml:space="preserve">Did you take out communes that could not lose forest, i.e. not forested to begin with? </w:t>
      </w:r>
    </w:p>
  </w:comment>
  <w:comment w:id="39" w:author="Katharine Abernethy" w:date="2021-09-29T15:20:00Z" w:initials="KA">
    <w:p w14:paraId="76B315FA" w14:textId="730B483B" w:rsidR="006E5B3C" w:rsidRDefault="006E5B3C">
      <w:pPr>
        <w:pStyle w:val="CommentText"/>
      </w:pPr>
      <w:r>
        <w:rPr>
          <w:rStyle w:val="CommentReference"/>
        </w:rPr>
        <w:annotationRef/>
      </w:r>
      <w:r>
        <w:t>Maybe say what you sought to achieve with the approach</w:t>
      </w:r>
    </w:p>
  </w:comment>
  <w:comment w:id="40" w:author="Katharine Abernethy" w:date="2021-09-29T15:21:00Z" w:initials="KA">
    <w:p w14:paraId="1B3C0D90" w14:textId="558B2032" w:rsidR="00892532" w:rsidRDefault="00892532">
      <w:pPr>
        <w:pStyle w:val="CommentText"/>
      </w:pPr>
      <w:r>
        <w:rPr>
          <w:rStyle w:val="CommentReference"/>
        </w:rPr>
        <w:annotationRef/>
      </w:r>
      <w:r>
        <w:t>Considering this paper is trying to show whether you can tease out what has meant that forest cover has remained high</w:t>
      </w:r>
      <w:r w:rsidR="00C452AB">
        <w:t>, it’s a bit odd for the reader to just have the predictors stated, when you’ve shown otherwise above</w:t>
      </w:r>
    </w:p>
  </w:comment>
  <w:comment w:id="41" w:author="Katharine Abernethy" w:date="2021-09-29T15:23:00Z" w:initials="KA">
    <w:p w14:paraId="195378AB" w14:textId="7A6AA69D" w:rsidR="00244408" w:rsidRDefault="00244408">
      <w:pPr>
        <w:pStyle w:val="CommentText"/>
      </w:pPr>
      <w:r>
        <w:rPr>
          <w:rStyle w:val="CommentReference"/>
        </w:rPr>
        <w:annotationRef/>
      </w:r>
      <w:r>
        <w:t>This para might be more relevant in Methods</w:t>
      </w:r>
    </w:p>
  </w:comment>
  <w:comment w:id="42" w:author="Katharine Abernethy" w:date="2021-09-29T15:19:00Z" w:initials="KA">
    <w:p w14:paraId="598ECF6C" w14:textId="532CBF48" w:rsidR="006E5B3C" w:rsidRDefault="006E5B3C">
      <w:pPr>
        <w:pStyle w:val="CommentText"/>
      </w:pPr>
      <w:r>
        <w:rPr>
          <w:rStyle w:val="CommentReference"/>
        </w:rPr>
        <w:annotationRef/>
      </w:r>
      <w:proofErr w:type="spellStart"/>
      <w:r>
        <w:t>Hmmmm</w:t>
      </w:r>
      <w:proofErr w:type="spellEnd"/>
      <w:r>
        <w:t>, some might take issue with that statement</w:t>
      </w:r>
    </w:p>
  </w:comment>
  <w:comment w:id="43" w:author="Katharine Abernethy" w:date="2021-09-29T15:18:00Z" w:initials="KA">
    <w:p w14:paraId="7241CBDA" w14:textId="42B80CF7" w:rsidR="003E4E02" w:rsidRDefault="003E4E02">
      <w:pPr>
        <w:pStyle w:val="CommentText"/>
      </w:pPr>
      <w:r>
        <w:rPr>
          <w:rStyle w:val="CommentReference"/>
        </w:rPr>
        <w:annotationRef/>
      </w:r>
      <w:r>
        <w:t>This is a commentary not a conclusion from your analysis</w:t>
      </w:r>
    </w:p>
  </w:comment>
  <w:comment w:id="44" w:author="Katharine Abernethy" w:date="2021-09-29T15:19:00Z" w:initials="KA">
    <w:p w14:paraId="7DC97063" w14:textId="680B27DE" w:rsidR="00562292" w:rsidRDefault="00562292">
      <w:pPr>
        <w:pStyle w:val="CommentText"/>
      </w:pPr>
      <w:r>
        <w:rPr>
          <w:rStyle w:val="CommentReference"/>
        </w:rPr>
        <w:annotationRef/>
      </w:r>
      <w:r>
        <w:t>This is more conclusion-like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478FB9" w15:done="0"/>
  <w15:commentEx w15:paraId="2A6F8448" w15:done="0"/>
  <w15:commentEx w15:paraId="1C1FC11C" w15:done="0"/>
  <w15:commentEx w15:paraId="5208962D" w15:done="0"/>
  <w15:commentEx w15:paraId="3939795F" w15:done="0"/>
  <w15:commentEx w15:paraId="16EA6C32" w15:done="0"/>
  <w15:commentEx w15:paraId="3F33988C" w15:done="0"/>
  <w15:commentEx w15:paraId="21F2096A" w15:done="0"/>
  <w15:commentEx w15:paraId="37C4156B" w15:done="0"/>
  <w15:commentEx w15:paraId="0118731A" w15:done="0"/>
  <w15:commentEx w15:paraId="72B3059C" w15:done="0"/>
  <w15:commentEx w15:paraId="33897DEB" w15:done="0"/>
  <w15:commentEx w15:paraId="5F59D053" w15:paraIdParent="33897DEB" w15:done="0"/>
  <w15:commentEx w15:paraId="2ED41DCA" w15:done="0"/>
  <w15:commentEx w15:paraId="627AD03D" w15:done="0"/>
  <w15:commentEx w15:paraId="75208849" w15:done="0"/>
  <w15:commentEx w15:paraId="4C0B8CA7" w15:done="0"/>
  <w15:commentEx w15:paraId="006ABD06" w15:done="0"/>
  <w15:commentEx w15:paraId="664EC90A" w15:done="0"/>
  <w15:commentEx w15:paraId="656B131D" w15:done="0"/>
  <w15:commentEx w15:paraId="7921D2C0" w15:done="0"/>
  <w15:commentEx w15:paraId="7D06F8C2" w15:done="0"/>
  <w15:commentEx w15:paraId="4211710E" w15:done="0"/>
  <w15:commentEx w15:paraId="08E40653" w15:paraIdParent="4211710E" w15:done="0"/>
  <w15:commentEx w15:paraId="139E945D" w15:done="0"/>
  <w15:commentEx w15:paraId="6C90DD31" w15:done="0"/>
  <w15:commentEx w15:paraId="20B06460" w15:done="0"/>
  <w15:commentEx w15:paraId="322AEEEB" w15:done="0"/>
  <w15:commentEx w15:paraId="659AD0A3" w15:done="0"/>
  <w15:commentEx w15:paraId="75A19506" w15:done="0"/>
  <w15:commentEx w15:paraId="2C0F0B8A" w15:done="0"/>
  <w15:commentEx w15:paraId="66CD71FA" w15:done="0"/>
  <w15:commentEx w15:paraId="3C033051" w15:done="0"/>
  <w15:commentEx w15:paraId="023AA366" w15:done="0"/>
  <w15:commentEx w15:paraId="28640BF0" w15:done="0"/>
  <w15:commentEx w15:paraId="3EF8C922" w15:done="0"/>
  <w15:commentEx w15:paraId="76B315FA" w15:done="0"/>
  <w15:commentEx w15:paraId="1B3C0D90" w15:done="0"/>
  <w15:commentEx w15:paraId="195378AB" w15:done="0"/>
  <w15:commentEx w15:paraId="598ECF6C" w15:done="0"/>
  <w15:commentEx w15:paraId="7241CBDA" w15:done="0"/>
  <w15:commentEx w15:paraId="7DC970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DD681" w16cex:dateUtc="2021-09-28T16:59:00Z"/>
  <w16cex:commentExtensible w16cex:durableId="24FDD83E" w16cex:dateUtc="2021-09-28T17:06:00Z"/>
  <w16cex:commentExtensible w16cex:durableId="24FDD882" w16cex:dateUtc="2021-09-28T17:08:00Z"/>
  <w16cex:commentExtensible w16cex:durableId="24FDD8C9" w16cex:dateUtc="2021-09-28T17:09:00Z"/>
  <w16cex:commentExtensible w16cex:durableId="24FDDA69" w16cex:dateUtc="2021-09-28T17:16:00Z"/>
  <w16cex:commentExtensible w16cex:durableId="24FDDAA5" w16cex:dateUtc="2021-09-28T17:17:00Z"/>
  <w16cex:commentExtensible w16cex:durableId="24FDDB73" w16cex:dateUtc="2021-09-28T17:20:00Z"/>
  <w16cex:commentExtensible w16cex:durableId="24B4EFBE" w16cex:dateUtc="2021-08-04T09:51:00Z"/>
  <w16cex:commentExtensible w16cex:durableId="24FDDCB2" w16cex:dateUtc="2021-09-28T17:25:00Z"/>
  <w16cex:commentExtensible w16cex:durableId="24FDDCE7" w16cex:dateUtc="2021-09-28T17:26:00Z"/>
  <w16cex:commentExtensible w16cex:durableId="24FDDDE3" w16cex:dateUtc="2021-09-28T17:30:00Z"/>
  <w16cex:commentExtensible w16cex:durableId="24B64A7F" w16cex:dateUtc="2021-08-05T10:31:00Z"/>
  <w16cex:commentExtensible w16cex:durableId="24FDDE62" w16cex:dateUtc="2021-09-28T17:33:00Z"/>
  <w16cex:commentExtensible w16cex:durableId="24FDDEA9" w16cex:dateUtc="2021-09-28T17:34:00Z"/>
  <w16cex:commentExtensible w16cex:durableId="24FECF3D" w16cex:dateUtc="2021-09-29T10:40:00Z"/>
  <w16cex:commentExtensible w16cex:durableId="24FED02D" w16cex:dateUtc="2021-09-29T10:44:00Z"/>
  <w16cex:commentExtensible w16cex:durableId="24FECF99" w16cex:dateUtc="2021-09-29T10:42:00Z"/>
  <w16cex:commentExtensible w16cex:durableId="24FEE438" w16cex:dateUtc="2021-09-29T12:10:00Z"/>
  <w16cex:commentExtensible w16cex:durableId="24647106" w16cex:dateUtc="2021-06-04T08:29:00Z"/>
  <w16cex:commentExtensible w16cex:durableId="24FEF6F0" w16cex:dateUtc="2021-09-29T13:30:00Z"/>
  <w16cex:commentExtensible w16cex:durableId="24FEF7A6" w16cex:dateUtc="2021-09-29T13:33:00Z"/>
  <w16cex:commentExtensible w16cex:durableId="24FEF76C" w16cex:dateUtc="2021-09-29T13:32:00Z"/>
  <w16cex:commentExtensible w16cex:durableId="2491B056" w16cex:dateUtc="2021-07-08T16:11:00Z"/>
  <w16cex:commentExtensible w16cex:durableId="24FEF831" w16cex:dateUtc="2021-09-29T13:35:00Z"/>
  <w16cex:commentExtensible w16cex:durableId="24FEF905" w16cex:dateUtc="2021-09-29T13:39:00Z"/>
  <w16cex:commentExtensible w16cex:durableId="24FEFA42" w16cex:dateUtc="2021-09-29T13:44:00Z"/>
  <w16cex:commentExtensible w16cex:durableId="24FEFD40" w16cex:dateUtc="2021-09-29T13:57:00Z"/>
  <w16cex:commentExtensible w16cex:durableId="24A542F3" w16cex:dateUtc="2021-07-23T12:30:00Z"/>
  <w16cex:commentExtensible w16cex:durableId="24FEFD9F" w16cex:dateUtc="2021-09-29T13:58:00Z"/>
  <w16cex:commentExtensible w16cex:durableId="24FEFDD6" w16cex:dateUtc="2021-09-29T13:59:00Z"/>
  <w16cex:commentExtensible w16cex:durableId="24FEFE30" w16cex:dateUtc="2021-09-29T14:01:00Z"/>
  <w16cex:commentExtensible w16cex:durableId="24FEFECE" w16cex:dateUtc="2021-09-29T14:03:00Z"/>
  <w16cex:commentExtensible w16cex:durableId="24FEFF1B" w16cex:dateUtc="2021-09-29T14:04:00Z"/>
  <w16cex:commentExtensible w16cex:durableId="24FEFF7F" w16cex:dateUtc="2021-09-29T14:06:00Z"/>
  <w16cex:commentExtensible w16cex:durableId="24FEFFD6" w16cex:dateUtc="2021-09-29T14:08:00Z"/>
  <w16cex:commentExtensible w16cex:durableId="24FF0078" w16cex:dateUtc="2021-09-29T14:10:00Z"/>
  <w16cex:commentExtensible w16cex:durableId="24FF02B0" w16cex:dateUtc="2021-09-29T14:20:00Z"/>
  <w16cex:commentExtensible w16cex:durableId="24FF02FB" w16cex:dateUtc="2021-09-29T14:21:00Z"/>
  <w16cex:commentExtensible w16cex:durableId="24FF0384" w16cex:dateUtc="2021-09-29T14:23:00Z"/>
  <w16cex:commentExtensible w16cex:durableId="24FF0293" w16cex:dateUtc="2021-09-29T14:19:00Z"/>
  <w16cex:commentExtensible w16cex:durableId="24FF024A" w16cex:dateUtc="2021-09-29T14:18:00Z"/>
  <w16cex:commentExtensible w16cex:durableId="24FF0270" w16cex:dateUtc="2021-09-29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478FB9" w16cid:durableId="24FDD681"/>
  <w16cid:commentId w16cid:paraId="2A6F8448" w16cid:durableId="24FDD83E"/>
  <w16cid:commentId w16cid:paraId="1C1FC11C" w16cid:durableId="24FDD882"/>
  <w16cid:commentId w16cid:paraId="5208962D" w16cid:durableId="24FDD8C9"/>
  <w16cid:commentId w16cid:paraId="3939795F" w16cid:durableId="24FDDA69"/>
  <w16cid:commentId w16cid:paraId="16EA6C32" w16cid:durableId="24FDDAA5"/>
  <w16cid:commentId w16cid:paraId="3F33988C" w16cid:durableId="24FDDB73"/>
  <w16cid:commentId w16cid:paraId="21F2096A" w16cid:durableId="24B4EFBE"/>
  <w16cid:commentId w16cid:paraId="37C4156B" w16cid:durableId="24FDDCB2"/>
  <w16cid:commentId w16cid:paraId="0118731A" w16cid:durableId="24FDDCE7"/>
  <w16cid:commentId w16cid:paraId="72B3059C" w16cid:durableId="24FDDDE3"/>
  <w16cid:commentId w16cid:paraId="33897DEB" w16cid:durableId="24B64A7F"/>
  <w16cid:commentId w16cid:paraId="5F59D053" w16cid:durableId="24FDDE62"/>
  <w16cid:commentId w16cid:paraId="2ED41DCA" w16cid:durableId="24FDDEA9"/>
  <w16cid:commentId w16cid:paraId="627AD03D" w16cid:durableId="24FECF3D"/>
  <w16cid:commentId w16cid:paraId="75208849" w16cid:durableId="24FED02D"/>
  <w16cid:commentId w16cid:paraId="4C0B8CA7" w16cid:durableId="24FECF99"/>
  <w16cid:commentId w16cid:paraId="006ABD06" w16cid:durableId="24FEE438"/>
  <w16cid:commentId w16cid:paraId="664EC90A" w16cid:durableId="24647106"/>
  <w16cid:commentId w16cid:paraId="656B131D" w16cid:durableId="24FEF6F0"/>
  <w16cid:commentId w16cid:paraId="7921D2C0" w16cid:durableId="24FEF7A6"/>
  <w16cid:commentId w16cid:paraId="7D06F8C2" w16cid:durableId="24FEF76C"/>
  <w16cid:commentId w16cid:paraId="4211710E" w16cid:durableId="2491B056"/>
  <w16cid:commentId w16cid:paraId="08E40653" w16cid:durableId="24FEF831"/>
  <w16cid:commentId w16cid:paraId="139E945D" w16cid:durableId="24FEF905"/>
  <w16cid:commentId w16cid:paraId="6C90DD31" w16cid:durableId="24FEFA42"/>
  <w16cid:commentId w16cid:paraId="20B06460" w16cid:durableId="24FEFD40"/>
  <w16cid:commentId w16cid:paraId="322AEEEB" w16cid:durableId="24A542F3"/>
  <w16cid:commentId w16cid:paraId="659AD0A3" w16cid:durableId="24FEFD9F"/>
  <w16cid:commentId w16cid:paraId="75A19506" w16cid:durableId="24FEFDD6"/>
  <w16cid:commentId w16cid:paraId="2C0F0B8A" w16cid:durableId="24FEFE30"/>
  <w16cid:commentId w16cid:paraId="66CD71FA" w16cid:durableId="24FEFECE"/>
  <w16cid:commentId w16cid:paraId="3C033051" w16cid:durableId="24FEFF1B"/>
  <w16cid:commentId w16cid:paraId="023AA366" w16cid:durableId="24FEFF7F"/>
  <w16cid:commentId w16cid:paraId="28640BF0" w16cid:durableId="24FEFFD6"/>
  <w16cid:commentId w16cid:paraId="3EF8C922" w16cid:durableId="24FF0078"/>
  <w16cid:commentId w16cid:paraId="76B315FA" w16cid:durableId="24FF02B0"/>
  <w16cid:commentId w16cid:paraId="1B3C0D90" w16cid:durableId="24FF02FB"/>
  <w16cid:commentId w16cid:paraId="195378AB" w16cid:durableId="24FF0384"/>
  <w16cid:commentId w16cid:paraId="598ECF6C" w16cid:durableId="24FF0293"/>
  <w16cid:commentId w16cid:paraId="7241CBDA" w16cid:durableId="24FF024A"/>
  <w16cid:commentId w16cid:paraId="7DC97063" w16cid:durableId="24FF02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A05DB"/>
    <w:multiLevelType w:val="hybridMultilevel"/>
    <w:tmpl w:val="F07C58F4"/>
    <w:lvl w:ilvl="0" w:tplc="0C9284B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arine Abernethy">
    <w15:presenceInfo w15:providerId="AD" w15:userId="S::ka7@stir.ac.uk::73552a5e-c7b9-4b5a-a6b8-75baee8b728a"/>
  </w15:person>
  <w15:person w15:author="Matthew Nuttall">
    <w15:presenceInfo w15:providerId="AD" w15:userId="S::mnn1@stir.ac.uk::52bda326-1982-4d2e-bfc2-66e5e0894b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FCB"/>
    <w:rsid w:val="00060757"/>
    <w:rsid w:val="000B0F1B"/>
    <w:rsid w:val="0014507A"/>
    <w:rsid w:val="00147652"/>
    <w:rsid w:val="00166E26"/>
    <w:rsid w:val="0017584E"/>
    <w:rsid w:val="001A104A"/>
    <w:rsid w:val="001D152F"/>
    <w:rsid w:val="001E05DC"/>
    <w:rsid w:val="001F0196"/>
    <w:rsid w:val="00201FE4"/>
    <w:rsid w:val="0020286A"/>
    <w:rsid w:val="00222D11"/>
    <w:rsid w:val="00226BE2"/>
    <w:rsid w:val="00241429"/>
    <w:rsid w:val="002440B0"/>
    <w:rsid w:val="00244408"/>
    <w:rsid w:val="0025381F"/>
    <w:rsid w:val="00264263"/>
    <w:rsid w:val="00277B83"/>
    <w:rsid w:val="002D55B0"/>
    <w:rsid w:val="002E1632"/>
    <w:rsid w:val="00305B0D"/>
    <w:rsid w:val="003214A1"/>
    <w:rsid w:val="00361F24"/>
    <w:rsid w:val="00372A33"/>
    <w:rsid w:val="0039569B"/>
    <w:rsid w:val="003A6A42"/>
    <w:rsid w:val="003C3D50"/>
    <w:rsid w:val="003E4E02"/>
    <w:rsid w:val="00406440"/>
    <w:rsid w:val="00421919"/>
    <w:rsid w:val="00425D56"/>
    <w:rsid w:val="00426F41"/>
    <w:rsid w:val="00431B51"/>
    <w:rsid w:val="0045013F"/>
    <w:rsid w:val="00451077"/>
    <w:rsid w:val="00463897"/>
    <w:rsid w:val="0048600A"/>
    <w:rsid w:val="00486B79"/>
    <w:rsid w:val="004A6383"/>
    <w:rsid w:val="004B63AD"/>
    <w:rsid w:val="004D60CD"/>
    <w:rsid w:val="004F4C2D"/>
    <w:rsid w:val="00540DB5"/>
    <w:rsid w:val="005412D4"/>
    <w:rsid w:val="00544327"/>
    <w:rsid w:val="00562292"/>
    <w:rsid w:val="005662E2"/>
    <w:rsid w:val="005760C1"/>
    <w:rsid w:val="005C4DCA"/>
    <w:rsid w:val="00607930"/>
    <w:rsid w:val="00621816"/>
    <w:rsid w:val="00634903"/>
    <w:rsid w:val="00666098"/>
    <w:rsid w:val="00687221"/>
    <w:rsid w:val="00687B98"/>
    <w:rsid w:val="006A56AF"/>
    <w:rsid w:val="006E5B3C"/>
    <w:rsid w:val="006F163E"/>
    <w:rsid w:val="00723EAC"/>
    <w:rsid w:val="00740187"/>
    <w:rsid w:val="007556BA"/>
    <w:rsid w:val="007A72AF"/>
    <w:rsid w:val="007C5BEC"/>
    <w:rsid w:val="007F04B7"/>
    <w:rsid w:val="00830597"/>
    <w:rsid w:val="0083539E"/>
    <w:rsid w:val="00841D7D"/>
    <w:rsid w:val="00841EC2"/>
    <w:rsid w:val="0085516E"/>
    <w:rsid w:val="008601E8"/>
    <w:rsid w:val="00892532"/>
    <w:rsid w:val="00894BA7"/>
    <w:rsid w:val="0089573D"/>
    <w:rsid w:val="008A3EB3"/>
    <w:rsid w:val="008A69FD"/>
    <w:rsid w:val="008B6ED5"/>
    <w:rsid w:val="008C0DC9"/>
    <w:rsid w:val="008C482E"/>
    <w:rsid w:val="008D0996"/>
    <w:rsid w:val="008F6EC8"/>
    <w:rsid w:val="0090243F"/>
    <w:rsid w:val="00903C94"/>
    <w:rsid w:val="00923F2F"/>
    <w:rsid w:val="00941455"/>
    <w:rsid w:val="009520ED"/>
    <w:rsid w:val="009620EC"/>
    <w:rsid w:val="009C39CA"/>
    <w:rsid w:val="009E7236"/>
    <w:rsid w:val="00A12239"/>
    <w:rsid w:val="00A245E7"/>
    <w:rsid w:val="00A40E2F"/>
    <w:rsid w:val="00A50804"/>
    <w:rsid w:val="00A86E77"/>
    <w:rsid w:val="00A91A50"/>
    <w:rsid w:val="00AE14C6"/>
    <w:rsid w:val="00AE1B67"/>
    <w:rsid w:val="00AF7FBF"/>
    <w:rsid w:val="00B35044"/>
    <w:rsid w:val="00B74446"/>
    <w:rsid w:val="00BB2834"/>
    <w:rsid w:val="00BF441F"/>
    <w:rsid w:val="00C2269D"/>
    <w:rsid w:val="00C41D4E"/>
    <w:rsid w:val="00C4246E"/>
    <w:rsid w:val="00C4380C"/>
    <w:rsid w:val="00C452AB"/>
    <w:rsid w:val="00C80CE7"/>
    <w:rsid w:val="00CA01C8"/>
    <w:rsid w:val="00CC15C8"/>
    <w:rsid w:val="00CE1120"/>
    <w:rsid w:val="00CE3618"/>
    <w:rsid w:val="00CF3331"/>
    <w:rsid w:val="00D600E3"/>
    <w:rsid w:val="00D70B02"/>
    <w:rsid w:val="00D71E7B"/>
    <w:rsid w:val="00DC425D"/>
    <w:rsid w:val="00DC6DAE"/>
    <w:rsid w:val="00DD239D"/>
    <w:rsid w:val="00E06C0E"/>
    <w:rsid w:val="00E72720"/>
    <w:rsid w:val="00E7742F"/>
    <w:rsid w:val="00E804F9"/>
    <w:rsid w:val="00E87A58"/>
    <w:rsid w:val="00E96751"/>
    <w:rsid w:val="00EB1A92"/>
    <w:rsid w:val="00EB460B"/>
    <w:rsid w:val="00EC1665"/>
    <w:rsid w:val="00EF0998"/>
    <w:rsid w:val="00F17E1D"/>
    <w:rsid w:val="00F26049"/>
    <w:rsid w:val="00F27DF2"/>
    <w:rsid w:val="00F46CD7"/>
    <w:rsid w:val="00F60FCB"/>
    <w:rsid w:val="00F74B05"/>
    <w:rsid w:val="00FD3603"/>
    <w:rsid w:val="00FF0D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01429"/>
  <w15:docId w15:val="{DB82781C-69F8-734E-9E16-0DD238A71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F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60FCB"/>
    <w:rPr>
      <w:sz w:val="16"/>
      <w:szCs w:val="16"/>
    </w:rPr>
  </w:style>
  <w:style w:type="paragraph" w:styleId="CommentText">
    <w:name w:val="annotation text"/>
    <w:basedOn w:val="Normal"/>
    <w:link w:val="CommentTextChar"/>
    <w:uiPriority w:val="99"/>
    <w:unhideWhenUsed/>
    <w:rsid w:val="00F60FCB"/>
    <w:pPr>
      <w:spacing w:line="240" w:lineRule="auto"/>
    </w:pPr>
    <w:rPr>
      <w:sz w:val="20"/>
      <w:szCs w:val="20"/>
    </w:rPr>
  </w:style>
  <w:style w:type="character" w:customStyle="1" w:styleId="CommentTextChar">
    <w:name w:val="Comment Text Char"/>
    <w:basedOn w:val="DefaultParagraphFont"/>
    <w:link w:val="CommentText"/>
    <w:uiPriority w:val="99"/>
    <w:rsid w:val="00F60FCB"/>
    <w:rPr>
      <w:sz w:val="20"/>
      <w:szCs w:val="20"/>
    </w:rPr>
  </w:style>
  <w:style w:type="paragraph" w:styleId="Bibliography">
    <w:name w:val="Bibliography"/>
    <w:basedOn w:val="Normal"/>
    <w:next w:val="Normal"/>
    <w:uiPriority w:val="37"/>
    <w:unhideWhenUsed/>
    <w:rsid w:val="00BF441F"/>
  </w:style>
  <w:style w:type="paragraph" w:styleId="CommentSubject">
    <w:name w:val="annotation subject"/>
    <w:basedOn w:val="CommentText"/>
    <w:next w:val="CommentText"/>
    <w:link w:val="CommentSubjectChar"/>
    <w:uiPriority w:val="99"/>
    <w:semiHidden/>
    <w:unhideWhenUsed/>
    <w:rsid w:val="00147652"/>
    <w:rPr>
      <w:b/>
      <w:bCs/>
    </w:rPr>
  </w:style>
  <w:style w:type="character" w:customStyle="1" w:styleId="CommentSubjectChar">
    <w:name w:val="Comment Subject Char"/>
    <w:basedOn w:val="CommentTextChar"/>
    <w:link w:val="CommentSubject"/>
    <w:uiPriority w:val="99"/>
    <w:semiHidden/>
    <w:rsid w:val="00147652"/>
    <w:rPr>
      <w:b/>
      <w:bCs/>
      <w:sz w:val="20"/>
      <w:szCs w:val="20"/>
    </w:rPr>
  </w:style>
  <w:style w:type="table" w:styleId="TableGrid">
    <w:name w:val="Table Grid"/>
    <w:basedOn w:val="TableNormal"/>
    <w:uiPriority w:val="39"/>
    <w:rsid w:val="001E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05DC"/>
    <w:rPr>
      <w:color w:val="0563C1" w:themeColor="hyperlink"/>
      <w:u w:val="single"/>
    </w:rPr>
  </w:style>
  <w:style w:type="character" w:styleId="UnresolvedMention">
    <w:name w:val="Unresolved Mention"/>
    <w:basedOn w:val="DefaultParagraphFont"/>
    <w:uiPriority w:val="99"/>
    <w:semiHidden/>
    <w:unhideWhenUsed/>
    <w:rsid w:val="001E05DC"/>
    <w:rPr>
      <w:color w:val="605E5C"/>
      <w:shd w:val="clear" w:color="auto" w:fill="E1DFDD"/>
    </w:rPr>
  </w:style>
  <w:style w:type="paragraph" w:styleId="ListParagraph">
    <w:name w:val="List Paragraph"/>
    <w:basedOn w:val="Normal"/>
    <w:uiPriority w:val="34"/>
    <w:qFormat/>
    <w:rsid w:val="00923F2F"/>
    <w:pPr>
      <w:ind w:left="720"/>
      <w:contextualSpacing/>
    </w:pPr>
  </w:style>
  <w:style w:type="paragraph" w:styleId="Header">
    <w:name w:val="header"/>
    <w:basedOn w:val="Normal"/>
    <w:link w:val="HeaderChar"/>
    <w:uiPriority w:val="99"/>
    <w:unhideWhenUsed/>
    <w:rsid w:val="00923F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F2F"/>
  </w:style>
  <w:style w:type="paragraph" w:styleId="Footer">
    <w:name w:val="footer"/>
    <w:basedOn w:val="Normal"/>
    <w:link w:val="FooterChar"/>
    <w:uiPriority w:val="99"/>
    <w:unhideWhenUsed/>
    <w:rsid w:val="00923F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F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hyperlink" Target="http://www.opendevelopmentcambodia.ne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57777</Words>
  <Characters>329332</Characters>
  <Application>Microsoft Office Word</Application>
  <DocSecurity>0</DocSecurity>
  <Lines>2744</Lines>
  <Paragraphs>772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Katharine Abernethy</cp:lastModifiedBy>
  <cp:revision>2</cp:revision>
  <dcterms:created xsi:type="dcterms:W3CDTF">2021-09-29T14:42:00Z</dcterms:created>
  <dcterms:modified xsi:type="dcterms:W3CDTF">2021-09-29T14:42:00Z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id="W8zpdyqj"/&gt;&lt;style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