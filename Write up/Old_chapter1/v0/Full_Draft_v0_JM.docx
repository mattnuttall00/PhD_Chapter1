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b/>
          <w:b/>
          <w:bCs/>
          <w:sz w:val="24"/>
          <w:szCs w:val="24"/>
        </w:rPr>
      </w:pPr>
      <w:r>
        <w:rPr>
          <w:b/>
          <w:bCs/>
          <w:sz w:val="24"/>
          <w:szCs w:val="24"/>
        </w:rPr>
        <w:t xml:space="preserve">Introduction </w:t>
      </w:r>
    </w:p>
    <w:p>
      <w:pPr>
        <w:pStyle w:val="Normal"/>
        <w:rPr/>
      </w:pPr>
      <w:r>
        <w:rPr/>
        <w:t xml:space="preserve">Southeast Asia (SEA) is characterised by complex biogeography and extensive tropical forest cover resulting in exceptional biological diversity, yet it has one of the highest rates of deforestation in the world </w:t>
      </w:r>
      <w:r>
        <w:fldChar w:fldCharType="begin"/>
      </w:r>
      <w:r>
        <w:rPr/>
        <w:instrText>ADDIN ZOTERO_ITEM CSL_CITATION {"citationID":"cD8gqEDG","properties":{"formattedCitation":"(Hughes, 2017)","plainCitation":"(Hughes, 2017)","noteIndex":0},"citationItems":[{"id":2333,"uris":["http://zotero.org/users/2170232/items/JBG8BXBR"],"uri":["http://zotero.org/users/2170232/items/JBG8BXBR"],"itemData":{"id":2333,"type":"article-journal","abstract":"Southeast Asia (SE Asia) is a known global hotspot of biodiversity and endemism, yet the region is also one of the most biotically threatened. Ecosystems across the region are threatened by an array of drivers, each of which increases the probability of extinction of species in a variety of ecosystems. These issues are symptomatic of the issues that face the global tropics; however, with around 4 billion people in the wider region and the associated pressures on biodiversity, this region may be under some of the greatest levels of biotic threat. Deforestation rates in SE Asia are some of the highest globally, additionally it has the highest rate of mining in the tropics, around the greatest number of hydropower dams under construction, and a consumption of species for traditional medicines which is a threat to biodiversity globally. In this review, the greatest threats to regional biodiversity in the SE Asian region are discussed. Tree-plantations and deforestation represent one of the most imminent threats, and some countries have already lost over half their original forest cover (i.e., the Philippines, parts of Indonesia), with projections of as much as 98% loss for some regions in the coming decade. Hunting and trade represent a significant threat as demand stems not only for food, but also for medicine, for ornamentation, and as a status symbol. Mining represents a frequently overlooked threat, as the Asian region is one of the greatest exporters of limestone and various minerals globally, and the cost of this to biodiversity is not only through the direct loss of areas for mines, but also through the development of roads that further fragment the landscape, the leakage of heavy metals, and the destruction of limestone karsts, which represent global endemicity hotspots. Reservoir construction, wetland drainage, fires, pollution, invasive species, disease, and finally climate change are also considered. Once each issue has been discussed, the overall prognosis of regional biodiversity and priority actions to protect SE Asian biodiversity in the future is discussed.","container-title":"Ecosphere","DOI":"10.1002/ecs2.1624","ISSN":"2150-8925","issue":"1","language":"en","page":"e01624","source":"Wiley Online Library","title":"Understanding the drivers of Southeast Asian biodiversity loss","volume":"8","author":[{"family":"Hughes","given":"Alice C."}],"issued":{"date-parts":[["2017"]]}}}],"schema":"https://github.com/citation-style-language/schema/raw/master/csl-citation.json"}</w:instrText>
      </w:r>
      <w:r>
        <w:rPr/>
      </w:r>
      <w:r>
        <w:rPr/>
        <w:fldChar w:fldCharType="separate"/>
      </w:r>
      <w:r>
        <w:rPr/>
      </w:r>
      <w:r>
        <w:rPr>
          <w:rFonts w:cs="Calibri"/>
        </w:rPr>
        <w:t>(Hughes, 2017)</w:t>
      </w:r>
      <w:r>
        <w:rPr/>
      </w:r>
      <w:r>
        <w:rPr/>
        <w:fldChar w:fldCharType="end"/>
      </w:r>
      <w:r>
        <w:rPr/>
        <w:t xml:space="preserve">. Deforestation rates in SEA are comparable only with those of Latin America </w:t>
      </w:r>
      <w:r>
        <w:fldChar w:fldCharType="begin"/>
      </w:r>
      <w:r>
        <w:rPr/>
        <w:instrText>ADDIN ZOTERO_ITEM CSL_CITATION {"citationID":"mNm3qyn4","properties":{"formattedCitation":"(Estoque et al., 2019)","plainCitation":"(Estoque et al., 2019)","noteIndex":0},"citationItems":[{"id":2193,"uris":["http://zotero.org/users/2170232/items/XLXDWBAC"],"uri":["http://zotero.org/users/2170232/items/XLXDWBAC"],"itemData":{"id":2193,"type":"article-journal","abstract":"While Southeast Asia’s forests play important roles in biodiversity conservation and global carbon (C) balance, the region is also a deforestation hotspot. Here, we consider the five shared socioeconomic pathways (SSPs) to portray a range of plausible futures for the region’s forests, employing a state-of-the-art land change modelling procedure and remotely sensed data. We find that by 2050 under the worst-case scenario, SSP 3 (regional rivalry/a rocky road), the region’s forests would shrink by 5.2 million ha. The region’s aboveground forest carbon stock (AFCS) would decrease by 790 Tg C, 21% of which would be due to old-growth forest loss. Conversely, under the best-case scenario, SSP 1 (sustainability/taking the green road), the region is projected to gain 19.6 million ha of forests and 1651 Tg C of AFCS. The choice of the pathway is thus critical for the future of the region’s forests and their ecosystem functions and services.","container-title":"Nature Communications","DOI":"10.1038/s41467-019-09646-4","ISSN":"2041-1723","issue":"1","language":"en","page":"1829","source":"www.nature.com","title":"The future of Southeast Asia’s forests","volume":"10","author":[{"family":"Estoque","given":"Ronald C."},{"family":"Ooba","given":"Makoto"},{"family":"Avitabile","given":"Valerio"},{"family":"Hijioka","given":"Yasuaki"},{"family":"DasGupta","given":"Rajarshi"},{"family":"Togawa","given":"Takuya"},{"family":"Murayama","given":"Yuji"}],"issued":{"date-parts":[["2019",4,23]]}}}],"schema":"https://github.com/citation-style-language/schema/raw/master/csl-citation.json"}</w:instrText>
      </w:r>
      <w:r>
        <w:rPr/>
      </w:r>
      <w:r>
        <w:rPr/>
        <w:fldChar w:fldCharType="separate"/>
      </w:r>
      <w:r>
        <w:rPr/>
      </w:r>
      <w:r>
        <w:rPr>
          <w:rFonts w:cs="Calibri"/>
        </w:rPr>
        <w:t>(Estoque et al., 2019)</w:t>
      </w:r>
      <w:r>
        <w:rPr/>
      </w:r>
      <w:r>
        <w:rPr/>
        <w:fldChar w:fldCharType="end"/>
      </w:r>
      <w:r>
        <w:rPr/>
        <w:t xml:space="preserve">, and the resulting habitat loss is arguably more damaging to biodiversity </w:t>
      </w:r>
      <w:r>
        <w:fldChar w:fldCharType="begin"/>
      </w:r>
      <w:r>
        <w:rPr/>
        <w:instrText>ADDIN ZOTERO_ITEM CSL_CITATION {"citationID":"tpuzUy2s","properties":{"formattedCitation":"(Sodhi et al., 2010, 2004)","plainCitation":"(Sodhi et al., 2010, 2004)","noteIndex":0},"citationItems":[{"id":2297,"uris":["http://zotero.org/users/2170232/items/S5R8A7NT"],"uri":["http://zotero.org/users/2170232/items/S5R8A7NT"],"itemData":{"id":2297,"type":"article-journal","container-title":"Biodiversity and Conservation","DOI":"10.1007/s10531-009-9607-5","ISSN":"0960-3115, 1572-9710","issue":"2","language":"en","page":"317-328","source":"CrossRef","title":"The state and conservation of Southeast Asian biodiversity","volume":"19","author":[{"family":"Sodhi","given":"Navjot S."},{"family":"Posa","given":"Mary Rose C."},{"family":"Lee","given":"Tien Ming"},{"family":"Bickford","given":"David"},{"family":"Koh","given":"Lian Pin"},{"family":"Brook","given":"Barry W."}],"issued":{"date-parts":[["2010",2]]}}},{"id":55,"uris":["http://zotero.org/users/2170232/items/85N2SVTB"],"uri":["http://zotero.org/users/2170232/items/85N2SVTB"],"itemData":{"id":55,"type":"article-journal","container-title":"Trends in Ecology &amp; Evolution","DOI":"10.1016/j.tree.2004.09.006","ISSN":"01695347","issue":"12","language":"en","page":"654-660","source":"CrossRef","title":"Southeast Asian biodiversity: an impending disaster","title-short":"Southeast Asian biodiversity","volume":"19","author":[{"family":"Sodhi","given":"Navjot S."},{"family":"Koh","given":"Lian Pin"},{"family":"Brook","given":"Barry W."},{"family":"Ng","given":"Peter K.L."}],"issued":{"date-parts":[["2004"]]}}}],"schema":"https://github.com/citation-style-language/schema/raw/master/csl-citation.json"}</w:instrText>
      </w:r>
      <w:r>
        <w:rPr/>
      </w:r>
      <w:r>
        <w:rPr/>
        <w:fldChar w:fldCharType="separate"/>
      </w:r>
      <w:r>
        <w:rPr/>
      </w:r>
      <w:r>
        <w:rPr>
          <w:rFonts w:cs="Calibri"/>
        </w:rPr>
        <w:t>(Sodhi et al., 2010, 2004)</w:t>
      </w:r>
      <w:r>
        <w:rPr/>
      </w:r>
      <w:r>
        <w:rPr/>
        <w:fldChar w:fldCharType="end"/>
      </w:r>
      <w:r>
        <w:rPr/>
        <w:t xml:space="preserve">. The loss of SEA’s forests has potentially severe consequences for climate change </w:t>
      </w:r>
      <w:r>
        <w:fldChar w:fldCharType="begin"/>
      </w:r>
      <w:r>
        <w:rPr/>
        <w:instrText>ADDIN ZOTERO_ITEM CSL_CITATION {"citationID":"AseaowXU","properties":{"formattedCitation":"(Ceddia et al., 2015)","plainCitation":"(Ceddia et al., 2015)","noteIndex":0},"citationItems":[{"id":2142,"uris":["http://zotero.org/users/2170232/items/96TCP83Z"],"uri":["http://zotero.org/users/2170232/items/96TCP83Z"],"itemData":{"id":2142,"type":"article-journal","abstract":"Agricultural expansion remains the most important proximate cause of tropical deforestation, while interactions between socio-economic, technological and institutional factors represent the fundamental drivers. Projected population increases could further raise the pressure on the remaining forests, unless agricultural intensification allows raising agricultural output without expanding agricultural areas. The purpose of this article is to understand the role of institutional factors in governing the intensification process towards the goal of preserving forests from agricultural pressures, with a focus on Indigenous Peoples’ and local communities’ rights to forests (as embedded in the various tenure regimes). In this paper we adopt an international dimension and analyse the process of agricultural expansion across eleven Latin American countries over the period 1990–2010 to assess whether, in a context of agricultural intensification, different land tenure regimes impact differently on the realization of land-sparing or Jevons paradox. The results, based on a number of multivariate statistical models that controls for socio-economic factors, strongly suggest that the formal recognition of Indigenous Peoples and local communities’ forest rights has played an important role in promoting land sparing or attenuating Jevons paradox.","container-title":"Global Environmental Change","DOI":"10.1016/j.gloenvcha.2015.09.010","ISSN":"0959-3780","journalAbbreviation":"Global Environmental Change","language":"en","page":"316-322","source":"ScienceDirect","title":"Land tenure and agricultural expansion in Latin America: The role of Indigenous Peoples’ and local communities’ forest rights","title-short":"Land tenure and agricultural expansion in Latin America","volume":"35","author":[{"family":"Ceddia","given":"M. Graziano"},{"family":"Gunter","given":"Ulrich"},{"family":"Corriveau-Bourque","given":"Alexandre"}],"issued":{"date-parts":[["2015",11,1]]}}}],"schema":"https://github.com/citation-style-language/schema/raw/master/csl-citation.json"}</w:instrText>
      </w:r>
      <w:r>
        <w:rPr/>
      </w:r>
      <w:r>
        <w:rPr/>
        <w:fldChar w:fldCharType="separate"/>
      </w:r>
      <w:r>
        <w:rPr/>
      </w:r>
      <w:r>
        <w:rPr>
          <w:rFonts w:cs="Calibri"/>
        </w:rPr>
        <w:t>(Ceddia et al., 2015)</w:t>
      </w:r>
      <w:r>
        <w:rPr/>
      </w:r>
      <w:r>
        <w:rPr/>
        <w:fldChar w:fldCharType="end"/>
      </w:r>
      <w:r>
        <w:rPr/>
        <w:t xml:space="preserve">, ecosystem-based adaptation </w:t>
      </w:r>
      <w:r>
        <w:fldChar w:fldCharType="begin"/>
      </w:r>
      <w:r>
        <w:rPr/>
        <w:instrText>ADDIN ZOTERO_ITEM CSL_CITATION {"citationID":"fqc8sra8","properties":{"formattedCitation":"(Estoque et al., 2019)","plainCitation":"(Estoque et al., 2019)","noteIndex":0},"citationItems":[{"id":2193,"uris":["http://zotero.org/users/2170232/items/XLXDWBAC"],"uri":["http://zotero.org/users/2170232/items/XLXDWBAC"],"itemData":{"id":2193,"type":"article-journal","abstract":"While Southeast Asia’s forests play important roles in biodiversity conservation and global carbon (C) balance, the region is also a deforestation hotspot. Here, we consider the five shared socioeconomic pathways (SSPs) to portray a range of plausible futures for the region’s forests, employing a state-of-the-art land change modelling procedure and remotely sensed data. We find that by 2050 under the worst-case scenario, SSP 3 (regional rivalry/a rocky road), the region’s forests would shrink by 5.2 million ha. The region’s aboveground forest carbon stock (AFCS) would decrease by 790 Tg C, 21% of which would be due to old-growth forest loss. Conversely, under the best-case scenario, SSP 1 (sustainability/taking the green road), the region is projected to gain 19.6 million ha of forests and 1651 Tg C of AFCS. The choice of the pathway is thus critical for the future of the region’s forests and their ecosystem functions and services.","container-title":"Nature Communications","DOI":"10.1038/s41467-019-09646-4","ISSN":"2041-1723","issue":"1","language":"en","page":"1829","source":"www.nature.com","title":"The future of Southeast Asia’s forests","volume":"10","author":[{"family":"Estoque","given":"Ronald C."},{"family":"Ooba","given":"Makoto"},{"family":"Avitabile","given":"Valerio"},{"family":"Hijioka","given":"Yasuaki"},{"family":"DasGupta","given":"Rajarshi"},{"family":"Togawa","given":"Takuya"},{"family":"Murayama","given":"Yuji"}],"issued":{"date-parts":[["2019",4,23]]}}}],"schema":"https://github.com/citation-style-language/schema/raw/master/csl-citation.json"}</w:instrText>
      </w:r>
      <w:r>
        <w:rPr/>
      </w:r>
      <w:r>
        <w:rPr/>
        <w:fldChar w:fldCharType="separate"/>
      </w:r>
      <w:r>
        <w:rPr/>
      </w:r>
      <w:r>
        <w:rPr>
          <w:rFonts w:cs="Calibri"/>
        </w:rPr>
        <w:t>(Estoque et al., 2019)</w:t>
      </w:r>
      <w:r>
        <w:rPr/>
      </w:r>
      <w:r>
        <w:rPr/>
        <w:fldChar w:fldCharType="end"/>
      </w:r>
      <w:r>
        <w:rPr/>
        <w:t xml:space="preserve">, local people </w:t>
      </w:r>
      <w:r>
        <w:fldChar w:fldCharType="begin"/>
      </w:r>
      <w:r>
        <w:rPr/>
        <w:instrText>ADDIN ZOTERO_ITEM CSL_CITATION {"citationID":"RcrAL2wZ","properties":{"formattedCitation":"(Culas, 2007; Frewer and Chan, 2014; Gaughan et al., 2009; Poffenberger, 2006)","plainCitation":"(Culas, 2007; Frewer and Chan, 2014; Gaughan et al., 2009; Poffenberger, 2006)","noteIndex":0},"citationItems":[{"id":2123,"uris":["http://zotero.org/users/2170232/items/GFXZ4GUN"],"uri":["http://zotero.org/users/2170232/items/GFXZ4GUN"],"itemData":{"id":2123,"type":"article-journal","abstract":"Institutions for secure property rights and better environmental policies for moving the system towards a sustainable growth path can reduce the height of an environmental Kuznets curve (EKC) relationship between income and deforestation. This study examines the impact of these specific institutional factors on the EKC relationship for deforestation across Latin American, African and Asian countries. The factors related to agricultural production, population, economy and governmental policies of each country are hypothesised to affect deforestation. Results of the Latin American countries show significant evidence of an EKC relationship for deforestation and also relevance of the institutional factors to reduce the rate of deforestation. Improvements in institutions for secure property rights and better environmental policies can thus significantly reduce the rate of deforestation without hindering the level of economic growth. Evidence also suggests that the effect of agricultural production on deforestation could be halted by strengthening institutional factors. There was found to be complementarity between the institutional factors and forest sector polices, and an additive effect between the institutional factors and forest products export promotion policies, which could also eventually reduce the rate of deforestation.","container-title":"Ecological Economics","DOI":"10.1016/j.ecolecon.2006.03.014","ISSN":"0921-8009","issue":"2","journalAbbreviation":"Ecological Economics","language":"en","page":"429-437","source":"ScienceDirect","title":"Deforestation and the environmental Kuznets curve: An institutional perspective","title-short":"Deforestation and the environmental Kuznets curve","volume":"61","author":[{"family":"Culas","given":"Richard J."}],"issued":{"date-parts":[["2007",3,1]]}}},{"id":1667,"uris":["http://zotero.org/users/2170232/items/W5KFBHFU"],"uri":["http://zotero.org/users/2170232/items/W5KFBHFU"],"itemData":{"id":1667,"type":"article-journal","abstract":"GIS-RS techniques offer great potential for providing insights into the spatiality and temporality of the messy realties of deforestation. However, rather than positing that the land use maps produced using these novel technologies can cut through politics, it is argued that the map is merely an artifact of the broader process of land use planning which is constitutive of politics. This article critically reflects on a major land use mapping exercise that the two authors were involved with, in central Cambodia. It argues that GIS analysts need to go beyond merely a concern for ‘the local’, and have their own ‘honest’ teleologies that can navigate the complexities of environmental politics. This article shows how particular categorizations of land use that the analyst creates in accordance with their own desires and the technical limitations of GIS, are often bound up in techniques of government.","container-title":"Human Ecology","DOI":"10.1007/s10745-013-9639-z","ISSN":"0300-7839, 1572-9915","issue":"2","journalAbbreviation":"Hum Ecol","language":"en","page":"267-281","source":"link.springer.com","title":"GIS and the ‘Usual Suspects’-[Mis]understanding Land Use Change in Cambodia","volume":"42","author":[{"family":"Frewer","given":"Tim"},{"family":"Chan","given":"Sopheak"}],"issued":{"date-parts":[["2014",4,1]]}}},{"id":1664,"uris":["http://zotero.org/users/2170232/items/8DCNZD8D"],"uri":["http://zotero.org/users/2170232/items/8DCNZD8D"],"itemData":{"id":1664,"type":"article-journal","abstract":"The Angkor basin of Cambodia, the site of the great Angkor temple complex, has experienced explosive tourism growth since the 1993 onset of national political stability and renewed international investment, which in turn has driven increasing demand for water, wood, and biomass fuel, and rapid and extensive land-use and land-cover change. We use multi-temporal Landsat imagery (1989–2005) to describe the rate and extent of land-cover change throughout the Angkor basin. While 50% of the landscape remained in rice agriculture it is notable that a larger proportion of the area was deforested (23.4%) than experienced forest regrowth (4.9%). Most forest loss occurred between the Angkor temple complex and Phnom Kulen National Park, and was due in part to charcoal production to serve the tourist industry, and also conversion to permanent agriculture. The small area of forest increase was concentrated along the eastern boundary of the main Angkor complex. The interplay among global (tourism, climate), regional (national policies, large-river management), and local (construction and agriculture, energy and water sources to support the tourism industry) factors drives a distinctive but complex pattern of land-use and land-cover change.","container-title":"Applied Geography","DOI":"10.1016/j.apgeog.2008.09.007","ISSN":"0143-6228","issue":"2","journalAbbreviation":"Applied Geography","page":"212-223","source":"ScienceDirect","title":"Tourism, forest conversion, and land transformations in the Angkor basin, Cambodia","volume":"29","author":[{"family":"Gaughan","given":"Andrea E."},{"family":"Binford","given":"Michael W."},{"family":"Southworth","given":"Jane"}],"issued":{"date-parts":[["2009",4,1]]}}},{"id":2737,"uris":["http://zotero.org/users/2170232/items/BT8F3AB3"],"uri":["http://zotero.org/users/2170232/items/BT8F3AB3"],"itemData":{"id":2737,"type":"article-journal","abstract":"This paper documents experiences of community forest management in five Southeast Asian nations. It briefly describes the historical and political context that frames contemporary forest sector changes, examining important shifts occurring in the forest policy sector in Cambodia, Indonesia, the Philippines, Thailand and Vietnam, following the decline of industrial forest management paradigms over the last two decades and the emergence of a new generation of environmentally and socially oriented policies and legislation. The paper explores how these new policies, laws and national programmes are affecting forest-dependent people across the region in an effort to track the transition in forest management on the ground. The paper also examines how community forestry systems are affecting forest cover, biodiversity and rural livelihoods.","container-title":"International Journal of Environment and Sustainable Development","DOI":"10.1504/IJESD.2006.008683","ISSN":"1474-6778","issue":"1","note":"publisher: Inderscience Publishers","page":"57-69","source":"inderscienceonline.com (Atypon)","title":"People in the forest: community forestry experiences from Southeast Asia","title-short":"People in the forest","volume":"5","author":[{"family":"Poffenberger","given":"Mark"}],"issued":{"date-parts":[["2006",1,1]]}}}],"schema":"https://github.com/citation-style-language/schema/raw/master/csl-citation.json"}</w:instrText>
      </w:r>
      <w:r>
        <w:rPr/>
      </w:r>
      <w:r>
        <w:rPr/>
        <w:fldChar w:fldCharType="separate"/>
      </w:r>
      <w:r>
        <w:rPr/>
      </w:r>
      <w:r>
        <w:rPr>
          <w:rFonts w:cs="Calibri"/>
        </w:rPr>
        <w:t>(Culas, 2007; Frewer and Chan, 2014; Gaughan et al., 2009; Poffenberger, 2006)</w:t>
      </w:r>
      <w:r>
        <w:rPr/>
      </w:r>
      <w:r>
        <w:rPr/>
        <w:fldChar w:fldCharType="end"/>
      </w:r>
      <w:r>
        <w:rPr/>
        <w:t xml:space="preserve">, and biodiversity </w:t>
      </w:r>
      <w:r>
        <w:fldChar w:fldCharType="begin"/>
      </w:r>
      <w:r>
        <w:rPr/>
        <w:instrText>ADDIN ZOTERO_ITEM CSL_CITATION {"citationID":"mDx6OkB0","properties":{"formattedCitation":"(Chapman et al., 2018; Hearn et al., 2018)","plainCitation":"(Chapman et al., 2018; Hearn et al., 2018)","noteIndex":0},"citationItems":[{"id":1976,"uris":["http://zotero.org/users/2170232/items/Y9Y4H5KS"],"uri":["http://zotero.org/users/2170232/items/Y9Y4H5KS"],"itemData":{"id":1976,"type":"article-journal","abstract":"Biodiversity conservation strategies increasingly target maintaining evolutionary history and the resilience of ecosystem function, not just species richness (SR). This has led to the emergence of two metrics commonly proposed as tools for decision making: phylogenetic diversity (PD) and functional diversity (FD). Yet, the extent to which they are interchangeable remains poorly understood. We explore shifts in and relationships between FD and PD of bird communities across a disturbance gradient in Borneo, from old-growth tropical forest to oil palm plantation. We show a marked decline in PD, and an increase in phylogenetic mean nearest taxon distance from forest to oil palm, in line with declining SR across the gradient. However, phylogenetic mean pairwise distance is constrained by forest logging more than by conversion to oil palm, taking account of SR. The decline in FD across the gradient is less severe than in PD, with all metrics indicating relatively high trait diversity in oil palm despite low SR, although functional redundancy is much reduced. Accounting for SR, levels of functional over- or under-dispersion of bird communities are strongly coupled to habitat disturbance level rather than to any equivalent phylogenetic metric. Policy implications. We suggest that while phylogenetic diversity (PD) is an improvement on species richness as a proxy for functional diversity (FD), conservation decisions based on phylogenetic diversity alone cannot reliably safeguard maximal functional diversity. Thus, phylogenetic diversity and functional diversity are related but still complementary. Priority setting exercises should use these metrics in combination to identify conservation targets.","container-title":"Journal of Applied Ecology","DOI":"10.1111/1365-2664.13073","ISSN":"1365-2664","issue":"4","language":"en","page":"1604-1614","source":"Wiley Online Library","title":"Contrasting impacts of land-use change on phylogenetic and functional diversity of tropical forest birds","volume":"55","author":[{"family":"Chapman","given":"Philip M."},{"family":"Tobias","given":"Joseph A."},{"family":"Edwards","given":"David P."},{"family":"Davies","given":"Richard G."}],"issued":{"date-parts":[["2018",7,1]]}}},{"id":1842,"uris":["http://zotero.org/users/2170232/items/VQMXAE7B"],"uri":["http://zotero.org/users/2170232/items/VQMXAE7B"],"itemData":{"id":1842,"type":"article-journal","abstract":"The forests of Borneo support some of the highest biodiversity in the world, yet have experienced among the world's highest rates of deforestation. Such rapid forest loss and associated fragmentation reduces the availability of suitable habitat for wildlife and creates dispersion barriers. Understanding the prevalence and impacts of this anthropogenic disturbance, and developing ways in which to mitigate such changes, is thus critical to the conservation of Borneo's wildlife. Here, we applied a path selection function with conditional logistic regression and used it to develop a resistance surface for a population of Sunda clouded leopards (Neofelis diardi) residing within a fragmented and human dominated landscape in Malaysian Borneo. We used cumulative resistant kernel and factorial least-cost path analysis to predict how connectivity may change in response to four future scenarios involving conversion of remaining unproductive forest to palm oil plantations, conversion of unproductive palm oil back to forest, and restoration of a riparian buffer zone along the river, and combination of the two forest restoration scenarios. We showed that Sunda clouded leopard movement is facilitated by forest canopy cover and resisted by non-forest vegetation, particularly recently cleared/planted and underproductive (flooded) plantation areas with low canopy closure. By combining resistant kernel and factorial least-cost path modelling we mapped core areas and the main linkages among them, and identified several key pinch points that may limit regional connectivity of the population. We predict that Sunda clouded leopard connectivity in the region can be greatly enhanced through the protection of privately owned forest patches and the reforestation of underproductive oil palm plantation areas, and creation of a forested buffer zone along the river. Conversely, we show that if the region's unprotected forests were to be converted to plantations then connectivity across the Kinabatangan floodplain would be significantly reduced.","container-title":"Biological Conservation","DOI":"10.1016/j.biocon.2018.04.016","ISSN":"0006-3207","journalAbbreviation":"Biological Conservation","page":"232-240","source":"ScienceDirect","title":"Evaluating scenarios of landscape change for Sunda clouded leopard connectivity in a human dominated landscape","volume":"222","author":[{"family":"Hearn","given":"Andrew J."},{"family":"Cushman","given":"Samuel A."},{"family":"Goossens","given":"Benoit"},{"family":"Macdonald","given":"Ewan"},{"family":"Ross","given":"Joanna"},{"family":"Hunter","given":"Luke T. B."},{"family":"Abram","given":"Nicola K."},{"family":"Macdonald","given":"David W."}],"issued":{"date-parts":[["2018",6,1]]}}}],"schema":"https://github.com/citation-style-language/schema/raw/master/csl-citation.json"}</w:instrText>
      </w:r>
      <w:r>
        <w:rPr/>
      </w:r>
      <w:r>
        <w:rPr/>
        <w:fldChar w:fldCharType="separate"/>
      </w:r>
      <w:r>
        <w:rPr/>
      </w:r>
      <w:r>
        <w:rPr>
          <w:rFonts w:cs="Calibri"/>
        </w:rPr>
        <w:t>(Chapman et al., 2018; Hearn et al., 2018)</w:t>
      </w:r>
      <w:r>
        <w:rPr/>
      </w:r>
      <w:r>
        <w:rPr/>
        <w:fldChar w:fldCharType="end"/>
      </w:r>
      <w:r>
        <w:rPr/>
        <w:t xml:space="preserve">. The drivers of tropical deforestation vary both by location and by scale, ranging from broader drivers such as population pressure and weak institutions </w:t>
      </w:r>
      <w:r>
        <w:fldChar w:fldCharType="begin"/>
      </w:r>
      <w:r>
        <w:rPr/>
        <w:instrText>ADDIN ZOTERO_ITEM CSL_CITATION {"citationID":"EmhxK2qd","properties":{"formattedCitation":"(Geist and Lambin, 2002)","plainCitation":"(Geist and Lambin, 2002)","noteIndex":0},"citationItems":[{"id":1947,"uris":["http://zotero.org/users/2170232/items/HNTSNFG3"],"uri":["http://zotero.org/users/2170232/items/HNTSNFG3"],"itemData":{"id":1947,"type":"article-journal","abstract":"One of the primary causes of global environmental change is tropical deforestation, but the question of what factors drive deforestation remains largely unanswe","container-title":"BioScience","DOI":"10.1641/0006-3568(2002)052[0143:PCAUDF]2.0.CO;2","ISSN":"0006-3568","issue":"2","journalAbbreviation":"BioScience","language":"en","page":"143-150","source":"academic.oup.com","title":"Proximate Causes and Underlying Driving Forces of Tropical DeforestationTropical forests are disappearing as the result of many pressures, both local and regional, acting in various combinations in different geographical locations","volume":"52","author":[{"family":"Geist","given":"Helmut J."},{"family":"Lambin","given":"Eric F."}],"issued":{"date-parts":[["2002",2,1]]}}}],"schema":"https://github.com/citation-style-language/schema/raw/master/csl-citation.json"}</w:instrText>
      </w:r>
      <w:r>
        <w:rPr/>
      </w:r>
      <w:r>
        <w:rPr/>
        <w:fldChar w:fldCharType="separate"/>
      </w:r>
      <w:r>
        <w:rPr/>
      </w:r>
      <w:r>
        <w:rPr>
          <w:rFonts w:cs="Calibri"/>
        </w:rPr>
        <w:t>(Geist and Lambin, 2002)</w:t>
      </w:r>
      <w:r>
        <w:rPr/>
      </w:r>
      <w:r>
        <w:rPr/>
        <w:fldChar w:fldCharType="end"/>
      </w:r>
      <w:r>
        <w:rPr/>
        <w:t xml:space="preserve">, to proximate causes at a local level such as the expansion of cash crops, agriculture, and other food production </w:t>
      </w:r>
      <w:r>
        <w:fldChar w:fldCharType="begin"/>
      </w:r>
      <w:r>
        <w:rPr/>
        <w:instrText>ADDIN ZOTERO_ITEM CSL_CITATION {"citationID":"UpA8XHle","properties":{"formattedCitation":"(Estoque et al., 2019; Imai et al., 2018; Stibig et al., 2014; Wilcove et al., 2013; Zeng et al., 2018)","plainCitation":"(Estoque et al., 2019; Imai et al., 2018; Stibig et al., 2014; Wilcove et al., 2013; Zeng et al., 2018)","noteIndex":0},"citationItems":[{"id":2193,"uris":["http://zotero.org/users/2170232/items/XLXDWBAC"],"uri":["http://zotero.org/users/2170232/items/XLXDWBAC"],"itemData":{"id":2193,"type":"article-journal","abstract":"While Southeast Asia’s forests play important roles in biodiversity conservation and global carbon (C) balance, the region is also a deforestation hotspot. Here, we consider the five shared socioeconomic pathways (SSPs) to portray a range of plausible futures for the region’s forests, employing a state-of-the-art land change modelling procedure and remotely sensed data. We find that by 2050 under the worst-case scenario, SSP 3 (regional rivalry/a rocky road), the region’s forests would shrink by 5.2 million ha. The region’s aboveground forest carbon stock (AFCS) would decrease by 790 Tg C, 21% of which would be due to old-growth forest loss. Conversely, under the best-case scenario, SSP 1 (sustainability/taking the green road), the region is projected to gain 19.6 million ha of forests and 1651 Tg C of AFCS. The choice of the pathway is thus critical for the future of the region’s forests and their ecosystem functions and services.","container-title":"Nature Communications","DOI":"10.1038/s41467-019-09646-4","ISSN":"2041-1723","issue":"1","language":"en","page":"1829","source":"www.nature.com","title":"The future of Southeast Asia’s forests","volume":"10","author":[{"family":"Estoque","given":"Ronald C."},{"family":"Ooba","given":"Makoto"},{"family":"Avitabile","given":"Valerio"},{"family":"Hijioka","given":"Yasuaki"},{"family":"DasGupta","given":"Rajarshi"},{"family":"Togawa","given":"Takuya"},{"family":"Murayama","given":"Yuji"}],"issued":{"date-parts":[["2019",4,23]]}}},{"id":2735,"uris":["http://zotero.org/users/2170232/items/NRDB68R8"],"uri":["http://zotero.org/users/2170232/items/NRDB68R8"],"itemData":{"id":2735,"type":"article-journal","abstract":"While many tropical countries are experiencing rapid deforestation, some have experienced forest transition (FT) from net deforestation to net reforestation. Numerous studies have identified causative factors of FT, among which forest scarcity has been considered as a prerequisite for FT. In fact, in SE Asia, the Philippines, Thailand and Viet Nam, which experienced FT since 1990, exhibited a lower remaining forest area (30±8%) than the other five countries (68±6%, Cambodia, Indonesia, Laos, Malaysia, and Myanmar) where forest loss continues. In this study, we examined 1) the factors associated with forest scarcity, 2) the proximate and/or underlying factors that have driven forest area change, and 3) whether causative factors changed across FT phases (from deforestation to net forest gain) during 1980–2010 in the eight SE Asian countries. We used production of wood, food, and export-oriented food commodities as proximate causes and demographic, social, economic and environmental factors, as well as land-use efficiency, and wood and food trade as underlying causes that affect forest area change. Remaining forest area in 1990 was negatively correlated with population density and potential land area of lowland forests, while positively correlated with per capita wood production. This implies that countries rich in accessible and productive forests, and higher population pressures are the ones that have experienced forest scarcity, and eventually FT. Food production and agricultural input were negatively and positively correlated, respectively, with forest area change during 1980–2009. This indicates that more food production drives deforestation, but higher efficiency of agriculture is correlated with forest gain. We also found a U-shaped response of forest area change to social openness, suggesting that forest gain can be achieved in both open and closed countries, but deforestation might be accelerated in countries undergoing societal transition. These results indicate the importance of environmental, agricultural and social variables on forest area dynamics, and have important implications for predicting future tropical forest change.","container-title":"PLOS ONE","DOI":"10.1371/journal.pone.0197391","ISSN":"1932-6203","issue":"5","journalAbbreviation":"PLOS ONE","language":"en","note":"publisher: Public Library of Science","page":"e0197391","source":"PLoS Journals","title":"Factors affecting forest area change in Southeast Asia during 1980-2010","volume":"13","author":[{"family":"Imai","given":"Nobuo"},{"family":"Furukawa","given":"Takuya"},{"family":"Tsujino","given":"Riyou"},{"family":"Kitamura","given":"Shumpei"},{"family":"Yumoto","given":"Takakazu"}],"issued":{"date-parts":[["2018",5,15]]}}},{"id":2733,"uris":["http://zotero.org/users/2170232/items/DZPX3TUY"],"uri":["http://zotero.org/users/2170232/items/DZPX3TUY"],"itemData":{"id":2733,"type":"article-journal","abstract":"&lt;p&gt;&lt;strong class=\"journal-contentHeaderColor\"&gt;Abstract.&lt;/strong&gt; The study assesses the extent and trends of forest cover in Southeast Asia for the periods 1990–2000 and 2000–2010 and provides an overview on the main causes of forest cover change. A systematic sample of 418 sites (10 km × 10 km size) located at the one-degree geographical confluence points and covered with satellite imagery of 30 m resolution is used for the assessment. Techniques of image segmentation and automated classification are combined with visual satellite image interpretation and quality control, involving forestry experts from Southeast Asian countries. The accuracy of our results is assessed through an independent consistency assessment, performed from a subsample of 1572 mapping units and resulting in an overall agreement of &gt;85% for the general differentiation of forest cover versus non-forest cover. The total forest cover of Southeast Asia is estimated at 268 Mha in 1990, dropping to 236 Mha in 2010, with annual change rates of 1.75 Mha (&amp;sim;0.67%) and 1.45 Mha (&amp;sim;0.59%) for the periods 1990–2000 and 2000–2010, respectively. The vast majority of forest cover loss (&amp;sim;2 / 3 for 2000–2010) occurred in insular Southeast Asia. Complementing our quantitative results by indicative information on patterns and on processes of forest change, obtained from the screening of satellite imagery and through expert consultation, respectively, confirms the conversion of forest to cash crops plantations (including oil palm) as the main cause of forest loss in Southeast Asia. Logging and the replacement of natural forests by forest plantations are two further important change processes in the region.&lt;/p&gt;","container-title":"Biogeosciences","DOI":"10.5194/bg-11-247-2014","ISSN":"1726-4170","issue":"2","language":"English","note":"publisher: Copernicus GmbH","page":"247-258","source":"bg.copernicus.org","title":"Change in tropical forest cover of Southeast Asia from 1990 to 2010","volume":"11","author":[{"family":"Stibig","given":"H.-J."},{"family":"Achard","given":"F."},{"family":"Carboni","given":"S."},{"family":"Raši","given":"R."},{"family":"Miettinen","given":"J."}],"issued":{"date-parts":[["2014",1,22]]}}},{"id":2195,"uris":["http://zotero.org/users/2170232/items/M5QJLZLP"],"uri":["http://zotero.org/users/2170232/items/M5QJLZLP"],"itemData":{"id":2195,"type":"article-journal","abstract":"In 2004, Navjot Sodhi and colleagues warned that logging and agricultural conversion of Southeast Asia's forests were leading to a biodiversity disaster. We evaluate this prediction against subsequent research and conclude that most of the fauna of the region can persist in logged forests. Conversely, conversion of primary or logged forests to plantation crops, such as oil palm, causes tremendous biodiversity loss. This loss is exacerbated by increased fire frequency. Therefore, we conclude that preventing agricultural conversion of logged forests is essential to conserving the biodiversity of this region. Our analysis also suggests that, because Southeast Asian forests are tightly tied to global commodity markets, conservation payments commensurate with combined returns from logging and subsequent agricultural production may be required to secure long-term forest protection.","container-title":"Trends in Ecology &amp; Evolution","DOI":"10.1016/j.tree.2013.04.005","ISSN":"0169-5347","issue":"9","journalAbbreviation":"Trends in Ecology &amp; Evolution","language":"en","page":"531-540","source":"ScienceDirect","title":"Navjot's nightmare revisited: logging, agriculture, and biodiversity in Southeast Asia","title-short":"Navjot's nightmare revisited","volume":"28","author":[{"family":"Wilcove","given":"David S."},{"family":"Giam","given":"Xingli"},{"family":"Edwards","given":"David P."},{"family":"Fisher","given":"Brendan"},{"family":"Koh","given":"Lian Pin"}],"issued":{"date-parts":[["2013",9,1]]}}},{"id":1978,"uris":["http://zotero.org/users/2170232/items/3I4YRHR4"],"uri":["http://zotero.org/users/2170232/items/3I4YRHR4"],"itemData":{"id":1978,"type":"article-journal","abstract":"Cultivated areas have expanded at the expense of forests, including primary and protected forests, in Southeast Asian highlands, according to an analysis of satellite imagery of the region.","container-title":"Nature Geoscience","DOI":"10.1038/s41561-018-0166-9","ISSN":"1752-0908","language":"en","page":"1","source":"www.nature.com","title":"Highland cropland expansion and forest loss in Southeast Asia in the twenty-first century","author":[{"family":"Zeng","given":"Zhenzhong"},{"family":"Estes","given":"Lyndon"},{"family":"Ziegler","given":"Alan D."},{"family":"Chen","given":"Anping"},{"family":"Searchinger","given":"Timothy"},{"family":"Hua","given":"Fangyuan"},{"family":"Guan","given":"Kaiyu"},{"family":"Jintrawet","given":"Attachai"},{"family":"Wood","given":"Eric F."}],"issued":{"date-parts":[["2018",7,2]]}}}],"schema":"https://github.com/citation-style-language/schema/raw/master/csl-citation.json"}</w:instrText>
      </w:r>
      <w:r>
        <w:rPr/>
      </w:r>
      <w:r>
        <w:rPr/>
        <w:fldChar w:fldCharType="separate"/>
      </w:r>
      <w:r>
        <w:rPr/>
      </w:r>
      <w:r>
        <w:rPr>
          <w:rFonts w:cs="Calibri"/>
        </w:rPr>
        <w:t>(Estoque et al., 2019; Imai et al., 2018; Stibig et al., 2014; Wilcove et al., 2013; Zeng et al., 2018)</w:t>
      </w:r>
      <w:r>
        <w:rPr/>
      </w:r>
      <w:r>
        <w:rPr/>
        <w:fldChar w:fldCharType="end"/>
      </w:r>
      <w:r>
        <w:rPr/>
        <w:t xml:space="preserve">, the associated development of roads and infrastructure that facilitate such expansion </w:t>
      </w:r>
      <w:r>
        <w:fldChar w:fldCharType="begin"/>
      </w:r>
      <w:r>
        <w:rPr/>
        <w:instrText>ADDIN ZOTERO_ITEM CSL_CITATION {"citationID":"rKcBzjEI","properties":{"formattedCitation":"(Hughes, 2018)","plainCitation":"(Hughes, 2018)","noteIndex":0},"citationItems":[{"id":2335,"uris":["http://zotero.org/users/2170232/items/J2ZS8K3F"],"uri":["http://zotero.org/users/2170232/items/J2ZS8K3F"],"itemData":{"id":2335,"type":"article-journal","abstract":"The Indo-Malaysian region harbours some of the highest diversity globally, yet it is also has the highest rates of deforestation. Furthermore some countries have shown up-to a 10 times increase in the area deforested annually between 2001 and 2014. Large-scale forest clearance is preceded by the growth of road networks which provide a stark warning for the region's future as many of the roads established for clearance or infrastructure are illegal and unmapped. In some regions almost 100% of roads were previously unmapped on the global roads map, yet 99.9% of deforestation occurs within 2.5 km of these roads. In Borneo the majority of plantations are on an industrial-scale averaging over 10 km2 in size, whereas most of the region typically has plantations under 1 km2 integrated into a landscape mosaic, though the preliminary infrastructure for industrial plantations are being developed in parts of the region. Within the coming decade most of the region may lose almost all unprotected forests. As some countries have only 2% of their land-area protected this condemns many of the regions endemic species to extinction. Urgent measures are needed to protect a much larger proportion of remaining forest, as this offers the only means to protect many of the regions endemic species.","container-title":"Biological Conservation","DOI":"10.1016/j.biocon.2018.04.029","ISSN":"0006-3207","journalAbbreviation":"Biological Conservation","page":"129-137","source":"ScienceDirect","title":"Have Indo-Malaysian forests reached the end of the road?","volume":"223","author":[{"family":"Hughes","given":"Alice C."}],"issued":{"date-parts":[["2018"]]}}}],"schema":"https://github.com/citation-style-language/schema/raw/master/csl-citation.json"}</w:instrText>
      </w:r>
      <w:r>
        <w:rPr/>
      </w:r>
      <w:r>
        <w:rPr/>
        <w:fldChar w:fldCharType="separate"/>
      </w:r>
      <w:r>
        <w:rPr/>
      </w:r>
      <w:r>
        <w:rPr>
          <w:rFonts w:cs="Calibri"/>
        </w:rPr>
        <w:t>(Hughes, 2018)</w:t>
      </w:r>
      <w:r>
        <w:rPr/>
      </w:r>
      <w:r>
        <w:rPr/>
        <w:fldChar w:fldCharType="end"/>
      </w:r>
      <w:r>
        <w:rPr/>
        <w:t xml:space="preserve">, and civil unrest and war </w:t>
      </w:r>
      <w:r>
        <w:fldChar w:fldCharType="begin"/>
      </w:r>
      <w:r>
        <w:rPr/>
        <w:instrText>ADDIN ZOTERO_ITEM CSL_CITATION {"citationID":"YkGNnzyW","properties":{"formattedCitation":"(Kaimowitz and Faun\\uc0\\u233{}, 2003; Price, 2020)","plainCitation":"(Kaimowitz and Fauné, 2003; Price, 2020)","noteIndex":0},"citationItems":[{"id":2743,"uris":["http://zotero.org/users/2170232/items/TGT4FUZQ"],"uri":["http://zotero.org/users/2170232/items/TGT4FUZQ"],"itemData":{"id":2743,"type":"article-journal","abstract":"In the 1980s, Nicaragua's Sandinista government faced armed mestizo and indigenous insurgencies in much of the nation's central and eastern regions. After the Sandinistas lost the 1990 elections, the in-coming government signed peace agreements with the insurgents and facilitated their return to civilian life. With the war over, the Nicaraguan army greatly reduced its troop strength, leaving tens of thousands of people unemployed. Within a few years, however, many former insurgents and soldiers took up arms again for multiple and complex reasons. This paper examines how three groups that rearmed influenced forest conservation in the buffer zone of Nicaragua's Bosawas Biosphere Reserve between 1991 and 1999. The three groups were the mestizo Northern Front 3-80 (FN 3-80) and the Andrés Castro United Forces (FUAC), made up of former ‘Nicaraguan Resistance’ and Sandinista soldiers respectively, and the Miskito YATAMA movement. The presence of these armed groups impeded the government from taking coercive action to remove farmers from the reserve's nucleus. It also limited the advance of cattle ranching. At times, the groups favored logging, at times they did not. The armed conflicts have tended to keep out prudent foreign investors and encourage the presence of smaller companies willing to take greater risks.","container-title":"Journal of Sustainable Forestry","DOI":"10.1300/J091v16n03_02","ISSN":"1054-9811","issue":"3-4","note":"publisher: Taylor &amp; Francis\n_eprint: https://doi.org/10.1300/J091v16n03_02","page":"21-46","source":"Taylor and Francis+NEJM","title":"Contras and Comandantes","volume":"16","author":[{"family":"Kaimowitz","given":"David"},{"family":"Fauné","given":"Angelica"}],"issued":{"date-parts":[["2003",3,1]]}}},{"id":2741,"uris":["http://zotero.org/users/2170232/items/7R5ICILE"],"uri":["http://zotero.org/users/2170232/items/7R5ICILE"],"itemData":{"id":2741,"type":"book","abstract":"Explore the conservation implications of recent armed conflicts in the tropical forest regions of Asia, Africa, and Latin America!  From the lowland rainforests of the Colombian Amazon to the rugged habitat of Rwanda's mountain gorillas, civil, ethnic, and international wars have had severe impacts on tropical forests and the communities they sustain. The reemergence of war and the persistence of its impacts have led many conservationists to reassess their efforts and adapt their strategies to a new set of responsibilities and urgent challenges. War and Tropical Forests: Conservation in Areas of Armed Conflict explores these challenges and the lessons learned by conservationists working in conflict zones around the world. It combines case studies and comparative analyses by leading experts in ecological research, environmental policy, and conservation field programs to provide insight into the environmental dimensions of recent social, political, and humanitarian crises. War and Tropical Forests reviews lessons learned from conflict zones around the world and explores:  the potential of conservation to reduce the frequency, duration, and impact of war  preparation of conservation programs and local communities for crises  strategies for maintaining conservation capacity during times of conflict  the underlying political and economic factors that fuel war  legal mechanisms for addressing wartime damage to tropical forests  building partnerships amidst civil strife and political upheaval  This essential book also examines:  the Indonesian military's role in illegal logging and deforestation  violent conflict and gorilla poaching in the Democratic Republic of Congo  armed movements and forest conservation in Nicaragua's largest protected area  and much more! War and Tropical Forests also addresses the role of militaries in the inequitable control and illicit use of forest resources, the environmental impact of refugees, the growing social and environmental costs of efforts to eradicate drug crops, and the impact of conflict on protected area management in the habitat of Africa's endangered great apes.  War and Tropical Forests is an essential resource for conservation practitioners and policymakers, as well as anyone involved with human rights, conflict resolution, rural development, international law, or foreign relations.","ISBN":"978-1-00-015681-2","language":"en","note":"Google-Books-ID: hxb8DwAAQBAJ","number-of-pages":"224","publisher":"CRC Press","source":"Google Books","title":"War and Tropical Forests: Conservation in Areas of Armed Conflict","title-short":"War and Tropical Forests","author":[{"family":"Price","given":"Steven"}],"issued":{"date-parts":[["2020",9,10]]}}}],"schema":"https://github.com/citation-style-language/schema/raw/master/csl-citation.json"}</w:instrText>
      </w:r>
      <w:r>
        <w:rPr/>
      </w:r>
      <w:r>
        <w:rPr/>
        <w:fldChar w:fldCharType="separate"/>
      </w:r>
      <w:r>
        <w:rPr/>
      </w:r>
      <w:r>
        <w:rPr>
          <w:rFonts w:cs="Calibri"/>
          <w:szCs w:val="24"/>
        </w:rPr>
        <w:t>(Kaimowitz and Fauné, 2003; Price, 2020)</w:t>
      </w:r>
      <w:r>
        <w:rPr/>
      </w:r>
      <w:r>
        <w:rPr/>
        <w:fldChar w:fldCharType="end"/>
      </w:r>
      <w:r>
        <w:rPr/>
        <w:t xml:space="preserve">. </w:t>
      </w:r>
    </w:p>
    <w:p>
      <w:pPr>
        <w:pStyle w:val="Normal"/>
        <w:rPr/>
      </w:pPr>
      <w:r>
        <w:rPr/>
        <w:t xml:space="preserve">Deforestation is accentuated in low income countries where poverty, debt, and overpopulation are high, and thus so are the demands for economic growth via agricultural commodities and other natural resource-based products </w:t>
      </w:r>
      <w:r>
        <w:fldChar w:fldCharType="begin"/>
      </w:r>
      <w:r>
        <w:rPr/>
        <w:instrText>ADDIN ZOTERO_ITEM CSL_CITATION {"citationID":"nSN1ui0b","properties":{"formattedCitation":"(Culas, 2012)","plainCitation":"(Culas, 2012)","noteIndex":0},"citationItems":[{"id":2143,"uris":["http://zotero.org/users/2170232/items/TPIWN6QK"],"uri":["http://zotero.org/users/2170232/items/TPIWN6QK"],"itemData":{"id":2143,"type":"article-journal","abstract":"International attention is focused on finding ways to reduce emissions from deforestation because of the emerging concerns over climate change. However the causes of deforestation are rooted in current economic and development paradigms. The causes of deforestation also vary across different geographical regions and have implications for the forest transition. Attempts to reach an international agreement on curbing deforestation have achieved little success despite over 30years of UN negotiations. New initiatives from REDD (Reducing Emissions from Deforestation and forest Degradation) could provide financial incentives to curb deforestation. Hence, alternative development paths for forest cover changes and forest transition are analyzed for the REDD policy within the framework of an environmental Kuznets curve (EKC) for deforestation. The EKC models are estimated for geographical regions of Latin America, Africa and Asia. The results based on the panel data analysis of 43 countries, covering the period 1970–1994, provides evidence that an inverted U-shaped EKC fits for Latin America and Africa, while a U-shaped EKC applies to Asia. The results also indicate that strengthening agricultural and forestry sector policies are important for curbing deforestation. The EKC models' estimates could provide guidance for decisions on financing the REDD policy as specific to each region.","container-title":"Ecological Economics","DOI":"10.1016/j.ecolecon.2012.04.015","ISSN":"0921-8009","journalAbbreviation":"Ecological Economics","language":"en","page":"44-51","source":"ScienceDirect","title":"REDD and forest transition: Tunneling through the environmental Kuznets curve","title-short":"REDD and forest transition","volume":"79","author":[{"family":"Culas","given":"Richard J."}],"issued":{"date-parts":[["2012",7,1]]}}}],"schema":"https://github.com/citation-style-language/schema/raw/master/csl-citation.json"}</w:instrText>
      </w:r>
      <w:r>
        <w:rPr/>
      </w:r>
      <w:r>
        <w:rPr/>
        <w:fldChar w:fldCharType="separate"/>
      </w:r>
      <w:r>
        <w:rPr/>
      </w:r>
      <w:r>
        <w:rPr>
          <w:rFonts w:cs="Calibri"/>
        </w:rPr>
        <w:t>(Culas, 2012)</w:t>
      </w:r>
      <w:r>
        <w:rPr/>
      </w:r>
      <w:r>
        <w:rPr/>
        <w:fldChar w:fldCharType="end"/>
      </w:r>
      <w:r>
        <w:rPr/>
        <w:t xml:space="preserve">. Research has shown that this trend is reversed in high income countries where economic activity shifts to become more service-driven, and demand for environmental services increases, resulting in afforestation </w:t>
      </w:r>
      <w:r>
        <w:fldChar w:fldCharType="begin"/>
      </w:r>
      <w:r>
        <w:rPr/>
        <w:instrText>ADDIN ZOTERO_ITEM CSL_CITATION {"citationID":"vOAxzuk3","properties":{"formattedCitation":"(Culas, 2012)","plainCitation":"(Culas, 2012)","noteIndex":0},"citationItems":[{"id":2143,"uris":["http://zotero.org/users/2170232/items/TPIWN6QK"],"uri":["http://zotero.org/users/2170232/items/TPIWN6QK"],"itemData":{"id":2143,"type":"article-journal","abstract":"International attention is focused on finding ways to reduce emissions from deforestation because of the emerging concerns over climate change. However the causes of deforestation are rooted in current economic and development paradigms. The causes of deforestation also vary across different geographical regions and have implications for the forest transition. Attempts to reach an international agreement on curbing deforestation have achieved little success despite over 30years of UN negotiations. New initiatives from REDD (Reducing Emissions from Deforestation and forest Degradation) could provide financial incentives to curb deforestation. Hence, alternative development paths for forest cover changes and forest transition are analyzed for the REDD policy within the framework of an environmental Kuznets curve (EKC) for deforestation. The EKC models are estimated for geographical regions of Latin America, Africa and Asia. The results based on the panel data analysis of 43 countries, covering the period 1970–1994, provides evidence that an inverted U-shaped EKC fits for Latin America and Africa, while a U-shaped EKC applies to Asia. The results also indicate that strengthening agricultural and forestry sector policies are important for curbing deforestation. The EKC models' estimates could provide guidance for decisions on financing the REDD policy as specific to each region.","container-title":"Ecological Economics","DOI":"10.1016/j.ecolecon.2012.04.015","ISSN":"0921-8009","journalAbbreviation":"Ecological Economics","language":"en","page":"44-51","source":"ScienceDirect","title":"REDD and forest transition: Tunneling through the environmental Kuznets curve","title-short":"REDD and forest transition","volume":"79","author":[{"family":"Culas","given":"Richard J."}],"issued":{"date-parts":[["2012",7,1]]}}}],"schema":"https://github.com/citation-style-language/schema/raw/master/csl-citation.json"}</w:instrText>
      </w:r>
      <w:r>
        <w:rPr/>
      </w:r>
      <w:r>
        <w:rPr/>
        <w:fldChar w:fldCharType="separate"/>
      </w:r>
      <w:r>
        <w:rPr/>
      </w:r>
      <w:r>
        <w:rPr>
          <w:rFonts w:cs="Calibri"/>
        </w:rPr>
        <w:t>(Culas, 2012)</w:t>
      </w:r>
      <w:r>
        <w:rPr/>
      </w:r>
      <w:r>
        <w:rPr/>
        <w:fldChar w:fldCharType="end"/>
      </w:r>
      <w:r>
        <w:rPr/>
        <w:t xml:space="preserve">. The change from deforestation (low income) to afforestation (high income) is termed forest transition </w:t>
      </w:r>
      <w:r>
        <w:fldChar w:fldCharType="begin"/>
      </w:r>
      <w:r>
        <w:rPr/>
        <w:instrText>ADDIN ZOTERO_ITEM CSL_CITATION {"citationID":"MLdDEMjn","properties":{"formattedCitation":"(Mather, 1992)","plainCitation":"(Mather, 1992)","noteIndex":0},"citationItems":[{"id":2738,"uris":["http://zotero.org/users/2170232/items/RUWCKH8R"],"uri":["http://zotero.org/users/2170232/items/RUWCKH8R"],"itemData":{"id":2738,"type":"article-journal","abstract":"The concept of the forest transition or forest-area transition is discussed in terms of the change from decreasing to expanding forest areas that has taken place in many developed countries. Similarities between historical deforestation in now-developed countries and current deforestation in developing countries are outlined. The question of why and how the forest transition takes place is posed, and some preliminary discussion of the variables that may influence it is presented. Prospects for a forest transition in the tropical world and the world as a whole are considered.","container-title":"Area","ISSN":"0004-0894","issue":"4","note":"publisher: [Royal Geographical Society (with the Institute of British Geographers), Wiley]","page":"367-379","source":"JSTOR","title":"The Forest Transition","volume":"24","author":[{"family":"Mather","given":"A. S."}],"issued":{"date-parts":[["1992"]]}}}],"schema":"https://github.com/citation-style-language/schema/raw/master/csl-citation.json"}</w:instrText>
      </w:r>
      <w:r>
        <w:rPr/>
      </w:r>
      <w:r>
        <w:rPr/>
        <w:fldChar w:fldCharType="separate"/>
      </w:r>
      <w:r>
        <w:rPr/>
      </w:r>
      <w:r>
        <w:rPr>
          <w:rFonts w:cs="Calibri"/>
        </w:rPr>
        <w:t>(Mather, 1992)</w:t>
      </w:r>
      <w:r>
        <w:rPr/>
      </w:r>
      <w:r>
        <w:rPr/>
        <w:fldChar w:fldCharType="end"/>
      </w:r>
      <w:r>
        <w:rPr/>
        <w:t xml:space="preserve">. There is also evidence that remaining forest area is an effective predictor of deforestation rates, with countries undergoing forest transition when remaining forest cover across the country is low </w:t>
      </w:r>
      <w:r>
        <w:fldChar w:fldCharType="begin"/>
      </w:r>
      <w:r>
        <w:rPr/>
        <w:instrText>ADDIN ZOTERO_ITEM CSL_CITATION {"citationID":"vNmvfnJj","properties":{"formattedCitation":"(Lambin and Meyfroidt, 2010)","plainCitation":"(Lambin and Meyfroidt, 2010)","noteIndex":0},"citationItems":[{"id":1672,"uris":["http://zotero.org/users/2170232/items/4AESYRD7"],"uri":["http://zotero.org/users/2170232/items/4AESYRD7"],"itemData":{"id":1672,"type":"article-journal","abstract":"The concept of land use transition highlights that land use change is non-linear and is associated with other societal and biophysical system changes. A transition in land use is not a fixed pattern, nor is it deterministic. Land use transitions can be caused by negative socio-ecological feedbacks that arise from a depletion of key resources or from socio-economic change and innovation that take place rather independently from the ecological system. Here, we explore whether the sources of land use transitions are mostly endogenous socio-ecological forces or exogenous socio-economic factors. We first review a few generic pathways of forest transition as identified in national case studies, and evaluate the varying ecological quality of expanding forests associated with these pathways. We then discuss possible explanatory frameworks of land use transitions. We use the case of the recent forest transition in Vietnam as an illustration. Socio-ecological feedbacks seem to better explain a slowing down of deforestation and stabilization of forest cover, while exogenous socio-economic factors better account for reforestation. We conclude by discussing the prospects of accelerating land use transitions in tropical forest countries.","collection-title":"Forest transitions","container-title":"Land Use Policy","DOI":"10.1016/j.landusepol.2009.09.003","ISSN":"0264-8377","issue":"2","journalAbbreviation":"Land Use Policy","page":"108-118","source":"ScienceDirect","title":"Land use transitions: Socio-ecological feedback versus socio-economic change","title-short":"Land use transitions","volume":"27","author":[{"family":"Lambin","given":"Eric F."},{"family":"Meyfroidt","given":"Patrick"}],"issued":{"date-parts":[["2010",4,1]]}}}],"schema":"https://github.com/citation-style-language/schema/raw/master/csl-citation.json"}</w:instrText>
      </w:r>
      <w:r>
        <w:rPr/>
      </w:r>
      <w:r>
        <w:rPr/>
        <w:fldChar w:fldCharType="separate"/>
      </w:r>
      <w:r>
        <w:rPr/>
      </w:r>
      <w:r>
        <w:rPr>
          <w:rFonts w:cs="Calibri"/>
        </w:rPr>
        <w:t>(Lambin and Meyfroidt, 2010)</w:t>
      </w:r>
      <w:r>
        <w:rPr/>
      </w:r>
      <w:r>
        <w:rPr/>
        <w:fldChar w:fldCharType="end"/>
      </w:r>
      <w:r>
        <w:rPr/>
        <w:t xml:space="preserve">. Within SEA, countries such as Vietnam have undergone forest transitions and reduced deforestation rates dramatically over the last 20 years </w:t>
      </w:r>
      <w:r>
        <w:fldChar w:fldCharType="begin"/>
      </w:r>
      <w:r>
        <w:rPr/>
        <w:instrText>ADDIN ZOTERO_ITEM CSL_CITATION {"citationID":"KW9NcRWU","properties":{"formattedCitation":"(Meyfroidt and Lambin, 2008)","plainCitation":"(Meyfroidt and Lambin, 2008)","noteIndex":0},"citationItems":[{"id":2114,"uris":["http://zotero.org/users/2170232/items/KWASIK3G"],"uri":["http://zotero.org/users/2170232/items/KWASIK3G"],"itemData":{"id":2114,"type":"article-journal","abstract":"This study assesses the presence of a forest transition – that is, a shift from net deforestation to net reforestation – in Vietnam during the 1990s, and describes its key attributes relevant for global environmental change issues. Using Fuzzy Kappa and other indicators, we compared forest cover estimates and spatial patterns from global and national land cover maps from the early and late 1990s, and compiled other available statistics for years before and after that period. This showed that a forest transition indeed occurred in Vietnam: the forest cover dropped to 25–31% of the country area in 1991–1993, and then increased to 32–37% in 1999–2001. The reforestation occurred at a higher rate than deforestation in the previous decades, and was due in similar proportions, to natural forest regeneration and to planted forests. The carbon stock in forests followed a similar transition, decreasing to 903 (770–1307) Tg C in 1991–1993, and then increasing to 1374 (1058–1744) Tg C in 2005. However, forest density declined during the same period, with an increasing proportion of young and degraded forests. The effects on habitats measured with landscape pattern indices were contrasted: in several regions, the reforestation decreased forest fragmentation, while in others, clearing of old-growth forests continued and/or forest fragmentation increased. This shows that a transition in forest area is not sufficient to rehabilitate the different ecosystem functions and services of forests. Other forest transitions exist in Tropical Asia and in Latin America. Knowledge about the causes, pattern and environmental impacts of the forest transition in Vietnam is therefore relevant to understand possible emerging regional trends that would have implications for global environmental change.","container-title":"Global Change Biology","DOI":"10.1111/j.1365-2486.2008.01575.x","ISSN":"1365-2486","issue":"6","language":"en","page":"1319-1336","source":"Wiley Online Library","title":"Forest transition in Vietnam and its environmental impacts","volume":"14","author":[{"family":"Meyfroidt","given":"Patrick"},{"family":"Lambin","given":"Eric F."}],"issued":{"date-parts":[["2008"]]}}}],"schema":"https://github.com/citation-style-language/schema/raw/master/csl-citation.json"}</w:instrText>
      </w:r>
      <w:r>
        <w:rPr/>
      </w:r>
      <w:r>
        <w:rPr/>
        <w:fldChar w:fldCharType="separate"/>
      </w:r>
      <w:r>
        <w:rPr/>
      </w:r>
      <w:r>
        <w:rPr>
          <w:rFonts w:cs="Calibri"/>
        </w:rPr>
        <w:t>(Meyfroidt and Lambin, 2008)</w:t>
      </w:r>
      <w:r>
        <w:rPr/>
      </w:r>
      <w:r>
        <w:rPr/>
        <w:fldChar w:fldCharType="end"/>
      </w:r>
      <w:r>
        <w:rPr/>
        <w:t xml:space="preserve">. Yet often this progress is at the expense of poorer, less developed countries with weaker institutions and policy frameworks such as Cambodia, where activities including logging and forest clearance leak across borders </w:t>
      </w:r>
      <w:r>
        <w:fldChar w:fldCharType="begin"/>
      </w:r>
      <w:r>
        <w:rPr/>
        <w:instrText>ADDIN ZOTERO_ITEM CSL_CITATION {"citationID":"Pnvpmkvx","properties":{"formattedCitation":"(Meyfroidt and Lambin, 2009)","plainCitation":"(Meyfroidt and Lambin, 2009)","noteIndex":0},"citationItems":[{"id":1599,"uris":["http://zotero.org/users/2170232/items/XEAQSV3P"],"uri":["http://zotero.org/users/2170232/items/XEAQSV3P"],"itemData":{"id":1599,"type":"article-journal","abstract":"In some countries across the globe, tropical forest cover is increasing. The national-scale reforestation of Vietnam since 1992 is assumed to contribute to this recovery. It is achieved, however, by the displacement of forest extraction to other countries on the order of 49 (34–70) M m3, or ≈39% of the regrowth of Vietnam's forests from 1987 to 2006. Approximately half of wood imports to Vietnam during this period were illegal. Leakage due to policies restricting forest exploitation and displacement due to growing domestic consumption and exports contributed respectively to an estimated 58% and 42% of total displacement. Exports of wood products from Vietnam also grew rapidly, amounting to 84% of the displacement, which is a remarkable feature of the forest transition in Vietnam. Attribution of the displacement and corresponding forest extraction to Vietnam, the source countries or the final consumers is thus debatable. Sixty-one percent of the regrowth in Vietnam was, thus, not associated with displacement abroad. Policies allocating credits to countries for reducing deforestation and forest degradation should monitor illegal timber trade and take into account the policy-induced leakage of wood extraction to other countries.","container-title":"Proceedings of the National Academy of Sciences","DOI":"10.1073/pnas.0904942106","ISSN":"0027-8424, 1091-6490","issue":"38","journalAbbreviation":"PNAS","language":"en","note":"PMID: 19805270","page":"16139-16144","source":"www.pnas.org","title":"Forest transition in Vietnam and displacement of deforestation abroad","volume":"106","author":[{"family":"Meyfroidt","given":"Patrick"},{"family":"Lambin","given":"Eric F."}],"issued":{"date-parts":[["2009",9,22]]}}}],"schema":"https://github.com/citation-style-language/schema/raw/master/csl-citation.json"}</w:instrText>
      </w:r>
      <w:r>
        <w:rPr/>
      </w:r>
      <w:r>
        <w:rPr/>
        <w:fldChar w:fldCharType="separate"/>
      </w:r>
      <w:r>
        <w:rPr/>
      </w:r>
      <w:r>
        <w:rPr>
          <w:rFonts w:cs="Calibri"/>
        </w:rPr>
        <w:t>(Meyfroidt and Lambin, 2009)</w:t>
      </w:r>
      <w:r>
        <w:rPr/>
      </w:r>
      <w:r>
        <w:rPr/>
        <w:fldChar w:fldCharType="end"/>
      </w:r>
      <w:r>
        <w:rPr/>
        <w:t xml:space="preserve">.      </w:t>
      </w:r>
    </w:p>
    <w:p>
      <w:pPr>
        <w:pStyle w:val="Normal"/>
        <w:rPr/>
      </w:pPr>
      <w:r>
        <w:rPr/>
        <w:t xml:space="preserve">There are various broad pathways which can result in a land use transition within a country </w:t>
      </w:r>
      <w:r>
        <w:fldChar w:fldCharType="begin"/>
      </w:r>
      <w:r>
        <w:rPr/>
        <w:instrText>ADDIN ZOTERO_ITEM CSL_CITATION {"citationID":"jVhVtfPj","properties":{"formattedCitation":"(Lambin and Meyfroidt, 2010)","plainCitation":"(Lambin and Meyfroidt, 2010)","noteIndex":0},"citationItems":[{"id":1672,"uris":["http://zotero.org/users/2170232/items/4AESYRD7"],"uri":["http://zotero.org/users/2170232/items/4AESYRD7"],"itemData":{"id":1672,"type":"article-journal","abstract":"The concept of land use transition highlights that land use change is non-linear and is associated with other societal and biophysical system changes. A transition in land use is not a fixed pattern, nor is it deterministic. Land use transitions can be caused by negative socio-ecological feedbacks that arise from a depletion of key resources or from socio-economic change and innovation that take place rather independently from the ecological system. Here, we explore whether the sources of land use transitions are mostly endogenous socio-ecological forces or exogenous socio-economic factors. We first review a few generic pathways of forest transition as identified in national case studies, and evaluate the varying ecological quality of expanding forests associated with these pathways. We then discuss possible explanatory frameworks of land use transitions. We use the case of the recent forest transition in Vietnam as an illustration. Socio-ecological feedbacks seem to better explain a slowing down of deforestation and stabilization of forest cover, while exogenous socio-economic factors better account for reforestation. We conclude by discussing the prospects of accelerating land use transitions in tropical forest countries.","collection-title":"Forest transitions","container-title":"Land Use Policy","DOI":"10.1016/j.landusepol.2009.09.003","ISSN":"0264-8377","issue":"2","journalAbbreviation":"Land Use Policy","page":"108-118","source":"ScienceDirect","title":"Land use transitions: Socio-ecological feedback versus socio-economic change","title-short":"Land use transitions","volume":"27","author":[{"family":"Lambin","given":"Eric F."},{"family":"Meyfroidt","given":"Patrick"}],"issued":{"date-parts":[["2010",4,1]]}}}],"schema":"https://github.com/citation-style-language/schema/raw/master/csl-citation.json"}</w:instrText>
      </w:r>
      <w:r>
        <w:rPr/>
      </w:r>
      <w:r>
        <w:rPr/>
        <w:fldChar w:fldCharType="separate"/>
      </w:r>
      <w:r>
        <w:rPr/>
      </w:r>
      <w:r>
        <w:rPr>
          <w:rFonts w:cs="Calibri"/>
        </w:rPr>
        <w:t>(Lambin and Meyfroidt, 2010)</w:t>
      </w:r>
      <w:r>
        <w:rPr/>
      </w:r>
      <w:r>
        <w:rPr/>
        <w:fldChar w:fldCharType="end"/>
      </w:r>
      <w:r>
        <w:rPr/>
        <w:t xml:space="preserve">. Despite the terminology, these pathways are not linear or deterministic; they are driven by complex endogenous and exogenous drivers and feedback loops between economic, political, social, and environmental factors operating at a variety of scales </w:t>
      </w:r>
      <w:r>
        <w:fldChar w:fldCharType="begin"/>
      </w:r>
      <w:r>
        <w:rPr/>
        <w:instrText>ADDIN ZOTERO_ITEM CSL_CITATION {"citationID":"x9AvI5xQ","properties":{"formattedCitation":"(Lambin and Meyfroidt, 2010)","plainCitation":"(Lambin and Meyfroidt, 2010)","noteIndex":0},"citationItems":[{"id":1672,"uris":["http://zotero.org/users/2170232/items/4AESYRD7"],"uri":["http://zotero.org/users/2170232/items/4AESYRD7"],"itemData":{"id":1672,"type":"article-journal","abstract":"The concept of land use transition highlights that land use change is non-linear and is associated with other societal and biophysical system changes. A transition in land use is not a fixed pattern, nor is it deterministic. Land use transitions can be caused by negative socio-ecological feedbacks that arise from a depletion of key resources or from socio-economic change and innovation that take place rather independently from the ecological system. Here, we explore whether the sources of land use transitions are mostly endogenous socio-ecological forces or exogenous socio-economic factors. We first review a few generic pathways of forest transition as identified in national case studies, and evaluate the varying ecological quality of expanding forests associated with these pathways. We then discuss possible explanatory frameworks of land use transitions. We use the case of the recent forest transition in Vietnam as an illustration. Socio-ecological feedbacks seem to better explain a slowing down of deforestation and stabilization of forest cover, while exogenous socio-economic factors better account for reforestation. We conclude by discussing the prospects of accelerating land use transitions in tropical forest countries.","collection-title":"Forest transitions","container-title":"Land Use Policy","DOI":"10.1016/j.landusepol.2009.09.003","ISSN":"0264-8377","issue":"2","journalAbbreviation":"Land Use Policy","page":"108-118","source":"ScienceDirect","title":"Land use transitions: Socio-ecological feedback versus socio-economic change","title-short":"Land use transitions","volume":"27","author":[{"family":"Lambin","given":"Eric F."},{"family":"Meyfroidt","given":"Patrick"}],"issued":{"date-parts":[["2010",4,1]]}}}],"schema":"https://github.com/citation-style-language/schema/raw/master/csl-citation.json"}</w:instrText>
      </w:r>
      <w:r>
        <w:rPr/>
      </w:r>
      <w:r>
        <w:rPr/>
        <w:fldChar w:fldCharType="separate"/>
      </w:r>
      <w:r>
        <w:rPr/>
      </w:r>
      <w:r>
        <w:rPr>
          <w:rFonts w:cs="Calibri"/>
        </w:rPr>
        <w:t>(Lambin and Meyfroidt, 2010)</w:t>
      </w:r>
      <w:r>
        <w:rPr/>
      </w:r>
      <w:r>
        <w:rPr/>
        <w:fldChar w:fldCharType="end"/>
      </w:r>
      <w:r>
        <w:rPr/>
        <w:t xml:space="preserve">. To facilitate the development of sustainable land use policies that can guide countries towards more desirable forest transition pathways, and to support targeted interventions that are effective at reducing forest loss, it is critical to identify and understand macroeconomic and socioeconomic drivers and predictors of forest cover and loss at different scales. Describing relationships between forest cover and macroeconomic and socioeconomic variables, rather than simply biophysical variables, is particularly important in developing countries that are undergoing social transition, as these are the conditions under which deforestation is often accelerated </w:t>
      </w:r>
      <w:r>
        <w:fldChar w:fldCharType="begin"/>
      </w:r>
      <w:r>
        <w:rPr/>
        <w:instrText>ADDIN ZOTERO_ITEM CSL_CITATION {"citationID":"tlFKF8HG","properties":{"formattedCitation":"(Imai et al., 2018)","plainCitation":"(Imai et al., 2018)","noteIndex":0},"citationItems":[{"id":2735,"uris":["http://zotero.org/users/2170232/items/NRDB68R8"],"uri":["http://zotero.org/users/2170232/items/NRDB68R8"],"itemData":{"id":2735,"type":"article-journal","abstract":"While many tropical countries are experiencing rapid deforestation, some have experienced forest transition (FT) from net deforestation to net reforestation. Numerous studies have identified causative factors of FT, among which forest scarcity has been considered as a prerequisite for FT. In fact, in SE Asia, the Philippines, Thailand and Viet Nam, which experienced FT since 1990, exhibited a lower remaining forest area (30±8%) than the other five countries (68±6%, Cambodia, Indonesia, Laos, Malaysia, and Myanmar) where forest loss continues. In this study, we examined 1) the factors associated with forest scarcity, 2) the proximate and/or underlying factors that have driven forest area change, and 3) whether causative factors changed across FT phases (from deforestation to net forest gain) during 1980–2010 in the eight SE Asian countries. We used production of wood, food, and export-oriented food commodities as proximate causes and demographic, social, economic and environmental factors, as well as land-use efficiency, and wood and food trade as underlying causes that affect forest area change. Remaining forest area in 1990 was negatively correlated with population density and potential land area of lowland forests, while positively correlated with per capita wood production. This implies that countries rich in accessible and productive forests, and higher population pressures are the ones that have experienced forest scarcity, and eventually FT. Food production and agricultural input were negatively and positively correlated, respectively, with forest area change during 1980–2009. This indicates that more food production drives deforestation, but higher efficiency of agriculture is correlated with forest gain. We also found a U-shaped response of forest area change to social openness, suggesting that forest gain can be achieved in both open and closed countries, but deforestation might be accelerated in countries undergoing societal transition. These results indicate the importance of environmental, agricultural and social variables on forest area dynamics, and have important implications for predicting future tropical forest change.","container-title":"PLOS ONE","DOI":"10.1371/journal.pone.0197391","ISSN":"1932-6203","issue":"5","journalAbbreviation":"PLOS ONE","language":"en","note":"publisher: Public Library of Science","page":"e0197391","source":"PLoS Journals","title":"Factors affecting forest area change in Southeast Asia during 1980-2010","volume":"13","author":[{"family":"Imai","given":"Nobuo"},{"family":"Furukawa","given":"Takuya"},{"family":"Tsujino","given":"Riyou"},{"family":"Kitamura","given":"Shumpei"},{"family":"Yumoto","given":"Takakazu"}],"issued":{"date-parts":[["2018",5,15]]}}}],"schema":"https://github.com/citation-style-language/schema/raw/master/csl-citation.json"}</w:instrText>
      </w:r>
      <w:r>
        <w:rPr/>
      </w:r>
      <w:r>
        <w:rPr/>
        <w:fldChar w:fldCharType="separate"/>
      </w:r>
      <w:r>
        <w:rPr/>
      </w:r>
      <w:r>
        <w:rPr>
          <w:rFonts w:cs="Calibri"/>
        </w:rPr>
        <w:t>(Imai et al., 2018)</w:t>
      </w:r>
      <w:r>
        <w:rPr/>
      </w:r>
      <w:r>
        <w:rPr/>
        <w:fldChar w:fldCharType="end"/>
      </w:r>
      <w:r>
        <w:rPr/>
        <w:t xml:space="preserve">. Successfully isolating the signals of these relationships is however, challenging, due to the complexity of social-ecological systems, the non-linear feedback loops, and the heterogeneity in system dynamics at different scales.   </w:t>
      </w:r>
    </w:p>
    <w:p>
      <w:pPr>
        <w:pStyle w:val="Normal"/>
        <w:rPr>
          <w:b/>
          <w:b/>
          <w:bCs/>
          <w:i/>
          <w:i/>
          <w:iCs/>
        </w:rPr>
      </w:pPr>
      <w:r>
        <w:rPr>
          <w:b/>
          <w:bCs/>
          <w:i/>
          <w:iCs/>
        </w:rPr>
        <w:t>Modelling approaches</w:t>
      </w:r>
    </w:p>
    <w:p>
      <w:pPr>
        <w:pStyle w:val="Normal"/>
        <w:rPr/>
      </w:pPr>
      <w:r>
        <w:rPr/>
        <w:t xml:space="preserve">Modelling the processes that drive land use change (LUC), including forest loss, is challenging due to the complexity of the systems within which it occurs </w:t>
      </w:r>
      <w:r>
        <w:fldChar w:fldCharType="begin"/>
      </w:r>
      <w:r>
        <w:rPr/>
        <w:instrText>ADDIN ZOTERO_ITEM CSL_CITATION {"citationID":"GeSOjbG4","properties":{"formattedCitation":"(Basse et al., 2014)","plainCitation":"(Basse et al., 2014)","noteIndex":0},"citationItems":[{"id":1520,"uris":["http://zotero.org/users/2170232/items/LLN2Z9J7"],"uri":["http://zotero.org/users/2170232/items/LLN2Z9J7"],"itemData":{"id":1520,"type":"article-journal","abstract":"Identifying and evaluating the driving forces that are behind land use and land cover changes remains one of the most difficult exercises that geographers and environmental scientists must continually address. The difficulty emerges from the fact that in land use and land cover systems, multiple actions and interactions between different factors (e.g., economic, political, environmental, biophysical, institutional, and cultural) come into play and make it difficult to understand how the processes behind the changes function. Using advanced methods, such as Cellular Automata (CA) and Artificial Neural Networks (ANNs), the results highlight that these tools are adequate in formalising knowledge regarding land use systems in cross-border regions. Moreover, because modelling land use changes using big data is gaining increasing popularity, ANN techniques could contribute to improving the calibration of cellular automata-based land use models.","container-title":"Applied Geography","DOI":"10.1016/j.apgeog.2014.06.016","ISSN":"0143-6228","journalAbbreviation":"Applied Geography","page":"160-171","source":"ScienceDirect","title":"Land use changes modelling using advanced methods: Cellular automata and artificial neural networks. The spatial and explicit representation of land cover dynamics at the cross-border region scale","title-short":"Land use changes modelling using advanced methods","volume":"53","author":[{"family":"Basse","given":"Reine Maria"},{"family":"Omrani","given":"Hichem"},{"family":"Charif","given":"Omar"},{"family":"Gerber","given":"Philippe"},{"family":"Bódis","given":"Katalin"}],"issued":{"date-parts":[["2014",9,1]]}}}],"schema":"https://github.com/citation-style-language/schema/raw/master/csl-citation.json"}</w:instrText>
      </w:r>
      <w:r>
        <w:rPr/>
      </w:r>
      <w:r>
        <w:rPr/>
        <w:fldChar w:fldCharType="separate"/>
      </w:r>
      <w:r>
        <w:rPr/>
      </w:r>
      <w:r>
        <w:rPr>
          <w:rFonts w:cs="Calibri"/>
        </w:rPr>
        <w:t>(Basse et al., 2014)</w:t>
      </w:r>
      <w:r>
        <w:rPr/>
      </w:r>
      <w:r>
        <w:rPr/>
        <w:fldChar w:fldCharType="end"/>
      </w:r>
      <w:r>
        <w:rPr/>
        <w:t xml:space="preserve">. Advanced modelling frameworks have developed which are allowing greater understanding of the processes underlying LUC, and subsequently more accurate predictions into the future </w:t>
      </w:r>
      <w:r>
        <w:fldChar w:fldCharType="begin"/>
      </w:r>
      <w:r>
        <w:rPr/>
        <w:instrText>ADDIN ZOTERO_ITEM CSL_CITATION {"citationID":"M5clZtuV","properties":{"formattedCitation":"(Basse et al., 2014; Bonilla-Bedoya et al., 2018)","plainCitation":"(Basse et al., 2014; Bonilla-Bedoya et al., 2018)","noteIndex":0},"citationItems":[{"id":1520,"uris":["http://zotero.org/users/2170232/items/LLN2Z9J7"],"uri":["http://zotero.org/users/2170232/items/LLN2Z9J7"],"itemData":{"id":1520,"type":"article-journal","abstract":"Identifying and evaluating the driving forces that are behind land use and land cover changes remains one of the most difficult exercises that geographers and environmental scientists must continually address. The difficulty emerges from the fact that in land use and land cover systems, multiple actions and interactions between different factors (e.g., economic, political, environmental, biophysical, institutional, and cultural) come into play and make it difficult to understand how the processes behind the changes function. Using advanced methods, such as Cellular Automata (CA) and Artificial Neural Networks (ANNs), the results highlight that these tools are adequate in formalising knowledge regarding land use systems in cross-border regions. Moreover, because modelling land use changes using big data is gaining increasing popularity, ANN techniques could contribute to improving the calibration of cellular automata-based land use models.","container-title":"Applied Geography","DOI":"10.1016/j.apgeog.2014.06.016","ISSN":"0143-6228","journalAbbreviation":"Applied Geography","page":"160-171","source":"ScienceDirect","title":"Land use changes modelling using advanced methods: Cellular automata and artificial neural networks. The spatial and explicit representation of land cover dynamics at the cross-border region scale","title-short":"Land use changes modelling using advanced methods","volume":"53","author":[{"family":"Basse","given":"Reine Maria"},{"family":"Omrani","given":"Hichem"},{"family":"Charif","given":"Omar"},{"family":"Gerber","given":"Philippe"},{"family":"Bódis","given":"Katalin"}],"issued":{"date-parts":[["2014",9,1]]}}},{"id":179,"uris":["http://zotero.org/users/2170232/items/WZLMGHYE"],"uri":["http://zotero.org/users/2170232/items/WZLMGHYE"],"itemData":{"id":179,"type":"article-journal","abstract":"The ecosystem services provided by tropical forests are affected by deforestation. Territorial management strategies aim to prevent and mitigate forest loss. Therefore, modeling potential land use changes is important for forest management, monitoring, and evaluation. This study determined whether there are relationships between forest vulnerability to deforestation (potential deforestation distribution) and the forest management policies applied in the Ecuadorian Amazon. Proxy and underlying variables were used to construct a statistical model, based on the principle of maximum entropy that could predict potential land use changes. Entropy can be seen as a measure of uncertainty for a density function. Receiver operating characteristics (ROC) analysis and the Jackknife Test were used to validate the model. The importance of input variables in the model was determined through: Percent Contribution (PC) and Permutation Importance (PI). The results were compared with prevailing regional forest management strategies. The socioeconomic variables that provided the largest amount of information in the overall model (AUC = 0.81) and that showed most of the information not present in other variables were: “Protected areas-Intangible zone” (PC = 24%, PI = 12.4%), “timber harvesting programs” (PC = 21.7%, PI = 4.7%), “road network” (PC = 18.9%, PI = 7.7%), and “poverty rate” (PC = 3.7%, PI = 6.1%). Also, the biophysical variable “temperature” (PC = 7,9%, PI = 22.3%) provided information in the overall model. The results suggested the need for changes in forest management strategies. Forest policies and management plans should consider integrating and strengthening protected areas and intangible zones, as well as restricting timber harvesting in native forest and establishing forest areas under permanent management. Furthermore, the results also suggested that financial incentive programs to reduce deforestation have to be evaluated because their present distribution is inefficient. In this context, conservation incentive plans need to be revised so that they focus on areas at deforestation risk.","container-title":"Science of The Total Environment","DOI":"10.1016/j.scitotenv.2018.07.028","ISSN":"0048-9697","journalAbbreviation":"Science of The Total Environment","page":"1044-1055","source":"ScienceDirect","title":"Socioecological system and potential deforestation in Western Amazon forest landscapes","volume":"644","author":[{"family":"Bonilla-Bedoya","given":"S."},{"family":"Estrella-Bastidas","given":"Anabel"},{"family":"Molina","given":"Juan Ramón"},{"family":"Herrera","given":"Miguel Ángel"}],"issued":{"date-parts":[["2018",12,10]]}}}],"schema":"https://github.com/citation-style-language/schema/raw/master/csl-citation.json"}</w:instrText>
      </w:r>
      <w:r>
        <w:rPr/>
      </w:r>
      <w:r>
        <w:rPr/>
        <w:fldChar w:fldCharType="separate"/>
      </w:r>
      <w:r>
        <w:rPr/>
      </w:r>
      <w:r>
        <w:rPr>
          <w:rFonts w:cs="Calibri"/>
        </w:rPr>
        <w:t>(Basse et al., 2014; Bonilla-Bedoya et al., 2018)</w:t>
      </w:r>
      <w:r>
        <w:rPr/>
      </w:r>
      <w:r>
        <w:rPr/>
        <w:fldChar w:fldCharType="end"/>
      </w:r>
      <w:r>
        <w:rPr/>
        <w:t xml:space="preserve">. However, the modelling approach taken depends on several factors including 1) the research question, e.g., whether you want to model </w:t>
      </w:r>
      <w:r>
        <w:rPr>
          <w:i/>
          <w:iCs/>
        </w:rPr>
        <w:t>patterns</w:t>
      </w:r>
      <w:r>
        <w:rPr/>
        <w:t xml:space="preserve"> of LUC or the </w:t>
      </w:r>
      <w:r>
        <w:rPr>
          <w:i/>
          <w:iCs/>
        </w:rPr>
        <w:t>processes</w:t>
      </w:r>
      <w:r>
        <w:rPr/>
        <w:t xml:space="preserve"> of LUC, 2) the scale of the analysis </w:t>
      </w:r>
      <w:r>
        <w:fldChar w:fldCharType="begin"/>
      </w:r>
      <w:r>
        <w:rPr/>
        <w:instrText>ADDIN ZOTERO_ITEM CSL_CITATION {"citationID":"fpYMEYuQ","properties":{"formattedCitation":"(Brown et al., 2013)","plainCitation":"(Brown et al., 2013)","noteIndex":0},"citationItems":[{"id":1940,"uris":["http://zotero.org/users/2170232/items/53Q9HMSK"],"uri":["http://zotero.org/users/2170232/items/53Q9HMSK"],"itemData":{"id":1940,"type":"article-journal","abstract":"Land change modeling supports analyses, assessments, and decisions concerning land management by providing a platform for both encoding mechanisms of land-change processes and making projections of future land-cover and land-use patterns. Approaches have ranged from pattern-based methods, such as machine learning models, to structural or process-based methods, such as economic or agent-based models. Selection of the appropriate modeling approach for a given scientific or decision making purpose is essential. Additionally, we argue that more needs to be done to develop and disseminate methods for evaluating land-change models (LCMs). The profession needs better data to support the use of LCMs, integration of models that operate at various scales, and combinations of models that address both positive and normative aspects of land use and land cover patterns and dynamics","collection-title":"Human settlements and industrial systems","container-title":"Current Opinion in Environmental Sustainability","DOI":"10.1016/j.cosust.2013.07.012","ISSN":"1877-3435","issue":"5","journalAbbreviation":"Current Opinion in Environmental Sustainability","page":"452-457","source":"ScienceDirect","title":"Opportunities to improve impact, integration, and evaluation of land change models","volume":"5","author":[{"family":"Brown","given":"Daniel G"},{"family":"Verburg","given":"Peter H"},{"family":"Pontius","given":"Robert Gilmore"},{"family":"Lange","given":"Mark D"}],"issued":{"date-parts":[["2013",10,1]]}}}],"schema":"https://github.com/citation-style-language/schema/raw/master/csl-citation.json"}</w:instrText>
      </w:r>
      <w:r>
        <w:rPr/>
      </w:r>
      <w:r>
        <w:rPr/>
        <w:fldChar w:fldCharType="separate"/>
      </w:r>
      <w:r>
        <w:rPr/>
      </w:r>
      <w:r>
        <w:rPr>
          <w:rFonts w:cs="Calibri"/>
        </w:rPr>
        <w:t>(Brown et al., 2013)</w:t>
      </w:r>
      <w:r>
        <w:rPr/>
      </w:r>
      <w:r>
        <w:rPr/>
        <w:fldChar w:fldCharType="end"/>
      </w:r>
      <w:r>
        <w:rPr/>
        <w:t xml:space="preserve">, e.g., understanding human decision-making that drives land conversion at the local level, or understanding how global macroeconomics affect agricultural expansion at a regional or national level, 3) expertise and interests, which govern both the research questions and the statistical approaches that are likely to be used, and 4) data availability, which although has seen dramatic improvements in recent decades thanks to freely available, high resolution remote sensing imagery and long-term global data sets on socioeconomics, can still limit analyses, particularly when there are scale mismatches between data </w:t>
      </w:r>
      <w:r>
        <w:fldChar w:fldCharType="begin"/>
      </w:r>
      <w:r>
        <w:rPr/>
        <w:instrText>ADDIN ZOTERO_ITEM CSL_CITATION {"citationID":"EJlQaKOV","properties":{"formattedCitation":"(Ceddia, 2019)","plainCitation":"(Ceddia, 2019)","noteIndex":0},"citationItems":[{"id":174,"uris":["http://zotero.org/users/2170232/items/8DFGLQ2A"],"uri":["http://zotero.org/users/2170232/items/8DFGLQ2A"],"itemData":{"id":174,"type":"article-journal","abstract":"Agricultural expansion remains the most prominent proximate cause of tropical deforestation in Latin America, a region characterized by deforestation rates substantially above the world average and extremely high inequality. This paper deploys several multivariate statistical models to test whether different aspects of inequality, within a context of increasing agricultural productivity, promote agricultural expansion (Jevons paradox) or contraction (land-sparing) in 10 Latin American countries over 1990–2010. Here I show the existence of distinct patterns between the instantaneous and the overall (i.e., accounting for temporal lags) effect of increasing agricultural productivity, conditional on the degree of income, land, and wealth inequality. In a context of perfect equality, the instantaneous effect of increases in agricultural productivity is to promote agricultural expansion (Jevons paradox). When temporal lags are accounted for, agricultural productivity appears to be mainly land-sparing. Increases in the level of inequality, in all its forms, promote agricultural expansion, thus eroding the land-sparing effects of increasing productivity. The results also suggest that the instantaneous impact of inequality is larger than the overall effect (accounting for temporal lags) and that the effects of income inequality are stronger than those of land and wealth inequality, respectively. Reaping the benefits of increasing agricultural productivity, and achieving sustainable agricultural intensification in Latin America, requires policy interventions that specifically address inequality.","container-title":"Proceedings of the National Academy of Sciences","DOI":"10.1073/pnas.1814894116","ISSN":"0027-8424, 1091-6490","issue":"7","journalAbbreviation":"PNAS","language":"en","note":"PMID: 30679279","page":"2527-2532","source":"www.pnas.org","title":"The impact of income, land, and wealth inequality on agricultural expansion in Latin America","volume":"116","author":[{"family":"Ceddia","given":"M. Graziano"}],"issued":{"date-parts":[["2019",2,12]]}}}],"schema":"https://github.com/citation-style-language/schema/raw/master/csl-citation.json"}</w:instrText>
      </w:r>
      <w:r>
        <w:rPr/>
      </w:r>
      <w:r>
        <w:rPr/>
        <w:fldChar w:fldCharType="separate"/>
      </w:r>
      <w:r>
        <w:rPr/>
      </w:r>
      <w:r>
        <w:rPr>
          <w:rFonts w:cs="Calibri"/>
        </w:rPr>
        <w:t>(Ceddia, 2019)</w:t>
      </w:r>
      <w:r>
        <w:rPr/>
      </w:r>
      <w:r>
        <w:rPr/>
        <w:fldChar w:fldCharType="end"/>
      </w:r>
      <w:r>
        <w:rPr/>
        <w:t xml:space="preserve">. </w:t>
      </w:r>
    </w:p>
    <w:p>
      <w:pPr>
        <w:pStyle w:val="Normal"/>
        <w:rPr/>
      </w:pPr>
      <w:r>
        <w:rPr/>
        <w:t xml:space="preserve">Methodological approaches fall broadly into two groups governed largely by the aims of the study. First, modelling the spatial processes of LUC is a common goal, as this allows researchers to use patterns of past LUC to predict which areas are at higher risk of land conversion in the future, with the potential to explore a number of plausible future scenarios </w:t>
      </w:r>
      <w:r>
        <w:fldChar w:fldCharType="begin"/>
      </w:r>
      <w:r>
        <w:rPr/>
        <w:instrText>ADDIN ZOTERO_ITEM CSL_CITATION {"citationID":"yUHiZ6Uo","properties":{"formattedCitation":"(Basse et al., 2014)","plainCitation":"(Basse et al., 2014)","noteIndex":0},"citationItems":[{"id":1520,"uris":["http://zotero.org/users/2170232/items/LLN2Z9J7"],"uri":["http://zotero.org/users/2170232/items/LLN2Z9J7"],"itemData":{"id":1520,"type":"article-journal","abstract":"Identifying and evaluating the driving forces that are behind land use and land cover changes remains one of the most difficult exercises that geographers and environmental scientists must continually address. The difficulty emerges from the fact that in land use and land cover systems, multiple actions and interactions between different factors (e.g., economic, political, environmental, biophysical, institutional, and cultural) come into play and make it difficult to understand how the processes behind the changes function. Using advanced methods, such as Cellular Automata (CA) and Artificial Neural Networks (ANNs), the results highlight that these tools are adequate in formalising knowledge regarding land use systems in cross-border regions. Moreover, because modelling land use changes using big data is gaining increasing popularity, ANN techniques could contribute to improving the calibration of cellular automata-based land use models.","container-title":"Applied Geography","DOI":"10.1016/j.apgeog.2014.06.016","ISSN":"0143-6228","journalAbbreviation":"Applied Geography","page":"160-171","source":"ScienceDirect","title":"Land use changes modelling using advanced methods: Cellular automata and artificial neural networks. The spatial and explicit representation of land cover dynamics at the cross-border region scale","title-short":"Land use changes modelling using advanced methods","volume":"53","author":[{"family":"Basse","given":"Reine Maria"},{"family":"Omrani","given":"Hichem"},{"family":"Charif","given":"Omar"},{"family":"Gerber","given":"Philippe"},{"family":"Bódis","given":"Katalin"}],"issued":{"date-parts":[["2014",9,1]]}}}],"schema":"https://github.com/citation-style-language/schema/raw/master/csl-citation.json"}</w:instrText>
      </w:r>
      <w:r>
        <w:rPr/>
      </w:r>
      <w:r>
        <w:rPr/>
        <w:fldChar w:fldCharType="separate"/>
      </w:r>
      <w:r>
        <w:rPr/>
      </w:r>
      <w:r>
        <w:rPr>
          <w:rFonts w:cs="Calibri"/>
        </w:rPr>
        <w:t>(Basse et al., 2014)</w:t>
      </w:r>
      <w:r>
        <w:rPr/>
      </w:r>
      <w:r>
        <w:rPr/>
        <w:fldChar w:fldCharType="end"/>
      </w:r>
      <w:r>
        <w:rPr/>
        <w:t xml:space="preserve">. There are several spatially explicit cell-based modelling frameworks that can achieve these aims, including maximum entropy </w:t>
      </w:r>
      <w:r>
        <w:fldChar w:fldCharType="begin"/>
      </w:r>
      <w:r>
        <w:rPr/>
        <w:instrText>ADDIN ZOTERO_ITEM CSL_CITATION {"citationID":"tpfDNh1d","properties":{"formattedCitation":"(Bonilla-Bedoya et al., 2018; de Souza and De Marco, 2014)","plainCitation":"(Bonilla-Bedoya et al., 2018; de Souza and De Marco, 2014)","noteIndex":0},"citationItems":[{"id":179,"uris":["http://zotero.org/users/2170232/items/WZLMGHYE"],"uri":["http://zotero.org/users/2170232/items/WZLMGHYE"],"itemData":{"id":179,"type":"article-journal","abstract":"The ecosystem services provided by tropical forests are affected by deforestation. Territorial management strategies aim to prevent and mitigate forest loss. Therefore, modeling potential land use changes is important for forest management, monitoring, and evaluation. This study determined whether there are relationships between forest vulnerability to deforestation (potential deforestation distribution) and the forest management policies applied in the Ecuadorian Amazon. Proxy and underlying variables were used to construct a statistical model, based on the principle of maximum entropy that could predict potential land use changes. Entropy can be seen as a measure of uncertainty for a density function. Receiver operating characteristics (ROC) analysis and the Jackknife Test were used to validate the model. The importance of input variables in the model was determined through: Percent Contribution (PC) and Permutation Importance (PI). The results were compared with prevailing regional forest management strategies. The socioeconomic variables that provided the largest amount of information in the overall model (AUC = 0.81) and that showed most of the information not present in other variables were: “Protected areas-Intangible zone” (PC = 24%, PI = 12.4%), “timber harvesting programs” (PC = 21.7%, PI = 4.7%), “road network” (PC = 18.9%, PI = 7.7%), and “poverty rate” (PC = 3.7%, PI = 6.1%). Also, the biophysical variable “temperature” (PC = 7,9%, PI = 22.3%) provided information in the overall model. The results suggested the need for changes in forest management strategies. Forest policies and management plans should consider integrating and strengthening protected areas and intangible zones, as well as restricting timber harvesting in native forest and establishing forest areas under permanent management. Furthermore, the results also suggested that financial incentive programs to reduce deforestation have to be evaluated because their present distribution is inefficient. In this context, conservation incentive plans need to be revised so that they focus on areas at deforestation risk.","container-title":"Science of The Total Environment","DOI":"10.1016/j.scitotenv.2018.07.028","ISSN":"0048-9697","journalAbbreviation":"Science of The Total Environment","page":"1044-1055","source":"ScienceDirect","title":"Socioecological system and potential deforestation in Western Amazon forest landscapes","volume":"644","author":[{"family":"Bonilla-Bedoya","given":"S."},{"family":"Estrella-Bastidas","given":"Anabel"},{"family":"Molina","given":"Juan Ramón"},{"family":"Herrera","given":"Miguel Ángel"}],"issued":{"date-parts":[["2018",12,10]]}}},{"id":2739,"uris":["http://zotero.org/users/2170232/items/6XJ7VLX5"],"uri":["http://zotero.org/users/2170232/items/6XJ7VLX5"],"itemData":{"id":2739,"type":"article-journal","abstract":"The prevention of deforestation in rainforests requires the identification of where facilitating and mitigating factors will combine and increase the likelihood of deforestation. This approach, which relates a geographic space with an environmental space of factors to predict where new deforestation will occur, is very similar to the approaches used to predict species distributions. Thus, we believe that deforestation can be treated as a “species” and that its future occurrence can be determined using species distribution models. The objective of this work is to test the efficiency of species distribution models in predicting the potential areas of deforestation in a region of the western Amazon. We analyzed five different areas in the arc of deforestation. For each area, we ran the MaxEnt model in six different experiments to determine the boundaries of the probability distributions. Potential areas identified using the different models of MaxEnt were very effective in predicting deforestation areas. The models that used only previous deforestation density were less effective than the models that included functional variables. In four of the five areas, 80% of the new deforestation occurred in the area predicted by the models. These models were more effective than the business-as-usual (BAU) and governance (GOV) model scenarios described using the DINAMICA-EGO platform by Soares-Filho et al. (2006). Species distribution models are a valuable tool for determining potential areas of future Amazon deforestation. The use of these models arises as support to efforts to conserve tropical forests and identify critical locations where command and control actions against deforestation can be most efficient.","container-title":"Ecological Modelling","DOI":"10.1016/j.ecolmodel.2014.07.007","ISSN":"0304-3800","journalAbbreviation":"Ecological Modelling","language":"en","page":"250-259","source":"ScienceDirect","title":"The use of species distribution models to predict the spatial distribution of deforestation in the western Brazilian Amazon","volume":"291","author":[{"family":"Souza","given":"Rodrigo Antônio","non-dropping-particle":"de"},{"family":"De Marco","given":"Paulo"}],"issued":{"date-parts":[["2014",11,10]]}}}],"schema":"https://github.com/citation-style-language/schema/raw/master/csl-citation.json"}</w:instrText>
      </w:r>
      <w:r>
        <w:rPr/>
      </w:r>
      <w:r>
        <w:rPr/>
        <w:fldChar w:fldCharType="separate"/>
      </w:r>
      <w:r>
        <w:rPr/>
      </w:r>
      <w:r>
        <w:rPr>
          <w:rFonts w:cs="Calibri"/>
        </w:rPr>
        <w:t>(Bonilla-Bedoya et al., 2018; de Souza and De Marco, 2014)</w:t>
      </w:r>
      <w:r>
        <w:rPr/>
      </w:r>
      <w:r>
        <w:rPr/>
        <w:fldChar w:fldCharType="end"/>
      </w:r>
      <w:r>
        <w:rPr/>
        <w:t xml:space="preserve">, and cellular automata </w:t>
      </w:r>
      <w:r>
        <w:fldChar w:fldCharType="begin"/>
      </w:r>
      <w:r>
        <w:rPr/>
        <w:instrText>ADDIN ZOTERO_ITEM CSL_CITATION {"citationID":"M3Guuckj","properties":{"formattedCitation":"(Stevens and Dragi\\uc0\\u263{}evi\\uc0\\u263{}, 2007; Yang et al., 2012)","plainCitation":"(Stevens and Dragićević, 2007; Yang et al., 2012)","noteIndex":0},"citationItems":[{"id":2745,"uris":["http://zotero.org/users/2170232/items/YZU2LDXS"],"uri":["http://zotero.org/users/2170232/items/YZU2LDXS"],"itemData":{"id":2745,"type":"article-journal","abstract":"This study proposes an alternative cellular automata (CA) model, which relaxes the traditional CA regular square grid and synchronous growth, and is designed for representations of land-use change in rural-urban fringe settings. The model uses high-resolution spatial data in the form of irregularly sized and shaped land parcels, and incorporates synchronous and asynchronous development in order to model more realistically land-use change at the land parcel scale. The model allows urban planners and other stakeholders to evaluate how different subdivision designs will influence development under varying population growth rates and buyer preferences. A model prototype has been developed in a common desktop GIS and applied to a rapidly developing area of a midsized Canadian city.","container-title":"Environment and Planning B: Planning and Design","DOI":"10.1068/b32098","ISSN":"0265-8135","issue":"4","journalAbbreviation":"Environ Plann B Plann Des","language":"en","note":"publisher: SAGE Publications Ltd STM","page":"708-724","source":"SAGE Journals","title":"A GIS-Based Irregular Cellular Automata Model of Land-Use Change","volume":"34","author":[{"family":"Stevens","given":"Daniel"},{"family":"Dragićević","given":"Suzana"}],"issued":{"date-parts":[["2007",8,1]]}}},{"id":2746,"uris":["http://zotero.org/users/2170232/items/IHAVUJ2C"],"uri":["http://zotero.org/users/2170232/items/IHAVUJ2C"],"itemData":{"id":2746,"type":"article-journal","abstract":"This paper proposes a spatiotemporal model of land use change based on ant colony optimization (ACO), Markov chain and cellular automata (CA). These three methodologies have previously been used separately or in pairs to simulate land use change. In this paper, we apply them in combination, using ant colony optimization and cellular automata to manage the spatial distribution of land use, and applying Markov chain and cellular automata to manage the total amount of land use coverage. We first describe the principle and implementation of the model. Then a land use map of an experimental area (Changping, a district of Beijing) based on land use maps from 1988 and 1998 is simulated for 2008 using the model. By analyzing with real situation, accuracy of the simulation result manifests that the model is useful for land use change simulation. And compared with the other two models (CA–Markov model and ACO–CA model), the model is more appropriate in predicting both the quantity and spatial distribution of land use change in the study area. Therefore the model proposed by this paper is capable of simulating land use change.","container-title":"Ecological Modelling","DOI":"10.1016/j.ecolmodel.2012.03.011","ISSN":"0304-3800","journalAbbreviation":"Ecological Modelling","language":"en","page":"11-19","source":"ScienceDirect","title":"A spatiotemporal model of land use change based on ant colony optimization, Markov chain and cellular automata","volume":"233","author":[{"family":"Yang","given":"Xin"},{"family":"Zheng","given":"Xin-Qi"},{"family":"Lv","given":"Li-Na"}],"issued":{"date-parts":[["2012",5,24]]}}}],"schema":"https://github.com/citation-style-language/schema/raw/master/csl-citation.json"}</w:instrText>
      </w:r>
      <w:r>
        <w:rPr/>
      </w:r>
      <w:r>
        <w:rPr/>
        <w:fldChar w:fldCharType="separate"/>
      </w:r>
      <w:r>
        <w:rPr/>
      </w:r>
      <w:r>
        <w:rPr>
          <w:rFonts w:cs="Calibri"/>
          <w:szCs w:val="24"/>
        </w:rPr>
        <w:t>(Stevens and Dragićević, 2007; Yang et al., 2012)</w:t>
      </w:r>
      <w:r>
        <w:rPr/>
      </w:r>
      <w:r>
        <w:rPr/>
        <w:fldChar w:fldCharType="end"/>
      </w:r>
      <w:r>
        <w:rPr/>
        <w:t xml:space="preserve">, which rely on discrete spatial units that have associated variable values and tend to be spatially correlated. Models are trained on past LUC, thus developing rules which govern the likelihood of a given cell being converted under various future conditions. These rule-based approaches can be improved with advanced machine learning techniques such as artificial neural networks </w:t>
      </w:r>
      <w:r>
        <w:fldChar w:fldCharType="begin"/>
      </w:r>
      <w:r>
        <w:rPr/>
        <w:instrText>ADDIN ZOTERO_ITEM CSL_CITATION {"citationID":"TqWmVzsU","properties":{"formattedCitation":"(Basse et al., 2014)","plainCitation":"(Basse et al., 2014)","noteIndex":0},"citationItems":[{"id":1520,"uris":["http://zotero.org/users/2170232/items/LLN2Z9J7"],"uri":["http://zotero.org/users/2170232/items/LLN2Z9J7"],"itemData":{"id":1520,"type":"article-journal","abstract":"Identifying and evaluating the driving forces that are behind land use and land cover changes remains one of the most difficult exercises that geographers and environmental scientists must continually address. The difficulty emerges from the fact that in land use and land cover systems, multiple actions and interactions between different factors (e.g., economic, political, environmental, biophysical, institutional, and cultural) come into play and make it difficult to understand how the processes behind the changes function. Using advanced methods, such as Cellular Automata (CA) and Artificial Neural Networks (ANNs), the results highlight that these tools are adequate in formalising knowledge regarding land use systems in cross-border regions. Moreover, because modelling land use changes using big data is gaining increasing popularity, ANN techniques could contribute to improving the calibration of cellular automata-based land use models.","container-title":"Applied Geography","DOI":"10.1016/j.apgeog.2014.06.016","ISSN":"0143-6228","journalAbbreviation":"Applied Geography","page":"160-171","source":"ScienceDirect","title":"Land use changes modelling using advanced methods: Cellular automata and artificial neural networks. The spatial and explicit representation of land cover dynamics at the cross-border region scale","title-short":"Land use changes modelling using advanced methods","volume":"53","author":[{"family":"Basse","given":"Reine Maria"},{"family":"Omrani","given":"Hichem"},{"family":"Charif","given":"Omar"},{"family":"Gerber","given":"Philippe"},{"family":"Bódis","given":"Katalin"}],"issued":{"date-parts":[["2014",9,1]]}}}],"schema":"https://github.com/citation-style-language/schema/raw/master/csl-citation.json"}</w:instrText>
      </w:r>
      <w:r>
        <w:rPr/>
      </w:r>
      <w:r>
        <w:rPr/>
        <w:fldChar w:fldCharType="separate"/>
      </w:r>
      <w:r>
        <w:rPr/>
      </w:r>
      <w:r>
        <w:rPr>
          <w:rFonts w:cs="Calibri"/>
        </w:rPr>
        <w:t>(Basse et al., 2014)</w:t>
      </w:r>
      <w:r>
        <w:rPr/>
      </w:r>
      <w:r>
        <w:rPr/>
        <w:fldChar w:fldCharType="end"/>
      </w:r>
      <w:r>
        <w:rPr/>
        <w:t xml:space="preserve">. More traditional statistical models have also been used in a cell-based framework, whereby models such as logistic regression are used to predict the likelihood of a cell being converted </w:t>
      </w:r>
      <w:r>
        <w:fldChar w:fldCharType="begin"/>
      </w:r>
      <w:r>
        <w:rPr/>
        <w:instrText>ADDIN ZOTERO_ITEM CSL_CITATION {"citationID":"WZ0VrOvA","properties":{"formattedCitation":"(Aguiar et al., 2016; Aspinall, 2004)","plainCitation":"(Aguiar et al., 2016; Aspinall, 2004)","noteIndex":0},"citationItems":[{"id":1539,"uris":["http://zotero.org/users/2170232/items/5JWHZEXB"],"uri":["http://zotero.org/users/2170232/items/5JWHZEXB"],"itemData":{"id":1539,"type":"article-journal","abstract":"Following an intense occupation process that was initiated in the 1960s, deforestation rates in the Brazilian Amazon have decreased significantly since 2004, stabilizing around 6000 km2 yr−1 in the last 5 years. A convergence of conditions contributed to this, including the creation of protected areas, the use of effective monitoring systems, and credit restriction mechanisms. Nevertheless, other threats remain, including the rapidly expanding global markets for agricultural commodities, large-scale transportation and energy infrastructure projects, and weak institutions. We propose three updated qualitative and quantitative land-use scenarios for the Brazilian Amazon, including a normative ‘Sustainability’ scenario in which we envision major socio-economic, institutional, and environmental achievements in the region. We developed an innovative spatially explicit modelling approach capable of representing alternative pathways of the clear-cut deforestation, secondary vegetation dynamics, and the old-growth forest degradation. We use the computational models to estimate net deforestation-driven carbon emissions for the different scenarios. The region would become a sink of carbon after 2020 in a scenario of residual deforestation (~1000 km2 yr−1) and a change in the current dynamics of the secondary vegetation – in a forest transition scenario. However, our results also show that the continuation of the current situation of relatively low deforestation rates and short life cycle of the secondary vegetation would maintain the region as a source of CO2 – even if a large portion of the deforested area is covered by secondary vegetation. In relation to the old-growth forest degradation process, we estimated average gross emission corresponding to 47% of the clear-cut deforestation from 2007 to 2013 (using the DEGRAD system data), although the aggregate effects of the postdisturbance regeneration can partially offset these emissions. Both processes (secondary vegetation and forest degradation) need to be better understood as they potentially will play a decisive role in the future regional carbon balance.","container-title":"Global Change Biology","DOI":"10.1111/gcb.13134","ISSN":"1365-2486","issue":"5","journalAbbreviation":"Glob Change Biol","language":"en","page":"1821-1840","source":"Wiley Online Library","title":"Land use change emission scenarios: anticipating a forest transition process in the Brazilian Amazon","title-short":"Land use change emission scenarios","volume":"22","author":[{"family":"Aguiar","given":"Ana Paula Dutra"},{"family":"Vieira","given":"Ima Célia Guimarães"},{"family":"Assis","given":"Talita Oliveira"},{"family":"Dalla-Nora","given":"Eloi L"},{"family":"Toledo","given":"Peter Mann"},{"family":"Oliveira Santos-Junior","given":"Roberto Araújo"},{"family":"Batistella","given":"Mateus"},{"family":"Coelho","given":"Andrea Santos"},{"family":"Savaget","given":"Elza Kawakami"},{"family":"Aragão","given":"Luiz Eduardo Oliveira Cruz"},{"family":"Nobre","given":"Carlos Afonso"},{"family":"Ometto","given":"Jean Pierre H."}],"issued":{"date-parts":[["2016",5,1]]}}},{"id":1524,"uris":["http://zotero.org/users/2170232/items/TMLEQ5F8"],"uri":["http://zotero.org/users/2170232/items/TMLEQ5F8"],"itemData":{"id":1524,"type":"article-journal","abstract":"This paper develops an approach to modelling land use change that links model selection and multi-model inference with empirical models and GIS. Land use change is frequently studied, and understanding gained, through a process of modelling that is an empirical analysis of documented changes in land cover or land use patterns. The approach here is based on analysis and comparison of multiple models of land use patterns using model selection and multi-model inference. The approach is illustrated with a case study of rural housing as it has developed for part of Gallatin County, Montana, USA. A GIS contains the location of rural housing on a yearly basis from 1860 to 2000. The database also documents a variety of environmental and socio-economic conditions. A general model of settlement development describes the evolution of drivers of land use change and their impacts in the region. This model is used to develop a series of different models reflecting drivers of change at different periods in the history of the study area. These period specific models represent a series of multiple working hypotheses describing (a) the effects of spatial variables as a representation of social, economic and environmental drivers of land use change, and (b) temporal changes in the effects of the spatial variables as the drivers of change evolve over time. Logistic regression is used to calibrate and interpret these models and the models are then compared and evaluated with model selection techniques. Results show that different models are ‘best’ for the different periods. The different models for different periods demonstrate that models are not invariant over time which presents challenges for validation and testing of empirical models. The research demonstrates (i) model selection as a mechanism for rating among many plausible models that describe land cover or land use patterns, (ii) inference from a set of models rather than from a single model, (iii) that models can be developed based on hypothesised relationships based on consideration of underlying and proximate causes of change, and (iv) that models are not invariant over time.","collection-title":"Modelling land use change and environmental impact","container-title":"Journal of Environmental Management","DOI":"10.1016/j.jenvman.2004.02.009","ISSN":"0301-4797","issue":"1","journalAbbreviation":"Journal of Environmental Management","page":"91-103","source":"ScienceDirect","title":"Modelling land use change with generalized linear models—a multi-model analysis of change between 1860 and 2000 in Gallatin Valley, Montana","volume":"72","author":[{"family":"Aspinall","given":"Richard"}],"issued":{"date-parts":[["2004",8,1]]}}}],"schema":"https://github.com/citation-style-language/schema/raw/master/csl-citation.json"}</w:instrText>
      </w:r>
      <w:r>
        <w:rPr/>
      </w:r>
      <w:r>
        <w:rPr/>
        <w:fldChar w:fldCharType="separate"/>
      </w:r>
      <w:r>
        <w:rPr/>
      </w:r>
      <w:r>
        <w:rPr>
          <w:rFonts w:cs="Calibri"/>
        </w:rPr>
        <w:t>(Aguiar et al., 2016; Aspinall, 2004)</w:t>
      </w:r>
      <w:r>
        <w:rPr/>
      </w:r>
      <w:r>
        <w:rPr/>
        <w:fldChar w:fldCharType="end"/>
      </w:r>
      <w:r>
        <w:rPr/>
        <w:t xml:space="preserve">. The above methods require spatially explicit data at the scale of the cell, and so are unable to model broader relationships and drivers that operate at a different level within the system. These approaches rely on geographical and biophysical predictor variables that have fixed values in space, precluding the investigation of national or regional drivers. Socioeconomic drivers can be modelled, provided they can be represented in discrete space and are at the correct scale </w:t>
      </w:r>
      <w:r>
        <w:fldChar w:fldCharType="begin"/>
      </w:r>
      <w:r>
        <w:rPr/>
        <w:instrText>ADDIN ZOTERO_ITEM CSL_CITATION {"citationID":"MlgzJFfH","properties":{"formattedCitation":"(de Souza and De Marco, 2014; Estoque et al., 2019)","plainCitation":"(de Souza and De Marco, 2014; Estoque et al., 2019)","noteIndex":0},"citationItems":[{"id":2739,"uris":["http://zotero.org/users/2170232/items/6XJ7VLX5"],"uri":["http://zotero.org/users/2170232/items/6XJ7VLX5"],"itemData":{"id":2739,"type":"article-journal","abstract":"The prevention of deforestation in rainforests requires the identification of where facilitating and mitigating factors will combine and increase the likelihood of deforestation. This approach, which relates a geographic space with an environmental space of factors to predict where new deforestation will occur, is very similar to the approaches used to predict species distributions. Thus, we believe that deforestation can be treated as a “species” and that its future occurrence can be determined using species distribution models. The objective of this work is to test the efficiency of species distribution models in predicting the potential areas of deforestation in a region of the western Amazon. We analyzed five different areas in the arc of deforestation. For each area, we ran the MaxEnt model in six different experiments to determine the boundaries of the probability distributions. Potential areas identified using the different models of MaxEnt were very effective in predicting deforestation areas. The models that used only previous deforestation density were less effective than the models that included functional variables. In four of the five areas, 80% of the new deforestation occurred in the area predicted by the models. These models were more effective than the business-as-usual (BAU) and governance (GOV) model scenarios described using the DINAMICA-EGO platform by Soares-Filho et al. (2006). Species distribution models are a valuable tool for determining potential areas of future Amazon deforestation. The use of these models arises as support to efforts to conserve tropical forests and identify critical locations where command and control actions against deforestation can be most efficient.","container-title":"Ecological Modelling","DOI":"10.1016/j.ecolmodel.2014.07.007","ISSN":"0304-3800","journalAbbreviation":"Ecological Modelling","language":"en","page":"250-259","source":"ScienceDirect","title":"The use of species distribution models to predict the spatial distribution of deforestation in the western Brazilian Amazon","volume":"291","author":[{"family":"Souza","given":"Rodrigo Antônio","non-dropping-particle":"de"},{"family":"De Marco","given":"Paulo"}],"issued":{"date-parts":[["2014",11,10]]}}},{"id":2193,"uris":["http://zotero.org/users/2170232/items/XLXDWBAC"],"uri":["http://zotero.org/users/2170232/items/XLXDWBAC"],"itemData":{"id":2193,"type":"article-journal","abstract":"While Southeast Asia’s forests play important roles in biodiversity conservation and global carbon (C) balance, the region is also a deforestation hotspot. Here, we consider the five shared socioeconomic pathways (SSPs) to portray a range of plausible futures for the region’s forests, employing a state-of-the-art land change modelling procedure and remotely sensed data. We find that by 2050 under the worst-case scenario, SSP 3 (regional rivalry/a rocky road), the region’s forests would shrink by 5.2 million ha. The region’s aboveground forest carbon stock (AFCS) would decrease by 790 Tg C, 21% of which would be due to old-growth forest loss. Conversely, under the best-case scenario, SSP 1 (sustainability/taking the green road), the region is projected to gain 19.6 million ha of forests and 1651 Tg C of AFCS. The choice of the pathway is thus critical for the future of the region’s forests and their ecosystem functions and services.","container-title":"Nature Communications","DOI":"10.1038/s41467-019-09646-4","ISSN":"2041-1723","issue":"1","language":"en","page":"1829","source":"www.nature.com","title":"The future of Southeast Asia’s forests","volume":"10","author":[{"family":"Estoque","given":"Ronald C."},{"family":"Ooba","given":"Makoto"},{"family":"Avitabile","given":"Valerio"},{"family":"Hijioka","given":"Yasuaki"},{"family":"DasGupta","given":"Rajarshi"},{"family":"Togawa","given":"Takuya"},{"family":"Murayama","given":"Yuji"}],"issued":{"date-parts":[["2019",4,23]]}}}],"schema":"https://github.com/citation-style-language/schema/raw/master/csl-citation.json"}</w:instrText>
      </w:r>
      <w:r>
        <w:rPr/>
      </w:r>
      <w:r>
        <w:rPr/>
        <w:fldChar w:fldCharType="separate"/>
      </w:r>
      <w:r>
        <w:rPr/>
      </w:r>
      <w:r>
        <w:rPr>
          <w:rFonts w:cs="Calibri"/>
        </w:rPr>
        <w:t>(de Souza and De Marco, 2014; Estoque et al., 2019)</w:t>
      </w:r>
      <w:r>
        <w:rPr/>
      </w:r>
      <w:r>
        <w:rPr/>
        <w:fldChar w:fldCharType="end"/>
      </w:r>
      <w:r>
        <w:rPr/>
        <w:t xml:space="preserve">. </w:t>
      </w:r>
    </w:p>
    <w:p>
      <w:pPr>
        <w:pStyle w:val="Normal"/>
        <w:rPr/>
      </w:pPr>
      <w:r>
        <w:rPr/>
        <w:t xml:space="preserve">Second, researchers may want to model the relationships between LUC and trends in predictor variables over time rather than space. These approaches are generally less deterministic than the spatial process modelling above, and are often at much larger scales </w:t>
      </w:r>
      <w:r>
        <w:fldChar w:fldCharType="begin"/>
      </w:r>
      <w:r>
        <w:rPr/>
        <w:instrText>ADDIN ZOTERO_ITEM CSL_CITATION {"citationID":"afnD35am","properties":{"formattedCitation":"(Bhattarai and Hammig, 2004; Ceddia, 2019; Ewers, 2006)","plainCitation":"(Bhattarai and Hammig, 2004; Ceddia, 2019; Ewers, 2006)","dontUpdate":true,"noteIndex":0},"citationItems":[{"id":2122,"uris":["http://zotero.org/users/2170232/items/NINHSHM7"],"uri":["http://zotero.org/users/2170232/items/NINHSHM7"],"itemData":{"id":2122,"type":"article-journal","abstract":"This paper reports the results of an empirical analysis of the relationship between income and the rate of deforestation of tropical natural forests. The inverted U-shaped relationship known as the environmental Kuznets curve is confirmed. The study focuses on the role of institutions and macroeconomic policy in the deforestation process. Results indicate that the quality of governance is an important determinant of forest resource preservation, and that rural population pressure is not as important as suggested by other studies. Agricultural technology improvement and enhanced educational attainment also lead to reductions of deforestation rates.","container-title":"Environment and Development Economics","DOI":"10.1017/S1355770X03001293","ISSN":"1469-4395, 1355-770X","issue":"3","language":"en","page":"367-382","source":"Cambridge Core","title":"Governance, economic policy, and the environmental Kuznets curve for natural tropical forests","volume":"9","author":[{"family":"Bhattarai","given":"Madhusudan"},{"family":"Hammig","given":"Michael"}],"issued":{"date-parts":[["2004",7]]}}},{"id":174,"uris":["http://zotero.org/users/2170232/items/8DFGLQ2A"],"uri":["http://zotero.org/users/2170232/items/8DFGLQ2A"],"itemData":{"id":174,"type":"article-journal","abstract":"Agricultural expansion remains the most prominent proximate cause of tropical deforestation in Latin America, a region characterized by deforestation rates substantially above the world average and extremely high inequality. This paper deploys several multivariate statistical models to test whether different aspects of inequality, within a context of increasing agricultural productivity, promote agricultural expansion (Jevons paradox) or contraction (land-sparing) in 10 Latin American countries over 1990–2010. Here I show the existence of distinct patterns between the instantaneous and the overall (i.e., accounting for temporal lags) effect of increasing agricultural productivity, conditional on the degree of income, land, and wealth inequality. In a context of perfect equality, the instantaneous effect of increases in agricultural productivity is to promote agricultural expansion (Jevons paradox). When temporal lags are accounted for, agricultural productivity appears to be mainly land-sparing. Increases in the level of inequality, in all its forms, promote agricultural expansion, thus eroding the land-sparing effects of increasing productivity. The results also suggest that the instantaneous impact of inequality is larger than the overall effect (accounting for temporal lags) and that the effects of income inequality are stronger than those of land and wealth inequality, respectively. Reaping the benefits of increasing agricultural productivity, and achieving sustainable agricultural intensification in Latin America, requires policy interventions that specifically address inequality.","container-title":"Proceedings of the National Academy of Sciences","DOI":"10.1073/pnas.1814894116","ISSN":"0027-8424, 1091-6490","issue":"7","journalAbbreviation":"PNAS","language":"en","note":"PMID: 30679279","page":"2527-2532","source":"www.pnas.org","title":"The impact of income, land, and wealth inequality on agricultural expansion in Latin America","volume":"116","author":[{"family":"Ceddia","given":"M. Graziano"}],"issued":{"date-parts":[["2019",2,12]]}}},{"id":2120,"uris":["http://zotero.org/users/2170232/items/SQR23FC7"],"uri":["http://zotero.org/users/2170232/items/SQR23FC7"],"itemData":{"id":2120,"type":"article-journal","abstract":"Recent work on global patterns of deforestation has shown that countries with high per capita GDP or low remaining forest cover are more likely to be experiencing afforestation than deforestation. Here, I show that the relationship is more complex than previously described, because the effect of one variable is dependent upon the value of the other. As a result, high-income nations exhibit the opposite response to disappearing forest cover than low-income nations. In an analysis of 103 countries, I found that high-income countries with low forest cover have the highest rates of afforestation, typically through the establishment of new plantations. In contrast, low-income countries with little forest are more likely to consume that remaining portion at a faster proportional rate than do low-income countries with more forest. Nations with large amounts of forest have approximately equal deforestation rates, regardless of national wealth. These results highlight for the first time that there is a strong interaction between forest cover and economic development that determines rates of forest change among nations.","container-title":"Global Environmental Change","DOI":"10.1016/j.gloenvcha.2005.12.001","ISSN":"0959-3780","issue":"2","journalAbbreviation":"Global Environmental Change","language":"en","page":"161-169","source":"ScienceDirect","title":"Interaction effects between economic development and forest cover determine deforestation rates","volume":"16","author":[{"family":"Ewers","given":"Robert M."}],"issued":{"date-parts":[["2006",5,1]]}}}],"schema":"https://github.com/citation-style-language/schema/raw/master/csl-citation.json"}</w:instrText>
      </w:r>
      <w:r>
        <w:rPr/>
      </w:r>
      <w:r>
        <w:rPr/>
        <w:fldChar w:fldCharType="separate"/>
      </w:r>
      <w:r>
        <w:rPr/>
      </w:r>
      <w:r>
        <w:rPr>
          <w:rFonts w:cs="Calibri"/>
        </w:rPr>
        <w:t>(e.g., Bhattarai and Hammig, 2004; Ceddia, 2019; Ewers, 2006)</w:t>
      </w:r>
      <w:r>
        <w:rPr/>
      </w:r>
      <w:r>
        <w:rPr/>
        <w:fldChar w:fldCharType="end"/>
      </w:r>
      <w:r>
        <w:rPr/>
        <w:t>. These analyses are often targeting broader economic, socioeconomic, cultural, political, and institutional drivers of LUC, which are less amenable to spatial sampling. Generalised linear mixed models (GLMMs, also known as multilevel or hierarchical models) are often employed in such analyses, as G</w:t>
      </w:r>
      <w:commentRangeStart w:id="0"/>
      <w:r>
        <w:rPr/>
        <w:t>LMMs can account for temporal autocorrelation</w:t>
      </w:r>
      <w:r>
        <w:rPr/>
      </w:r>
      <w:commentRangeEnd w:id="0"/>
      <w:r>
        <w:commentReference w:id="0"/>
      </w:r>
      <w:r>
        <w:rPr/>
        <w:t xml:space="preserve"> and hierarchical data structures </w:t>
      </w:r>
      <w:r>
        <w:fldChar w:fldCharType="begin"/>
      </w:r>
      <w:r>
        <w:rPr/>
        <w:instrText>ADDIN ZOTERO_ITEM CSL_CITATION {"citationID":"PtECtAJk","properties":{"formattedCitation":"(Zuur et al., 2009)","plainCitation":"(Zuur et al., 2009)","noteIndex":0},"citationItems":[{"id":2700,"uris":["http://zotero.org/users/2170232/items/A3LU44GR"],"uri":["http://zotero.org/users/2170232/items/A3LU44GR"],"itemData":{"id":2700,"type":"book","collection-title":"Statistics for Biology and Health","event-place":"New York, USA","ISBN":"978-0-387-87457-9","publisher":"Springer Science+Business Media","publisher-place":"New York, USA","title":"Mixed effects models and extensions in ecology with R","URL":"DOI 10.1007/978-0-387-87458-6 1,","author":[{"family":"Zuur","given":"Alain F."},{"family":"Ieno","given":"Elena N."},{"family":"Walker","given":"Neil J."},{"family":"Saveliev","given":"Anatoly A."},{"family":"Smith","given":"Graham M."}],"issued":{"date-parts":[["2009"]]}}}],"schema":"https://github.com/citation-style-language/schema/raw/master/csl-citation.json"}</w:instrText>
      </w:r>
      <w:r>
        <w:rPr/>
      </w:r>
      <w:r>
        <w:rPr/>
        <w:fldChar w:fldCharType="separate"/>
      </w:r>
      <w:r>
        <w:rPr/>
      </w:r>
      <w:r>
        <w:rPr>
          <w:rFonts w:cs="Calibri"/>
        </w:rPr>
        <w:t>(Zuur et al., 2009)</w:t>
      </w:r>
      <w:r>
        <w:rPr/>
      </w:r>
      <w:r>
        <w:rPr/>
        <w:fldChar w:fldCharType="end"/>
      </w:r>
      <w:r>
        <w:rPr/>
        <w:t xml:space="preserve">. Studies have used these, and other regression-type models, to investigate the relationships between LUC and national income and forest policies </w:t>
      </w:r>
      <w:r>
        <w:fldChar w:fldCharType="begin"/>
      </w:r>
      <w:r>
        <w:rPr/>
        <w:instrText>ADDIN ZOTERO_ITEM CSL_CITATION {"citationID":"nVW3aYWK","properties":{"formattedCitation":"(Bhattarai and Hammig, 2004)","plainCitation":"(Bhattarai and Hammig, 2004)","noteIndex":0},"citationItems":[{"id":2122,"uris":["http://zotero.org/users/2170232/items/NINHSHM7"],"uri":["http://zotero.org/users/2170232/items/NINHSHM7"],"itemData":{"id":2122,"type":"article-journal","abstract":"This paper reports the results of an empirical analysis of the relationship between income and the rate of deforestation of tropical natural forests. The inverted U-shaped relationship known as the environmental Kuznets curve is confirmed. The study focuses on the role of institutions and macroeconomic policy in the deforestation process. Results indicate that the quality of governance is an important determinant of forest resource preservation, and that rural population pressure is not as important as suggested by other studies. Agricultural technology improvement and enhanced educational attainment also lead to reductions of deforestation rates.","container-title":"Environment and Development Economics","DOI":"10.1017/S1355770X03001293","ISSN":"1469-4395, 1355-770X","issue":"3","language":"en","page":"367-382","source":"Cambridge Core","title":"Governance, economic policy, and the environmental Kuznets curve for natural tropical forests","volume":"9","author":[{"family":"Bhattarai","given":"Madhusudan"},{"family":"Hammig","given":"Michael"}],"issued":{"date-parts":[["2004",7]]}}}],"schema":"https://github.com/citation-style-language/schema/raw/master/csl-citation.json"}</w:instrText>
      </w:r>
      <w:r>
        <w:rPr/>
      </w:r>
      <w:r>
        <w:rPr/>
        <w:fldChar w:fldCharType="separate"/>
      </w:r>
      <w:r>
        <w:rPr/>
      </w:r>
      <w:r>
        <w:rPr>
          <w:rFonts w:cs="Calibri"/>
        </w:rPr>
        <w:t>(Bhattarai and Hammig, 2004)</w:t>
      </w:r>
      <w:r>
        <w:rPr/>
      </w:r>
      <w:r>
        <w:rPr/>
        <w:fldChar w:fldCharType="end"/>
      </w:r>
      <w:r>
        <w:rPr/>
        <w:t xml:space="preserve">, income, land, and wealth inequalities </w:t>
      </w:r>
      <w:r>
        <w:fldChar w:fldCharType="begin"/>
      </w:r>
      <w:r>
        <w:rPr/>
        <w:instrText>ADDIN ZOTERO_ITEM CSL_CITATION {"citationID":"G9VXIaeZ","properties":{"formattedCitation":"(Ceddia, 2019)","plainCitation":"(Ceddia, 2019)","noteIndex":0},"citationItems":[{"id":174,"uris":["http://zotero.org/users/2170232/items/8DFGLQ2A"],"uri":["http://zotero.org/users/2170232/items/8DFGLQ2A"],"itemData":{"id":174,"type":"article-journal","abstract":"Agricultural expansion remains the most prominent proximate cause of tropical deforestation in Latin America, a region characterized by deforestation rates substantially above the world average and extremely high inequality. This paper deploys several multivariate statistical models to test whether different aspects of inequality, within a context of increasing agricultural productivity, promote agricultural expansion (Jevons paradox) or contraction (land-sparing) in 10 Latin American countries over 1990–2010. Here I show the existence of distinct patterns between the instantaneous and the overall (i.e., accounting for temporal lags) effect of increasing agricultural productivity, conditional on the degree of income, land, and wealth inequality. In a context of perfect equality, the instantaneous effect of increases in agricultural productivity is to promote agricultural expansion (Jevons paradox). When temporal lags are accounted for, agricultural productivity appears to be mainly land-sparing. Increases in the level of inequality, in all its forms, promote agricultural expansion, thus eroding the land-sparing effects of increasing productivity. The results also suggest that the instantaneous impact of inequality is larger than the overall effect (accounting for temporal lags) and that the effects of income inequality are stronger than those of land and wealth inequality, respectively. Reaping the benefits of increasing agricultural productivity, and achieving sustainable agricultural intensification in Latin America, requires policy interventions that specifically address inequality.","container-title":"Proceedings of the National Academy of Sciences","DOI":"10.1073/pnas.1814894116","ISSN":"0027-8424, 1091-6490","issue":"7","journalAbbreviation":"PNAS","language":"en","note":"PMID: 30679279","page":"2527-2532","source":"www.pnas.org","title":"The impact of income, land, and wealth inequality on agricultural expansion in Latin America","volume":"116","author":[{"family":"Ceddia","given":"M. Graziano"}],"issued":{"date-parts":[["2019",2,12]]}}}],"schema":"https://github.com/citation-style-language/schema/raw/master/csl-citation.json"}</w:instrText>
      </w:r>
      <w:r>
        <w:rPr/>
      </w:r>
      <w:r>
        <w:rPr/>
        <w:fldChar w:fldCharType="separate"/>
      </w:r>
      <w:r>
        <w:rPr/>
      </w:r>
      <w:r>
        <w:rPr>
          <w:rFonts w:cs="Calibri"/>
        </w:rPr>
        <w:t>(Ceddia, 2019)</w:t>
      </w:r>
      <w:r>
        <w:rPr/>
      </w:r>
      <w:r>
        <w:rPr/>
        <w:fldChar w:fldCharType="end"/>
      </w:r>
      <w:r>
        <w:rPr/>
        <w:t xml:space="preserve">, indigenous land tenure </w:t>
      </w:r>
      <w:r>
        <w:fldChar w:fldCharType="begin"/>
      </w:r>
      <w:r>
        <w:rPr/>
        <w:instrText>ADDIN ZOTERO_ITEM CSL_CITATION {"citationID":"AdzLNFgE","properties":{"formattedCitation":"(Ceddia et al., 2015)","plainCitation":"(Ceddia et al., 2015)","noteIndex":0},"citationItems":[{"id":2142,"uris":["http://zotero.org/users/2170232/items/96TCP83Z"],"uri":["http://zotero.org/users/2170232/items/96TCP83Z"],"itemData":{"id":2142,"type":"article-journal","abstract":"Agricultural expansion remains the most important proximate cause of tropical deforestation, while interactions between socio-economic, technological and institutional factors represent the fundamental drivers. Projected population increases could further raise the pressure on the remaining forests, unless agricultural intensification allows raising agricultural output without expanding agricultural areas. The purpose of this article is to understand the role of institutional factors in governing the intensification process towards the goal of preserving forests from agricultural pressures, with a focus on Indigenous Peoples’ and local communities’ rights to forests (as embedded in the various tenure regimes). In this paper we adopt an international dimension and analyse the process of agricultural expansion across eleven Latin American countries over the period 1990–2010 to assess whether, in a context of agricultural intensification, different land tenure regimes impact differently on the realization of land-sparing or Jevons paradox. The results, based on a number of multivariate statistical models that controls for socio-economic factors, strongly suggest that the formal recognition of Indigenous Peoples and local communities’ forest rights has played an important role in promoting land sparing or attenuating Jevons paradox.","container-title":"Global Environmental Change","DOI":"10.1016/j.gloenvcha.2015.09.010","ISSN":"0959-3780","journalAbbreviation":"Global Environmental Change","language":"en","page":"316-322","source":"ScienceDirect","title":"Land tenure and agricultural expansion in Latin America: The role of Indigenous Peoples’ and local communities’ forest rights","title-short":"Land tenure and agricultural expansion in Latin America","volume":"35","author":[{"family":"Ceddia","given":"M. Graziano"},{"family":"Gunter","given":"Ulrich"},{"family":"Corriveau-Bourque","given":"Alexandre"}],"issued":{"date-parts":[["2015",11,1]]}}}],"schema":"https://github.com/citation-style-language/schema/raw/master/csl-citation.json"}</w:instrText>
      </w:r>
      <w:r>
        <w:rPr/>
      </w:r>
      <w:r>
        <w:rPr/>
        <w:fldChar w:fldCharType="separate"/>
      </w:r>
      <w:r>
        <w:rPr/>
      </w:r>
      <w:r>
        <w:rPr>
          <w:rFonts w:cs="Calibri"/>
        </w:rPr>
        <w:t>(Ceddia et al., 2015)</w:t>
      </w:r>
      <w:r>
        <w:rPr/>
      </w:r>
      <w:r>
        <w:rPr/>
        <w:fldChar w:fldCharType="end"/>
      </w:r>
      <w:r>
        <w:rPr/>
        <w:t xml:space="preserve">, macroeconomics and economic development </w:t>
      </w:r>
      <w:r>
        <w:fldChar w:fldCharType="begin"/>
      </w:r>
      <w:r>
        <w:rPr/>
        <w:instrText>ADDIN ZOTERO_ITEM CSL_CITATION {"citationID":"DeIdEsRb","properties":{"formattedCitation":"(Culas, 2007; Ewers, 2006)","plainCitation":"(Culas, 2007; Ewers, 2006)","noteIndex":0},"citationItems":[{"id":2123,"uris":["http://zotero.org/users/2170232/items/GFXZ4GUN"],"uri":["http://zotero.org/users/2170232/items/GFXZ4GUN"],"itemData":{"id":2123,"type":"article-journal","abstract":"Institutions for secure property rights and better environmental policies for moving the system towards a sustainable growth path can reduce the height of an environmental Kuznets curve (EKC) relationship between income and deforestation. This study examines the impact of these specific institutional factors on the EKC relationship for deforestation across Latin American, African and Asian countries. The factors related to agricultural production, population, economy and governmental policies of each country are hypothesised to affect deforestation. Results of the Latin American countries show significant evidence of an EKC relationship for deforestation and also relevance of the institutional factors to reduce the rate of deforestation. Improvements in institutions for secure property rights and better environmental policies can thus significantly reduce the rate of deforestation without hindering the level of economic growth. Evidence also suggests that the effect of agricultural production on deforestation could be halted by strengthening institutional factors. There was found to be complementarity between the institutional factors and forest sector polices, and an additive effect between the institutional factors and forest products export promotion policies, which could also eventually reduce the rate of deforestation.","container-title":"Ecological Economics","DOI":"10.1016/j.ecolecon.2006.03.014","ISSN":"0921-8009","issue":"2","journalAbbreviation":"Ecological Economics","language":"en","page":"429-437","source":"ScienceDirect","title":"Deforestation and the environmental Kuznets curve: An institutional perspective","title-short":"Deforestation and the environmental Kuznets curve","volume":"61","author":[{"family":"Culas","given":"Richard J."}],"issued":{"date-parts":[["2007",3,1]]}}},{"id":2120,"uris":["http://zotero.org/users/2170232/items/SQR23FC7"],"uri":["http://zotero.org/users/2170232/items/SQR23FC7"],"itemData":{"id":2120,"type":"article-journal","abstract":"Recent work on global patterns of deforestation has shown that countries with high per capita GDP or low remaining forest cover are more likely to be experiencing afforestation than deforestation. Here, I show that the relationship is more complex than previously described, because the effect of one variable is dependent upon the value of the other. As a result, high-income nations exhibit the opposite response to disappearing forest cover than low-income nations. In an analysis of 103 countries, I found that high-income countries with low forest cover have the highest rates of afforestation, typically through the establishment of new plantations. In contrast, low-income countries with little forest are more likely to consume that remaining portion at a faster proportional rate than do low-income countries with more forest. Nations with large amounts of forest have approximately equal deforestation rates, regardless of national wealth. These results highlight for the first time that there is a strong interaction between forest cover and economic development that determines rates of forest change among nations.","container-title":"Global Environmental Change","DOI":"10.1016/j.gloenvcha.2005.12.001","ISSN":"0959-3780","issue":"2","journalAbbreviation":"Global Environmental Change","language":"en","page":"161-169","source":"ScienceDirect","title":"Interaction effects between economic development and forest cover determine deforestation rates","volume":"16","author":[{"family":"Ewers","given":"Robert M."}],"issued":{"date-parts":[["2006",5,1]]}}}],"schema":"https://github.com/citation-style-language/schema/raw/master/csl-citation.json"}</w:instrText>
      </w:r>
      <w:r>
        <w:rPr/>
      </w:r>
      <w:r>
        <w:rPr/>
        <w:fldChar w:fldCharType="separate"/>
      </w:r>
      <w:r>
        <w:rPr/>
      </w:r>
      <w:r>
        <w:rPr>
          <w:rFonts w:cs="Calibri"/>
        </w:rPr>
        <w:t>(Culas, 2007; Ewers, 2006)</w:t>
      </w:r>
      <w:r>
        <w:rPr/>
      </w:r>
      <w:r>
        <w:rPr/>
        <w:fldChar w:fldCharType="end"/>
      </w:r>
      <w:r>
        <w:rPr/>
        <w:t xml:space="preserve">, and urban socioeconomics </w:t>
      </w:r>
      <w:r>
        <w:fldChar w:fldCharType="begin"/>
      </w:r>
      <w:r>
        <w:rPr/>
        <w:instrText>ADDIN ZOTERO_ITEM CSL_CITATION {"citationID":"se6ugQFB","properties":{"formattedCitation":"(Gong et al., 2013)","plainCitation":"(Gong et al., 2013)","noteIndex":0},"citationItems":[{"id":1526,"uris":["http://zotero.org/users/2170232/items/2LSJZH7A"],"uri":["http://zotero.org/users/2170232/items/2LSJZH7A"],"itemData":{"id":1526,"type":"article-journal","abstract":"Urban forests are valuable resources in coupled human and natural urban systems where green spaces are essential in maintaining ecological benefits and services of the landscape. In southern coastal China, the Shenzhen Special Economic Zone (SEZ) was established as a new city in 1979 and developed to be a megacity from an agriculture-dominated landscape. To quantify the land-use change during this rapid urbanization process and explore the underline drivers, nine sets of Landsat images from 1973 through 2005 were used to calculate the landscape metrics of forest patches. We found that the forest in Shenzhen SEZ had been restored to 85.85% of pre-urbanization coverage by 2005, but was characterized with smaller, isolated patches across the landscape. The changes in patch density, distribution, and shape during the 30-year study period were nonlinear and defined by episodic periods. The stepwise multiple regression models with socioeconomic drivers provided further explanation for fragmentation rates in patch density, distribution, and shape, with modeled R-squared of 0.837, 0.759, and 0.985 and P-values of 0.011, 0.035, and 0.004, respectively. Among the drivers, urban structure change, industry-related economic booming, and the increase of migrant resident population triggered the urban forest fragmentation while the significantly increased income of city residents drove the de-fragmentation trend. The artificial forestation showed some but a limited role in mitigating forest fragmentation.","container-title":"Landscape and Urban Planning","DOI":"10.1016/j.landurbplan.2013.04.009","ISSN":"0169-2046","journalAbbreviation":"Landscape and Urban Planning","page":"57-65","source":"ScienceDirect","title":"Determining socioeconomic drivers of urban forest fragmentation with historical remote sensing images","volume":"117","author":[{"family":"Gong","given":"Chongfeng"},{"family":"Yu","given":"Shixiao"},{"family":"Joesting","given":"Heather"},{"family":"Chen","given":"Jiquan"}],"issued":{"date-parts":[["2013",9,1]]}}}],"schema":"https://github.com/citation-style-language/schema/raw/master/csl-citation.json"}</w:instrText>
      </w:r>
      <w:r>
        <w:rPr/>
      </w:r>
      <w:r>
        <w:rPr/>
        <w:fldChar w:fldCharType="separate"/>
      </w:r>
      <w:r>
        <w:rPr/>
      </w:r>
      <w:r>
        <w:rPr>
          <w:rFonts w:cs="Calibri"/>
        </w:rPr>
        <w:t>(Gong et al., 2013)</w:t>
      </w:r>
      <w:r>
        <w:rPr/>
      </w:r>
      <w:r>
        <w:rPr/>
        <w:fldChar w:fldCharType="end"/>
      </w:r>
      <w:r>
        <w:rPr/>
        <w:t xml:space="preserve">. Studies that use GLMMs almost exclusively use data from multiple countries, taking advantage of the ability of these models to harness large longitudinal data sets with few “subjects” without succumbing to pseudoreplication </w:t>
      </w:r>
      <w:r>
        <w:fldChar w:fldCharType="begin"/>
      </w:r>
      <w:r>
        <w:rPr/>
        <w:instrText>ADDIN ZOTERO_ITEM CSL_CITATION {"citationID":"5Ii1SoVW","properties":{"formattedCitation":"(Gelman and Hill, 2006)","plainCitation":"(Gelman and Hill, 2006)","dontUpdate":true,"noteIndex":0},"citationItems":[{"id":2748,"uris":["http://zotero.org/users/2170232/items/SVN6ZYUN"],"uri":["http://zotero.org/users/2170232/items/SVN6ZYUN"],"itemData":{"id":2748,"type":"book","abstract":"Data Analysis Using Regression and Multilevel/Hierarchical Models, first published in 2007, is a comprehensive manual for the applied researcher who wants to perform data analysis using linear and nonlinear regression and multilevel models. The book introduces a wide variety of models, whilst at the same time instructing the reader in how to fit these models using available software packages. The book illustrates the concepts by working through scores of real data examples that have arisen from the authors' own applied research, with programming codes provided for each one. Topics covered include causal inference, including regression, poststratification, matching, regression discontinuity, and instrumental variables, as well as multilevel logistic regression and missing-data imputation. Practical tips regarding building, fitting, and understanding are provided throughout.","ISBN":"978-1-139-46093-4","language":"en","note":"Google-Books-ID: c9xLKzZWoZ4C","number-of-pages":"651","publisher":"Cambridge University Press","source":"Google Books","title":"Data Analysis Using Regression and Multilevel/Hierarchical Models","author":[{"family":"Gelman","given":"Andrew"},{"family":"Hill","given":"Jennifer"}],"issued":{"date-parts":[["2006",12,18]]}}}],"schema":"https://github.com/citation-style-language/schema/raw/master/csl-citation.json"}</w:instrText>
      </w:r>
      <w:r>
        <w:rPr/>
      </w:r>
      <w:r>
        <w:rPr/>
        <w:fldChar w:fldCharType="separate"/>
      </w:r>
      <w:r>
        <w:rPr/>
      </w:r>
      <w:r>
        <w:rPr>
          <w:rFonts w:cs="Calibri"/>
        </w:rPr>
        <w:t>(Gelman and Hill, 2006, see Ewers, 2006 for an example of where pseudoreplication may be an issue)</w:t>
      </w:r>
      <w:r>
        <w:rPr/>
      </w:r>
      <w:r>
        <w:rPr/>
        <w:fldChar w:fldCharType="end"/>
      </w:r>
      <w:r>
        <w:rPr/>
        <w:t xml:space="preserve">. </w:t>
      </w:r>
      <w:commentRangeStart w:id="1"/>
      <w:r>
        <w:rPr/>
        <w:t xml:space="preserve">Another advantage of GLMMs is the ability to quantify between-group variance, which not only offers crucial insight about the differences between groups (e.g., countries) from which inference can be drawn </w:t>
      </w:r>
      <w:r>
        <w:fldChar w:fldCharType="begin"/>
      </w:r>
      <w:r>
        <w:rPr/>
        <w:instrText>ADDIN ZOTERO_ITEM CSL_CITATION {"citationID":"NJfCS0l9","properties":{"formattedCitation":"(Zuur et al., 2009)","plainCitation":"(Zuur et al., 2009)","noteIndex":0},"citationItems":[{"id":2700,"uris":["http://zotero.org/users/2170232/items/A3LU44GR"],"uri":["http://zotero.org/users/2170232/items/A3LU44GR"],"itemData":{"id":2700,"type":"book","collection-title":"Statistics for Biology and Health","event-place":"New York, USA","ISBN":"978-0-387-87457-9","publisher":"Springer Science+Business Media","publisher-place":"New York, USA","title":"Mixed effects models and extensions in ecology with R","URL":"DOI 10.1007/978-0-387-87458-6 1,","author":[{"family":"Zuur","given":"Alain F."},{"family":"Ieno","given":"Elena N."},{"family":"Walker","given":"Neil J."},{"family":"Saveliev","given":"Anatoly A."},{"family":"Smith","given":"Graham M."}],"issued":{"date-parts":[["2009"]]}}}],"schema":"https://github.com/citation-style-language/schema/raw/master/csl-citation.json"}</w:instrText>
      </w:r>
      <w:r>
        <w:rPr/>
      </w:r>
      <w:r>
        <w:rPr/>
        <w:fldChar w:fldCharType="separate"/>
      </w:r>
      <w:r>
        <w:rPr/>
      </w:r>
      <w:r>
        <w:rPr>
          <w:rFonts w:cs="Calibri"/>
        </w:rPr>
        <w:t>(Zuur et al., 2009)</w:t>
      </w:r>
      <w:r>
        <w:rPr/>
      </w:r>
      <w:r>
        <w:rPr/>
        <w:fldChar w:fldCharType="end"/>
      </w:r>
      <w:r>
        <w:rPr/>
        <w:t xml:space="preserve">, but can also highlight potential problems with ‘global’ predictions (i.e., predictions that are made with all random effect terms set at their mean). Yet very few studies that use these models for LUC report any values for variance associated with the random (group-level) effects. For example, Bhattari and Hammig (2004) use data from 63 countries to produce a single effect for GDP per capita on deforestation, yet do not report any value for country-level variance. The effect size is relatively small, and therefore if there was large between-country variance then the country-level effects could be vastly different, rendering the single global effect misleading. </w:t>
      </w:r>
      <w:r>
        <w:rPr/>
      </w:r>
      <w:commentRangeEnd w:id="1"/>
      <w:r>
        <w:commentReference w:id="1"/>
      </w:r>
      <w:r>
        <w:rPr/>
        <w:commentReference w:id="2"/>
      </w:r>
      <w:r>
        <w:rPr/>
        <w:t xml:space="preserve">Furthermore, some studies fail to even specify the statistical or modelling approaches used to arrive at their conclusions </w:t>
      </w:r>
      <w:r>
        <w:fldChar w:fldCharType="begin"/>
      </w:r>
      <w:r>
        <w:rPr/>
        <w:instrText>ADDIN ZOTERO_ITEM CSL_CITATION {"citationID":"lklnktUm","properties":{"formattedCitation":"(Gao and Liu, 2012)","plainCitation":"(Gao and Liu, 2012)","dontUpdate":true,"noteIndex":0},"citationItems":[{"id":2640,"uris":["http://zotero.org/users/2170232/items/NE4L9QWI"],"uri":["http://zotero.org/users/2170232/items/NE4L9QWI"],"itemData":{"id":2640,"type":"article-journal","abstract":"This study attempts to ascertain the spatiotemporal patterns of de(re)forestation and its causes in Heilongjiang Province, China during the last century. In 1896, there were 308,020 km2 of forest covering 68% of the Province. Forest area was reduced to 247,256 km2 by 1949 at an annual rate of 1146 km2. By 1958 primary forest was reduced to 169,533 km2 while secondary forest remained at 68,801 km2. Thus, 9421 km2 of forest were logged at a rate of 1046 km2 per annum. From 1958 to 1980, forest as a whole was reduced by 22,326 km2 at an annual rate of 1014 km2. The amount of deforestation was reduced to 9211 km2 for dense forest, but sparse forest gained 831 km2 during 1980–2000. The net decrease of 8379 km2 represents an annual loss of 419 km2. Spatially, deforested areas used to be extensive and expansive, but have become fragmented with thousands of patches that have a shrinking mean size. These deforested sites were located in low-lying flat terrains with a close proximity to rivers and roads. Such land was replaced primarily by farmland and secondarily by grassland. Therefore, the causes of deforestation are identified as demand for timber, population-driven land reclamation up to 1980, and urbanisation in the last two decades.","container-title":"Applied Geography","DOI":"10.1016/j.apgeog.2012.08.001","ISSN":"0143-6228","issue":"1","journalAbbreviation":"Applied Geography","language":"en","page":"345-352","source":"ScienceDirect","title":"Deforestation in Heilongjiang Province of China, 1896–2000: Severity, spatiotemporal patterns and causes","title-short":"Deforestation in Heilongjiang Province of China, 1896–2000","volume":"35","author":[{"family":"Gao","given":"Jay"},{"family":"Liu","given":"Yansui"}],"issued":{"date-parts":[["2012",11,1]]}}}],"schema":"https://github.com/citation-style-language/schema/raw/master/csl-citation.json"}</w:instrText>
      </w:r>
      <w:r>
        <w:rPr/>
      </w:r>
      <w:r>
        <w:rPr/>
        <w:fldChar w:fldCharType="separate"/>
      </w:r>
      <w:r>
        <w:rPr/>
      </w:r>
      <w:r>
        <w:rPr>
          <w:rFonts w:cs="Calibri"/>
        </w:rPr>
        <w:t>(e.g., Gao and Liu, 2012)</w:t>
      </w:r>
      <w:r>
        <w:rPr/>
      </w:r>
      <w:r>
        <w:rPr/>
        <w:fldChar w:fldCharType="end"/>
      </w:r>
      <w:r>
        <w:rPr/>
        <w:t xml:space="preserve">.         </w:t>
      </w:r>
    </w:p>
    <w:p>
      <w:pPr>
        <w:pStyle w:val="Normal"/>
        <w:rPr/>
      </w:pPr>
      <w:r>
        <w:rPr/>
        <w:t xml:space="preserve">Modelling complex, non-linear systems that interact and feedback at various temporal and spatial scales is difficult </w:t>
      </w:r>
      <w:r>
        <w:fldChar w:fldCharType="begin"/>
      </w:r>
      <w:r>
        <w:rPr/>
        <w:instrText>ADDIN ZOTERO_ITEM CSL_CITATION {"citationID":"5I8TSUGq","properties":{"formattedCitation":"(Dawson et al., 2010)","plainCitation":"(Dawson et al., 2010)","noteIndex":0},"citationItems":[{"id":1191,"uris":["http://zotero.org/users/2170232/items/SDPQ48IN"],"uri":["http://zotero.org/users/2170232/items/SDPQ48IN"],"itemData":{"id":1191,"type":"article-journal","abstract":"Predicting environmental change and its impacts on ecosystem goods and services at local to global scales remains a significant challenge for the international scientific community. This is due largely to the fact that the Earth is made up of open, coupled, complex, interactive and non-linear dynamic systems that are inherently unpredictable. Uncertainties over interactions and feedbacks between natural and human drivers of environmental change (operating at different spatial and temporal scales) can compound intrinsic intractable difficulties faced by plural societies aiming at sustainable management of ecosystems. Social-Ecological Systems (SES) theory addresses these strongly coupled and complex characteristics of social and ecological systems. It can provide a useful framework for articulating contrasting drivers and pressures on ecosystems and associated service provision, spanning different temporalities and provenances. Here, system vulnerabilities (defined as exposure to threats affecting ability of an SES to cope in delivering relevant functions), can arise from both endogenous and exogenous factors across multiple time-scales. Vulnerabilities may also take contrasting forms, ranging from transient shocks or disruptions, through to chronic or enduring pressures. Recognising these diverse conditions, four distinct dynamic properties emerge (resilience, stability, durability and robustness), under which it is possible to maintain system function and, hence, achieve sustainability.\"","container-title":"Biodiversity and Conservation","DOI":"10.1007/s10531-010-9892-z\"","ISSN":"1572-9710","issue":"10","journalAbbreviation":"Biodivers.Conserv.","page":"2843-2853","title":"Dynamic properties of complex adaptive ecosystems: implications for the sustainability of service provision","volume":"19","author":[{"family":"Dawson","given":"Terence P."},{"family":"Rounsevell","given":"Mark D. A."},{"literal":"Kluv\\'ankov\\'a-Oravsk\\'a Tatiana"},{"literal":"Chobotov\\'a Veronika"},{"family":"Stirling","given":"Andrew"}],"issued":{"date-parts":[["2010"]]}}}],"schema":"https://github.com/citation-style-language/schema/raw/master/csl-citation.json"}</w:instrText>
      </w:r>
      <w:r>
        <w:rPr/>
      </w:r>
      <w:r>
        <w:rPr/>
        <w:fldChar w:fldCharType="separate"/>
      </w:r>
      <w:r>
        <w:rPr/>
      </w:r>
      <w:r>
        <w:rPr>
          <w:rFonts w:cs="Calibri"/>
        </w:rPr>
        <w:t>(Dawson et al., 2010)</w:t>
      </w:r>
      <w:r>
        <w:rPr/>
      </w:r>
      <w:r>
        <w:rPr/>
        <w:fldChar w:fldCharType="end"/>
      </w:r>
      <w:r>
        <w:rPr/>
        <w:t xml:space="preserve">, and conservation challenges can arise when there are mismatches in the interactions and scales between social and ecological systems </w:t>
      </w:r>
      <w:r>
        <w:fldChar w:fldCharType="begin"/>
      </w:r>
      <w:r>
        <w:rPr/>
        <w:instrText>ADDIN ZOTERO_ITEM CSL_CITATION {"citationID":"oimDEYET","properties":{"formattedCitation":"(Beever et al., 2019)","plainCitation":"(Beever et al., 2019)","noteIndex":0},"citationItems":[{"id":2078,"uris":["http://zotero.org/users/2170232/items/MZL8G22G"],"uri":["http://zotero.org/users/2170232/items/MZL8G22G"],"itemData":{"id":2078,"type":"article-journal","abstract":"Introduced species can have important effects on the component species and processes of native ecosystems. However, effective introduced species management can be complicated by technical and social challenges. We identify “social–ecological mismatches” (that is, differences between the scales and functioning of interacting social and ecological systems) as one such challenge. We present three case studies in which mismatches between the organization and functioning of key social and ecological systems have contributed to controversies and debates surrounding introduced species management and policy. We identify three common issues: social systems and cultures may adapt to a new species’ arrival at a different rate than ecosystems; ecological impacts can arise at one spatial scale while social impacts occur at another; and the effects of introduced species can spread widely, whereas management actions are constrained by organizational and/or political boundaries. We propose strategies for collaborative knowledge building and adaptive management that may help address these challenges.","container-title":"Frontiers in Ecology and the Environment","DOI":"10.1002/fee.2000","ISSN":"1540-9309","issue":"2","language":"en","page":"117-125","source":"Wiley Online Library","title":"Social–ecological mismatches create conservation challenges in introduced species management","volume":"17","author":[{"family":"Beever","given":"Erik A."},{"family":"Simberloff","given":"Daniel"},{"family":"Crowley","given":"Sarah L."},{"family":"Al‐Chokhachy","given":"Robert"},{"family":"Jackson","given":"Hazel A."},{"family":"Petersen","given":"Steven L."}],"issued":{"date-parts":[["2019"]]}}}],"schema":"https://github.com/citation-style-language/schema/raw/master/csl-citation.json"}</w:instrText>
      </w:r>
      <w:r>
        <w:rPr/>
      </w:r>
      <w:r>
        <w:rPr/>
        <w:fldChar w:fldCharType="separate"/>
      </w:r>
      <w:r>
        <w:rPr/>
      </w:r>
      <w:r>
        <w:rPr>
          <w:rFonts w:cs="Calibri"/>
        </w:rPr>
        <w:t>(Beever et al., 2019)</w:t>
      </w:r>
      <w:r>
        <w:rPr/>
      </w:r>
      <w:r>
        <w:rPr/>
        <w:fldChar w:fldCharType="end"/>
      </w:r>
      <w:r>
        <w:rPr/>
        <w:t xml:space="preserve">. It is therefore important for researchers to both accept and report high levels of uncertainty and variation within models that attempt to simplify complex systems. For example, without appropriate estimates of variance at the different levels within GLMMs, it is difficult to reliably assess model coefficients. This is particularly true when hierarchical model levels represent different spatial scales (e.g., countries within regions, cities within states).   </w:t>
      </w:r>
    </w:p>
    <w:p>
      <w:pPr>
        <w:pStyle w:val="Normal"/>
        <w:rPr>
          <w:b/>
          <w:b/>
          <w:bCs/>
          <w:i/>
          <w:i/>
          <w:iCs/>
        </w:rPr>
      </w:pPr>
      <w:r>
        <w:rPr>
          <w:b/>
          <w:bCs/>
          <w:i/>
          <w:iCs/>
        </w:rPr>
        <w:t xml:space="preserve">Cambodia </w:t>
      </w:r>
    </w:p>
    <w:p>
      <w:pPr>
        <w:pStyle w:val="Normal"/>
        <w:rPr/>
      </w:pPr>
      <w:r>
        <w:rPr/>
        <w:t xml:space="preserve">Between 1975 and 1992 Cambodia suffered enormous civil unrest, war, and foreign occupation, which resulted in almost complete economic collapse.  Yet by 2006 Cambodia’s economy was one of the fastest growing economies in the world and represents a good example of a country’s ability to move from post-conflict status to full integration within a dynamic regional economy </w:t>
      </w:r>
      <w:r>
        <w:fldChar w:fldCharType="begin"/>
      </w:r>
      <w:r>
        <w:rPr/>
        <w:instrText>ADDIN ZOTERO_ITEM CSL_CITATION {"citationID":"EBaW8dNK","properties":{"formattedCitation":"(Hughes and Un, 2011)","plainCitation":"(Hughes and Un, 2011)","noteIndex":0},"citationItems":[{"id":2448,"uris":["http://zotero.org/users/2170232/items/IRTUHWES"],"uri":["http://zotero.org/users/2170232/items/IRTUHWES"],"itemData":{"id":2448,"type":"report","collection-title":"NIAS Studies in Asian Topic","event-place":"Leifsgade 33, DK-2300 Copenhagen S, Denmark","number":"49","publisher":"Nordic Institute of Asian Studies","publisher-place":"Leifsgade 33, DK-2300 Copenhagen S, Denmark","title":"Cambodia's Economic Transformation","author":[{"family":"Hughes","given":"C"},{"family":"Un","given":"K"}],"issued":{"date-parts":[["2011"]]}}}],"schema":"https://github.com/citation-style-language/schema/raw/master/csl-citation.json"}</w:instrText>
      </w:r>
      <w:r>
        <w:rPr/>
      </w:r>
      <w:r>
        <w:rPr/>
        <w:fldChar w:fldCharType="separate"/>
      </w:r>
      <w:r>
        <w:rPr/>
      </w:r>
      <w:r>
        <w:rPr>
          <w:rFonts w:cs="Calibri"/>
        </w:rPr>
        <w:t>(Hughes and Un, 2011)</w:t>
      </w:r>
      <w:r>
        <w:rPr/>
      </w:r>
      <w:r>
        <w:rPr/>
        <w:fldChar w:fldCharType="end"/>
      </w:r>
      <w:r>
        <w:rPr/>
        <w:t xml:space="preserve">. This remarkable economic recovery has, however, come at a cost for the country’s natural environment </w:t>
      </w:r>
      <w:r>
        <w:fldChar w:fldCharType="begin"/>
      </w:r>
      <w:r>
        <w:rPr/>
        <w:instrText>ADDIN ZOTERO_ITEM CSL_CITATION {"citationID":"qPpfdecN","properties":{"formattedCitation":"(Davis et al., 2015)","plainCitation":"(Davis et al., 2015)","noteIndex":0},"citationItems":[{"id":2465,"uris":["http://zotero.org/users/2170232/items/BM9FJ8GU"],"uri":["http://zotero.org/users/2170232/items/BM9FJ8GU"],"itemData":{"id":2465,"type":"article-journal","abstract":"Investment in agricultural land in the developing world has rapidly increased in the past two decades1,2,3. In Cambodia, there has been a surge in economic land concessions, in which long-term leases are provided to foreign and domestic investors for economic development. More than two million hectares4 have been leased so far, sparking debate over the consequences for local communities and the environment5. Here we combined official records of concession locations4,6 with a high-resolution data set of changes in forest cover7 to quantify the contribution of land concessions to deforestation between 2000 and 2012. We used covariate matching to control for variables other than classification as a concession that may influence forest loss. Nearly half of the area where concessions were granted between 2000 and 2012 was forested in 2000; this area then represented 12.4% of forest land cover in Cambodia. Within concessions, the annual rate of forest loss was between 29% and 105% higher than in comparable land areas outside concessions. Most of the deforestation within concessions occurred after the contract date, and whether an investor was domestic or foreign had no effect on deforestation rates. We conclude that land acquisitions can act as powerful drivers of deforestation.","container-title":"Nature Geoscience","DOI":"10.1038/ngeo2540","ISSN":"1752-0908","issue":"10","language":"en","page":"772-775","source":"www.nature.com","title":"Accelerated deforestation driven by large-scale land acquisitions in Cambodia","volume":"8","author":[{"family":"Davis","given":"Kyle Frankel"},{"family":"Yu","given":"Kailiang"},{"family":"Rulli","given":"Maria Cristina"},{"family":"Pichdara","given":"Lonn"},{"family":"D’Odorico","given":"Paolo"}],"issued":{"date-parts":[["2015"]]}}}],"schema":"https://github.com/citation-style-language/schema/raw/master/csl-citation.json"}</w:instrText>
      </w:r>
      <w:r>
        <w:rPr/>
      </w:r>
      <w:r>
        <w:rPr/>
        <w:fldChar w:fldCharType="separate"/>
      </w:r>
      <w:r>
        <w:rPr/>
      </w:r>
      <w:r>
        <w:rPr>
          <w:rFonts w:cs="Calibri"/>
        </w:rPr>
        <w:t>(Davis et al., 2015)</w:t>
      </w:r>
      <w:r>
        <w:rPr/>
      </w:r>
      <w:r>
        <w:rPr/>
        <w:fldChar w:fldCharType="end"/>
      </w:r>
      <w:r>
        <w:rPr/>
        <w:t>.</w:t>
      </w:r>
    </w:p>
    <w:p>
      <w:pPr>
        <w:pStyle w:val="Normal"/>
        <w:rPr/>
      </w:pPr>
      <w:r>
        <w:rPr/>
        <w:t xml:space="preserve">In the decades following the 1991 Paris Peace accords, which officially ended civil war and foreign occupation in Cambodia, political stability and rapid economic growth resulted in an economic transformation </w:t>
      </w:r>
      <w:r>
        <w:fldChar w:fldCharType="begin"/>
      </w:r>
      <w:r>
        <w:rPr/>
        <w:instrText>ADDIN ZOTERO_ITEM CSL_CITATION {"citationID":"rACh9dmv","properties":{"formattedCitation":"(Hughes and Un, 2011)","plainCitation":"(Hughes and Un, 2011)","noteIndex":0},"citationItems":[{"id":2448,"uris":["http://zotero.org/users/2170232/items/IRTUHWES"],"uri":["http://zotero.org/users/2170232/items/IRTUHWES"],"itemData":{"id":2448,"type":"report","collection-title":"NIAS Studies in Asian Topic","event-place":"Leifsgade 33, DK-2300 Copenhagen S, Denmark","number":"49","publisher":"Nordic Institute of Asian Studies","publisher-place":"Leifsgade 33, DK-2300 Copenhagen S, Denmark","title":"Cambodia's Economic Transformation","author":[{"family":"Hughes","given":"C"},{"family":"Un","given":"K"}],"issued":{"date-parts":[["2011"]]}}}],"schema":"https://github.com/citation-style-language/schema/raw/master/csl-citation.json"}</w:instrText>
      </w:r>
      <w:r>
        <w:rPr/>
      </w:r>
      <w:r>
        <w:rPr/>
        <w:fldChar w:fldCharType="separate"/>
      </w:r>
      <w:r>
        <w:rPr/>
      </w:r>
      <w:r>
        <w:rPr>
          <w:rFonts w:cs="Calibri"/>
        </w:rPr>
        <w:t>(Hughes and Un, 2011)</w:t>
      </w:r>
      <w:r>
        <w:rPr/>
      </w:r>
      <w:r>
        <w:rPr/>
        <w:fldChar w:fldCharType="end"/>
      </w:r>
      <w:r>
        <w:rPr/>
        <w:t xml:space="preserve">. Between 1990 and 2006 the economy transitioned from 85% subsistence agriculture, a small garments sector, and generally low economic productivity, to 55% of the population involved in subsistence agriculture and a private sector that was growing exponentially, thanks to investments in tourism, manufacturing, and mining </w:t>
      </w:r>
      <w:r>
        <w:fldChar w:fldCharType="begin"/>
      </w:r>
      <w:r>
        <w:rPr/>
        <w:instrText>ADDIN ZOTERO_ITEM CSL_CITATION {"citationID":"N47NoZG9","properties":{"formattedCitation":"(Eliste and Zorya, 2015; Hughes and Un, 2011)","plainCitation":"(Eliste and Zorya, 2015; Hughes and Un, 2011)","noteIndex":0},"citationItems":[{"id":2752,"uris":["http://zotero.org/users/2170232/items/U2ZTSPR5"],"uri":["http://zotero.org/users/2170232/items/U2ZTSPR5"],"itemData":{"id":2752,"type":"report","event-place":"Washington DC, USA","publisher":"World Bank Group","publisher-place":"Washington DC, USA","title":"Cambodian agriculture in transition: Opportunities and risks","URL":"http://documents.worldbank.org/curated/en/805091467993504209/Cambodian-agriculture-in-transition-opportunities-and-risks","author":[{"family":"Eliste","given":"Paavo"},{"family":"Zorya","given":"Sergiy"}],"issued":{"date-parts":[["2015"]]}}},{"id":2448,"uris":["http://zotero.org/users/2170232/items/IRTUHWES"],"uri":["http://zotero.org/users/2170232/items/IRTUHWES"],"itemData":{"id":2448,"type":"report","collection-title":"NIAS Studies in Asian Topic","event-place":"Leifsgade 33, DK-2300 Copenhagen S, Denmark","number":"49","publisher":"Nordic Institute of Asian Studies","publisher-place":"Leifsgade 33, DK-2300 Copenhagen S, Denmark","title":"Cambodia's Economic Transformation","author":[{"family":"Hughes","given":"C"},{"family":"Un","given":"K"}],"issued":{"date-parts":[["2011"]]}}}],"schema":"https://github.com/citation-style-language/schema/raw/master/csl-citation.json"}</w:instrText>
      </w:r>
      <w:r>
        <w:rPr/>
      </w:r>
      <w:r>
        <w:rPr/>
        <w:fldChar w:fldCharType="separate"/>
      </w:r>
      <w:r>
        <w:rPr/>
      </w:r>
      <w:r>
        <w:rPr>
          <w:rFonts w:cs="Calibri"/>
        </w:rPr>
        <w:t>(Eliste and Zorya, 2015; Hughes and Un, 2011)</w:t>
      </w:r>
      <w:r>
        <w:rPr/>
      </w:r>
      <w:r>
        <w:rPr/>
        <w:fldChar w:fldCharType="end"/>
      </w:r>
      <w:r>
        <w:rPr/>
        <w:t xml:space="preserve">. Between 2000 and 2006 the economy grew by an average of 8.7% - one of the highest rates in the world - driven primarily by manufacturing, (especially garment manufacturing), construction, services, and tourism. These industries were geographically limited to the two major cities: Phnom Penh, Siem Reap, and their surrounds. Outside of the large cities, the rural economy was also undergoing significant change. The adoption of the 2001 Land and Forestry Laws saw a major drive towards industrial-scale agriculture in the form of private and state-owned land concessions targeting commercial crops such as rubber and sugar </w:t>
      </w:r>
      <w:r>
        <w:fldChar w:fldCharType="begin"/>
      </w:r>
      <w:r>
        <w:rPr/>
        <w:instrText>ADDIN ZOTERO_ITEM CSL_CITATION {"citationID":"FRR9SOsN","properties":{"formattedCitation":"(Eliste and Zorya, 2015)","plainCitation":"(Eliste and Zorya, 2015)","noteIndex":0},"citationItems":[{"id":2752,"uris":["http://zotero.org/users/2170232/items/U2ZTSPR5"],"uri":["http://zotero.org/users/2170232/items/U2ZTSPR5"],"itemData":{"id":2752,"type":"report","event-place":"Washington DC, USA","publisher":"World Bank Group","publisher-place":"Washington DC, USA","title":"Cambodian agriculture in transition: Opportunities and risks","URL":"http://documents.worldbank.org/curated/en/805091467993504209/Cambodian-agriculture-in-transition-opportunities-and-risks","author":[{"family":"Eliste","given":"Paavo"},{"family":"Zorya","given":"Sergiy"}],"issued":{"date-parts":[["2015"]]}}}],"schema":"https://github.com/citation-style-language/schema/raw/master/csl-citation.json"}</w:instrText>
      </w:r>
      <w:r>
        <w:rPr/>
      </w:r>
      <w:r>
        <w:rPr/>
        <w:fldChar w:fldCharType="separate"/>
      </w:r>
      <w:r>
        <w:rPr/>
      </w:r>
      <w:r>
        <w:rPr>
          <w:rFonts w:cs="Calibri"/>
        </w:rPr>
        <w:t>(Eliste and Zorya, 2015)</w:t>
      </w:r>
      <w:r>
        <w:rPr/>
      </w:r>
      <w:r>
        <w:rPr/>
        <w:fldChar w:fldCharType="end"/>
      </w:r>
      <w:r>
        <w:rPr/>
        <w:t xml:space="preserve">. These concessions drove most of the growth within the agricultural sector, and despite having positive economic impacts, have received heavy criticism for violations of local land rights and illegal deforestation within protected areas </w:t>
      </w:r>
      <w:r>
        <w:fldChar w:fldCharType="begin"/>
      </w:r>
      <w:r>
        <w:rPr/>
        <w:instrText>ADDIN ZOTERO_ITEM CSL_CITATION {"citationID":"Y7Cg8ihs","properties":{"formattedCitation":"(Global Witness, 2013; Vrieze and Kuch, 2012; Watson et al., 2014)","plainCitation":"(Global Witness, 2013; Vrieze and Kuch, 2012; Watson et al., 2014)","noteIndex":0},"citationItems":[{"id":2447,"uris":["http://zotero.org/users/2170232/items/UWK5XCYU"],"uri":["http://zotero.org/users/2170232/items/UWK5XCYU"],"itemData":{"id":2447,"type":"report","publisher":"Global Witness","title":"Rubber Barons: How Vietnamese companies and international financiers are driving a land grabbing crisis in Cambodia and Laos","title-short":"Rubber Barons","URL":"https://www.globalwitness.org/en-gb/campaigns/land-deals/rubberbarons/","author":[{"family":"Global Witness","given":""}],"issued":{"date-parts":[["2013"]]}}},{"id":2053,"uris":["http://zotero.org/users/2170232/items/C9AXILM9"],"uri":["http://zotero.org/users/2170232/items/C9AXILM9"],"itemData":{"id":2053,"type":"article-newspaper","container-title":"The Cambodia Daily","page":"4-11","title":"Carving up Cambodia: One concesion at a time","author":[{"family":"Vrieze","given":"Paul"},{"family":"Kuch","given":"Naren"}],"issued":{"date-parts":[["2012"]]}}},{"id":2042,"uris":["http://zotero.org/users/2170232/items/PKUNSUBE"],"uri":["http://zotero.org/users/2170232/items/PKUNSUBE"],"itemData":{"id":2042,"type":"article-journal","abstract":"Originally conceived to conserve iconic landscapes and wildlife, protected areas are now expected to achieve an increasingly diverse set of conservation, social and economic objectives. The amount of land and sea designated as formally protected has markedly increased over the past century, but there is still a major shortfall in political commitments to enhance the coverage and effectiveness of protected areas. Financial support for protected areas is dwarfed by the benefits that they provide, but these returns depend on effective management. A step change involving increased recognition, funding, planning and enforcement is urgently needed if protected areas are going to fulfil their potential.","container-title":"Nature","DOI":"10.1038/nature13947","ISSN":"1476-4687","issue":"7525","language":"en","page":"67-73","source":"www.nature.com","title":"The performance and potential of protected areas","volume":"515","author":[{"family":"Watson","given":"James E. M."},{"family":"Dudley","given":"Nigel"},{"family":"Segan","given":"Daniel B."},{"family":"Hockings","given":"Marc"}],"issued":{"date-parts":[["2014",11]]}}}],"schema":"https://github.com/citation-style-language/schema/raw/master/csl-citation.json"}</w:instrText>
      </w:r>
      <w:r>
        <w:rPr/>
      </w:r>
      <w:r>
        <w:rPr/>
        <w:fldChar w:fldCharType="separate"/>
      </w:r>
      <w:r>
        <w:rPr/>
      </w:r>
      <w:r>
        <w:rPr>
          <w:rFonts w:cs="Calibri"/>
        </w:rPr>
        <w:t>(Global Witness, 2013; Vrieze and Kuch, 2012; Watson et al., 2014)</w:t>
      </w:r>
      <w:r>
        <w:rPr/>
      </w:r>
      <w:r>
        <w:rPr/>
        <w:fldChar w:fldCharType="end"/>
      </w:r>
      <w:r>
        <w:rPr/>
        <w:t xml:space="preserve">. </w:t>
      </w:r>
    </w:p>
    <w:p>
      <w:pPr>
        <w:pStyle w:val="Normal"/>
        <w:rPr/>
      </w:pPr>
      <w:r>
        <w:rPr/>
        <w:t xml:space="preserve">The rapid economic development around the large urban centres has increased the gap in development and socioeconomic status between the urban and rural populations. Despite the national economic success since the 1990s, Cambodia is still one of the least developed countries in the world, with more than 33% of the population either in severe poverty or vulnerable to severe poverty </w:t>
      </w:r>
      <w:r>
        <w:fldChar w:fldCharType="begin"/>
      </w:r>
      <w:r>
        <w:rPr/>
        <w:instrText>ADDIN ZOTERO_ITEM CSL_CITATION {"citationID":"06ZCzbQb","properties":{"formattedCitation":"(UNDP, 2020)","plainCitation":"(UNDP, 2020)","noteIndex":0},"citationItems":[{"id":2754,"uris":["http://zotero.org/users/2170232/items/LERDTCLP"],"uri":["http://zotero.org/users/2170232/items/LERDTCLP"],"itemData":{"id":2754,"type":"report","publisher":"United Nations Development Program","title":"Charting pathways out of multidimensional poverty: Achieving the SDGs","URL":"http://hdr.undp.org/sites/default/files/2020_mpi_report_en.pdf","author":[{"family":"UNDP","given":""}],"issued":{"date-parts":[["2020"]]}}}],"schema":"https://github.com/citation-style-language/schema/raw/master/csl-citation.json"}</w:instrText>
      </w:r>
      <w:r>
        <w:rPr/>
      </w:r>
      <w:r>
        <w:rPr/>
        <w:fldChar w:fldCharType="separate"/>
      </w:r>
      <w:r>
        <w:rPr/>
      </w:r>
      <w:r>
        <w:rPr>
          <w:rFonts w:cs="Calibri"/>
        </w:rPr>
        <w:t>(UNDP, 2020)</w:t>
      </w:r>
      <w:r>
        <w:rPr/>
      </w:r>
      <w:r>
        <w:rPr/>
        <w:fldChar w:fldCharType="end"/>
      </w:r>
      <w:r>
        <w:rPr/>
        <w:t xml:space="preserve">. In one study of a rural province in Cambodia, it was found that 70% of the population were either low-skilled non-permanent wage employees, permanent farmers, or were involved in resources extraction </w:t>
      </w:r>
      <w:r>
        <w:fldChar w:fldCharType="begin"/>
      </w:r>
      <w:r>
        <w:rPr/>
        <w:instrText>ADDIN ZOTERO_ITEM CSL_CITATION {"citationID":"TIspb6MV","properties":{"formattedCitation":"(Nguyen et al., 2015)","plainCitation":"(Nguyen et al., 2015)","noteIndex":0},"citationItems":[{"id":1658,"uris":["http://zotero.org/users/2170232/items/UKV6TVYW"],"uri":["http://zotero.org/users/2170232/items/UKV6TVYW"],"itemData":{"id":1658,"type":"article-journal","abstract":"Understanding rural livelihood strategies and environmental resource dependence can help to reduce and prevent livelihood stresses induced by environmental resource degradation. This study identifies livelihood strategies of farm households in rural Cambodia and explores their determinants with a focus on environmental resource dependence. The data are derived from a survey of 580 households in 30 villages of Stung Treng province in Cambodia undertaken in 2013. An activity-based two-step cluster analysis is conducted to identify different livelihood clusters and regression models are performed to determine the major factors affecting the choice of livelihood strategies and the extraction of environmental resources. The results demonstrate how different levels of environmental and household capital influence livelihood strategies. Environmental resources contribute a significant portion of household income (27%) and act as a means to reduce income inequality (7%) among households. The absolute environmental income is positively correlated with the total income but the relative environmental income decreases with an increase in total income. Thus, it appears that low income households are not to be blamed for environmental degradation, because they are unable to undertake activities with high return. The findings of this study suggest that promoting off-farm employment, education and social networking reduces the extraction of environmental resources.","container-title":"Ecological Economics","DOI":"10.1016/j.ecolecon.2015.11.001","ISSN":"0921-8009","journalAbbreviation":"Ecological Economics","page":"282-295","source":"ScienceDirect","title":"Rural livelihoods and environmental resource dependence in Cambodia","volume":"120","author":[{"family":"Nguyen","given":"Trung Thanh"},{"family":"Do","given":"Truong Lam"},{"family":"Bühler","given":"Dorothee"},{"family":"Hartje","given":"Rebecca"},{"family":"Grote","given":"Ulrike"}],"issued":{"date-parts":[["2015",12,1]]}}}],"schema":"https://github.com/citation-style-language/schema/raw/master/csl-citation.json"}</w:instrText>
      </w:r>
      <w:r>
        <w:rPr/>
      </w:r>
      <w:r>
        <w:rPr/>
        <w:fldChar w:fldCharType="separate"/>
      </w:r>
      <w:r>
        <w:rPr/>
      </w:r>
      <w:r>
        <w:rPr>
          <w:rFonts w:cs="Calibri"/>
        </w:rPr>
        <w:t>(Nguyen et al., 2015)</w:t>
      </w:r>
      <w:r>
        <w:rPr/>
      </w:r>
      <w:r>
        <w:rPr/>
        <w:fldChar w:fldCharType="end"/>
      </w:r>
      <w:r>
        <w:rPr/>
        <w:t xml:space="preserve">. The authors further found that all households, even those with high skilled or permanent wage employees, engaged in personal agriculture or livestock rearing, and were in some part dependent on environmental resources </w:t>
      </w:r>
      <w:r>
        <w:fldChar w:fldCharType="begin"/>
      </w:r>
      <w:r>
        <w:rPr/>
        <w:instrText>ADDIN ZOTERO_ITEM CSL_CITATION {"citationID":"Lb0WHkrT","properties":{"formattedCitation":"(Nguyen et al., 2015)","plainCitation":"(Nguyen et al., 2015)","noteIndex":0},"citationItems":[{"id":1658,"uris":["http://zotero.org/users/2170232/items/UKV6TVYW"],"uri":["http://zotero.org/users/2170232/items/UKV6TVYW"],"itemData":{"id":1658,"type":"article-journal","abstract":"Understanding rural livelihood strategies and environmental resource dependence can help to reduce and prevent livelihood stresses induced by environmental resource degradation. This study identifies livelihood strategies of farm households in rural Cambodia and explores their determinants with a focus on environmental resource dependence. The data are derived from a survey of 580 households in 30 villages of Stung Treng province in Cambodia undertaken in 2013. An activity-based two-step cluster analysis is conducted to identify different livelihood clusters and regression models are performed to determine the major factors affecting the choice of livelihood strategies and the extraction of environmental resources. The results demonstrate how different levels of environmental and household capital influence livelihood strategies. Environmental resources contribute a significant portion of household income (27%) and act as a means to reduce income inequality (7%) among households. The absolute environmental income is positively correlated with the total income but the relative environmental income decreases with an increase in total income. Thus, it appears that low income households are not to be blamed for environmental degradation, because they are unable to undertake activities with high return. The findings of this study suggest that promoting off-farm employment, education and social networking reduces the extraction of environmental resources.","container-title":"Ecological Economics","DOI":"10.1016/j.ecolecon.2015.11.001","ISSN":"0921-8009","journalAbbreviation":"Ecological Economics","page":"282-295","source":"ScienceDirect","title":"Rural livelihoods and environmental resource dependence in Cambodia","volume":"120","author":[{"family":"Nguyen","given":"Trung Thanh"},{"family":"Do","given":"Truong Lam"},{"family":"Bühler","given":"Dorothee"},{"family":"Hartje","given":"Rebecca"},{"family":"Grote","given":"Ulrike"}],"issued":{"date-parts":[["2015",12,1]]}}}],"schema":"https://github.com/citation-style-language/schema/raw/master/csl-citation.json"}</w:instrText>
      </w:r>
      <w:r>
        <w:rPr/>
      </w:r>
      <w:r>
        <w:rPr/>
        <w:fldChar w:fldCharType="separate"/>
      </w:r>
      <w:r>
        <w:rPr/>
      </w:r>
      <w:r>
        <w:rPr>
          <w:rFonts w:cs="Calibri"/>
        </w:rPr>
        <w:t>(Nguyen et al., 2015)</w:t>
      </w:r>
      <w:r>
        <w:rPr/>
      </w:r>
      <w:r>
        <w:rPr/>
        <w:fldChar w:fldCharType="end"/>
      </w:r>
      <w:r>
        <w:rPr/>
        <w:t xml:space="preserve">. Rural poverty and reliance on natural resources have been exacerbated by decades of insecure land tenure, followed by several ambitious, yet poorly governed, land tenure policies such as Directive 01 </w:t>
      </w:r>
      <w:r>
        <w:fldChar w:fldCharType="begin"/>
      </w:r>
      <w:r>
        <w:rPr/>
        <w:instrText>ADDIN ZOTERO_ITEM CSL_CITATION {"citationID":"rC5BcgVp","properties":{"formattedCitation":"(Grimsditch and Schoenberger, 2015; Milne, 2013)","plainCitation":"(Grimsditch and Schoenberger, 2015; Milne, 2013)","noteIndex":0},"citationItems":[{"id":1612,"uris":["http://zotero.org/users/2170232/items/3HW4UYHH"],"uri":["http://zotero.org/users/2170232/items/3HW4UYHH"],"itemData":{"id":1612,"type":"report","publisher":"NGO Forum","title":"New actions and existing policies: The implementation and impacts of Order 01","author":[{"family":"Grimsditch","given":"Mark"},{"family":"Schoenberger","given":"Laura"}],"issued":{"date-parts":[["2015"]]}}},{"id":2435,"uris":["http://zotero.org/users/2170232/items/EEIR9IDH"],"uri":["http://zotero.org/users/2170232/items/EEIR9IDH"],"itemData":{"id":2435,"type":"article-journal","abstract":"Two opposing land tenure policies are being implemented in upland Cambodia: indigenous communal title, the product of a decade of advocacy for indigenous rights; and Order 01, a dramatic new initiative to provide private individual titles to thousands of farmers living on state public land. This policy conflict has precipitated painful deliberations in Indigenous villages, whereby the merits of inalienable communal title must be weighed against its risks and constraints; and individual titles must be scrutinised for their potential to accelerate alienation and render frontier areas ‘legible’ for government and markets. I examine these issues through the experiences of one village in Mondulkiri, which recently ‘reconciled’ its communal title claim with the new individually motivated reforms. The village exemplifies Cambodia's commodity frontier: it is of mixed Bunong-Khmer ethnicity, and has undergone rapid deforestation and market integration since 2005. Thus, when the individual titling commenced in 2012, the already-fragile communal land claim was abandoned by 25% of its constituents. I explore how this unfolded, revealing powerful moral and racial narratives around Bunong identity and the processes of land fragmentation, commodification and alienation. I also reveal how these processes are enabled by Cambodia's predatory regime, of which Order 01 is an intimate part.","container-title":"Asia Pacific Viewpoint","DOI":"10.1111/apv.12027","ISSN":"1467-8373","issue":"3","language":"en","page":"323-339","source":"Wiley Online Library","title":"Under the leopard's skin: Land commodification and the dilemmas of Indigenous communal title in upland Cambodia","title-short":"Under the leopard's skin","volume":"54","author":[{"family":"Milne","given":"Sarah"}],"issued":{"date-parts":[["2013"]]}}}],"schema":"https://github.com/citation-style-language/schema/raw/master/csl-citation.json"}</w:instrText>
      </w:r>
      <w:r>
        <w:rPr/>
      </w:r>
      <w:r>
        <w:rPr/>
        <w:fldChar w:fldCharType="separate"/>
      </w:r>
      <w:r>
        <w:rPr/>
      </w:r>
      <w:r>
        <w:rPr>
          <w:rFonts w:cs="Calibri"/>
        </w:rPr>
        <w:t>(Grimsditch and Schoenberger, 2015; Milne, 2013)</w:t>
      </w:r>
      <w:r>
        <w:rPr/>
      </w:r>
      <w:r>
        <w:rPr/>
        <w:fldChar w:fldCharType="end"/>
      </w:r>
      <w:r>
        <w:rPr/>
        <w:t>. These land tenure policies resulted in widespread land speculation and rapid deforestation across the country, including within protected areas (</w:t>
      </w:r>
      <w:commentRangeStart w:id="3"/>
      <w:r>
        <w:rPr/>
        <w:t>see Thesis appendix</w:t>
      </w:r>
      <w:r>
        <w:rPr/>
      </w:r>
      <w:commentRangeEnd w:id="3"/>
      <w:r>
        <w:commentReference w:id="3"/>
      </w:r>
      <w:r>
        <w:rPr/>
        <w:t xml:space="preserve">).     </w:t>
      </w:r>
    </w:p>
    <w:p>
      <w:pPr>
        <w:pStyle w:val="Normal"/>
        <w:rPr/>
      </w:pPr>
      <w:r>
        <w:rPr/>
        <w:t xml:space="preserve">At the start of the century 41.9% of Cambodia’s land area was forested, and by 2012 the total forested area had been reduced by 19.8%, equating to over 1.3 million hectares (Davis et al 2015). Only 25 other countries lost more forest than Cambodia between 2000 – 2012 (Hansen et al 2013). Such high rates of deforestation, in the context of Cambodia’s economic status and the rural population’s reliance on natural resources </w:t>
      </w:r>
      <w:r>
        <w:fldChar w:fldCharType="begin"/>
      </w:r>
      <w:r>
        <w:rPr/>
        <w:instrText>ADDIN ZOTERO_ITEM CSL_CITATION {"citationID":"KJycbkPj","properties":{"formattedCitation":"(Nguyen et al., 2015)","plainCitation":"(Nguyen et al., 2015)","noteIndex":0},"citationItems":[{"id":1658,"uris":["http://zotero.org/users/2170232/items/UKV6TVYW"],"uri":["http://zotero.org/users/2170232/items/UKV6TVYW"],"itemData":{"id":1658,"type":"article-journal","abstract":"Understanding rural livelihood strategies and environmental resource dependence can help to reduce and prevent livelihood stresses induced by environmental resource degradation. This study identifies livelihood strategies of farm households in rural Cambodia and explores their determinants with a focus on environmental resource dependence. The data are derived from a survey of 580 households in 30 villages of Stung Treng province in Cambodia undertaken in 2013. An activity-based two-step cluster analysis is conducted to identify different livelihood clusters and regression models are performed to determine the major factors affecting the choice of livelihood strategies and the extraction of environmental resources. The results demonstrate how different levels of environmental and household capital influence livelihood strategies. Environmental resources contribute a significant portion of household income (27%) and act as a means to reduce income inequality (7%) among households. The absolute environmental income is positively correlated with the total income but the relative environmental income decreases with an increase in total income. Thus, it appears that low income households are not to be blamed for environmental degradation, because they are unable to undertake activities with high return. The findings of this study suggest that promoting off-farm employment, education and social networking reduces the extraction of environmental resources.","container-title":"Ecological Economics","DOI":"10.1016/j.ecolecon.2015.11.001","ISSN":"0921-8009","journalAbbreviation":"Ecological Economics","page":"282-295","source":"ScienceDirect","title":"Rural livelihoods and environmental resource dependence in Cambodia","volume":"120","author":[{"family":"Nguyen","given":"Trung Thanh"},{"family":"Do","given":"Truong Lam"},{"family":"Bühler","given":"Dorothee"},{"family":"Hartje","given":"Rebecca"},{"family":"Grote","given":"Ulrike"}],"issued":{"date-parts":[["2015",12,1]]}}}],"schema":"https://github.com/citation-style-language/schema/raw/master/csl-citation.json"}</w:instrText>
      </w:r>
      <w:r>
        <w:rPr/>
      </w:r>
      <w:r>
        <w:rPr/>
        <w:fldChar w:fldCharType="separate"/>
      </w:r>
      <w:r>
        <w:rPr/>
      </w:r>
      <w:r>
        <w:rPr>
          <w:rFonts w:cs="Calibri"/>
        </w:rPr>
        <w:t>(Nguyen et al., 2015)</w:t>
      </w:r>
      <w:r>
        <w:rPr/>
      </w:r>
      <w:r>
        <w:rPr/>
        <w:fldChar w:fldCharType="end"/>
      </w:r>
      <w:r>
        <w:rPr/>
        <w:t xml:space="preserve">, suggests that the country is on the increasing trajectory of the Environmental Kuznet’s Curve, whereby national economic development is improved at the expense of forest cover </w:t>
      </w:r>
      <w:r>
        <w:fldChar w:fldCharType="begin"/>
      </w:r>
      <w:r>
        <w:rPr/>
        <w:instrText>ADDIN ZOTERO_ITEM CSL_CITATION {"citationID":"5w1othVf","properties":{"formattedCitation":"(Stern, 2004)","plainCitation":"(Stern, 2004)","noteIndex":0},"citationItems":[{"id":2756,"uris":["http://zotero.org/users/2170232/items/Y74YDBYE"],"uri":["http://zotero.org/users/2170232/items/Y74YDBYE"],"itemData":{"id":2756,"type":"article-journal","abstract":"This paper presents a critical history of the environmental Kuznets curve (EKC). The EKC proposes that indicators of environmental degradation first rise, and then fall with increasing income per capita. Recent evidence shows however, that developing countries are addressing environmental issues, sometimes adopting developed country standards with a short time lag and sometimes performing better than some wealthy countries, and that the EKC results have a very flimsy statistical foundation. A new generation of decomposition and efficient frontier models can help disentangle the true relations between development and the environment and may lead to the demise of the classic EKC.","container-title":"World Development","DOI":"10.1016/j.worlddev.2004.03.004","ISSN":"0305-750X","issue":"8","journalAbbreviation":"World Development","language":"en","page":"1419-1439","source":"ScienceDirect","title":"The Rise and Fall of the Environmental Kuznets Curve","volume":"32","author":[{"family":"Stern","given":"David I"}],"issued":{"date-parts":[["2004",8,1]]}}}],"schema":"https://github.com/citation-style-language/schema/raw/master/csl-citation.json"}</w:instrText>
      </w:r>
      <w:r>
        <w:rPr/>
      </w:r>
      <w:r>
        <w:rPr/>
        <w:fldChar w:fldCharType="separate"/>
      </w:r>
      <w:r>
        <w:rPr/>
      </w:r>
      <w:r>
        <w:rPr>
          <w:rFonts w:cs="Calibri"/>
        </w:rPr>
        <w:t>(Stern, 2004)</w:t>
      </w:r>
      <w:r>
        <w:rPr/>
      </w:r>
      <w:r>
        <w:rPr/>
        <w:fldChar w:fldCharType="end"/>
      </w:r>
      <w:r>
        <w:rPr/>
        <w:t>. This theory is supported by evidence of increased forest loss within a</w:t>
      </w:r>
      <w:commentRangeStart w:id="4"/>
      <w:r>
        <w:rPr/>
        <w:t xml:space="preserve">gro-industrial land concessions, highlighting these economic concessions as key drivers of deforestation </w:t>
      </w:r>
      <w:r>
        <w:fldChar w:fldCharType="begin"/>
      </w:r>
      <w:r>
        <w:rPr/>
        <w:instrText>ADDIN ZOTERO_ITEM CSL_CITATION {"citationID":"cXQQCXZl","properties":{"formattedCitation":"(Davis et al., 2015)","plainCitation":"(Davis et al., 2015)","noteIndex":0},"citationItems":[{"id":2465,"uris":["http://zotero.org/users/2170232/items/BM9FJ8GU"],"uri":["http://zotero.org/users/2170232/items/BM9FJ8GU"],"itemData":{"id":2465,"type":"article-journal","abstract":"Investment in agricultural land in the developing world has rapidly increased in the past two decades1,2,3. In Cambodia, there has been a surge in economic land concessions, in which long-term leases are provided to foreign and domestic investors for economic development. More than two million hectares4 have been leased so far, sparking debate over the consequences for local communities and the environment5. Here we combined official records of concession locations4,6 with a high-resolution data set of changes in forest cover7 to quantify the contribution of land concessions to deforestation between 2000 and 2012. We used covariate matching to control for variables other than classification as a concession that may influence forest loss. Nearly half of the area where concessions were granted between 2000 and 2012 was forested in 2000; this area then represented 12.4% of forest land cover in Cambodia. Within concessions, the annual rate of forest loss was between 29% and 105% higher than in comparable land areas outside concessions. Most of the deforestation within concessions occurred after the contract date, and whether an investor was domestic or foreign had no effect on deforestation rates. We conclude that land acquisitions can act as powerful drivers of deforestation.","container-title":"Nature Geoscience","DOI":"10.1038/ngeo2540","ISSN":"1752-0908","issue":"10","language":"en","page":"772-775","source":"www.nature.com","title":"Accelerated deforestation driven by large-scale land acquisitions in Cambodia","volume":"8","author":[{"family":"Davis","given":"Kyle Frankel"},{"family":"Yu","given":"Kailiang"},{"family":"Rulli","given":"Maria Cristina"},{"family":"Pichdara","given":"Lonn"},{"family":"D’Odorico","given":"Paolo"}],"issued":{"date-parts":[["2015"]]}}}],"schema":"https://github.com/citation-style-language/schema/raw/master/csl-citation.json"}</w:instrText>
      </w:r>
      <w:r>
        <w:rPr/>
      </w:r>
      <w:r>
        <w:rPr/>
        <w:fldChar w:fldCharType="separate"/>
      </w:r>
      <w:r>
        <w:rPr/>
      </w:r>
      <w:r>
        <w:rPr>
          <w:rFonts w:cs="Calibri"/>
        </w:rPr>
        <w:t>(Davis et al., 2015)</w:t>
      </w:r>
      <w:r>
        <w:rPr/>
      </w:r>
      <w:r>
        <w:rPr/>
        <w:fldChar w:fldCharType="end"/>
      </w:r>
      <w:r>
        <w:rPr/>
        <w:t xml:space="preserve">. These Economic Land Concessions (ELCs) </w:t>
      </w:r>
      <w:r>
        <w:rPr/>
      </w:r>
      <w:commentRangeEnd w:id="4"/>
      <w:r>
        <w:commentReference w:id="4"/>
      </w:r>
      <w:r>
        <w:rPr/>
        <w:t xml:space="preserve">have been an important, and controversial, tool in the economic recovery of Cambodia. Nevertheless, the importance of natural resources for the country’s large rural population, and in particular the reliance on forest resources by the country’s indigenous populations </w:t>
      </w:r>
      <w:r>
        <w:fldChar w:fldCharType="begin"/>
      </w:r>
      <w:r>
        <w:rPr/>
        <w:instrText>ADDIN ZOTERO_ITEM CSL_CITATION {"citationID":"G0wBsdMk","properties":{"formattedCitation":"(Nguyen et al., 2015)","plainCitation":"(Nguyen et al., 2015)","noteIndex":0},"citationItems":[{"id":1658,"uris":["http://zotero.org/users/2170232/items/UKV6TVYW"],"uri":["http://zotero.org/users/2170232/items/UKV6TVYW"],"itemData":{"id":1658,"type":"article-journal","abstract":"Understanding rural livelihood strategies and environmental resource dependence can help to reduce and prevent livelihood stresses induced by environmental resource degradation. This study identifies livelihood strategies of farm households in rural Cambodia and explores their determinants with a focus on environmental resource dependence. The data are derived from a survey of 580 households in 30 villages of Stung Treng province in Cambodia undertaken in 2013. An activity-based two-step cluster analysis is conducted to identify different livelihood clusters and regression models are performed to determine the major factors affecting the choice of livelihood strategies and the extraction of environmental resources. The results demonstrate how different levels of environmental and household capital influence livelihood strategies. Environmental resources contribute a significant portion of household income (27%) and act as a means to reduce income inequality (7%) among households. The absolute environmental income is positively correlated with the total income but the relative environmental income decreases with an increase in total income. Thus, it appears that low income households are not to be blamed for environmental degradation, because they are unable to undertake activities with high return. The findings of this study suggest that promoting off-farm employment, education and social networking reduces the extraction of environmental resources.","container-title":"Ecological Economics","DOI":"10.1016/j.ecolecon.2015.11.001","ISSN":"0921-8009","journalAbbreviation":"Ecological Economics","page":"282-295","source":"ScienceDirect","title":"Rural livelihoods and environmental resource dependence in Cambodia","volume":"120","author":[{"family":"Nguyen","given":"Trung Thanh"},{"family":"Do","given":"Truong Lam"},{"family":"Bühler","given":"Dorothee"},{"family":"Hartje","given":"Rebecca"},{"family":"Grote","given":"Ulrike"}],"issued":{"date-parts":[["2015",12,1]]}}}],"schema":"https://github.com/citation-style-language/schema/raw/master/csl-citation.json"}</w:instrText>
      </w:r>
      <w:r>
        <w:rPr/>
      </w:r>
      <w:r>
        <w:rPr/>
        <w:fldChar w:fldCharType="separate"/>
      </w:r>
      <w:r>
        <w:rPr/>
      </w:r>
      <w:r>
        <w:rPr>
          <w:rFonts w:cs="Calibri"/>
        </w:rPr>
        <w:t>(Nguyen et al., 2015)</w:t>
      </w:r>
      <w:r>
        <w:rPr/>
      </w:r>
      <w:r>
        <w:rPr/>
        <w:fldChar w:fldCharType="end"/>
      </w:r>
      <w:r>
        <w:rPr/>
        <w:t xml:space="preserve">, means that reducing forest loss and directing the country towards a forest transition is important </w:t>
      </w:r>
      <w:r>
        <w:fldChar w:fldCharType="begin"/>
      </w:r>
      <w:r>
        <w:rPr/>
        <w:instrText>ADDIN ZOTERO_ITEM CSL_CITATION {"citationID":"qywUbjzy","properties":{"formattedCitation":"(Rudel et al., 2005)","plainCitation":"(Rudel et al., 2005)","noteIndex":0},"citationItems":[{"id":2121,"uris":["http://zotero.org/users/2170232/items/QDZVC72B"],"uri":["http://zotero.org/users/2170232/items/QDZVC72B"],"itemData":{"id":2121,"type":"article-journal","abstract":"Places experience forest transitions when declines in forest cover cease and recoveries in forest cover begin. Forest transitions have occurred in two, sometimes overlapping circumstances. In some places economic development has created enough non-farm jobs to pull farmers off of the land, thereby inducing the spontaneous regeneration of forests in old fields. In other places a scarcity of forest products has prompted governments and landowners to plant trees in some fields. The transitions do little to conserve biodiversity, but they do sequester carbon and conserve soil, so governments should place a high priority on promoting them.","container-title":"Global Environmental Change","DOI":"10.1016/j.gloenvcha.2004.11.001","ISSN":"0959-3780","issue":"1","journalAbbreviation":"Global Environmental Change","language":"en","page":"23-31","source":"ScienceDirect","title":"Forest transitions: towards a global understanding of land use change","title-short":"Forest transitions","volume":"15","author":[{"family":"Rudel","given":"Thomas K."},{"family":"Coomes","given":"Oliver T."},{"family":"Moran","given":"Emilio"},{"family":"Achard","given":"Frederic"},{"family":"Angelsen","given":"Arild"},{"family":"Xu","given":"Jianchu"},{"family":"Lambin","given":"Eric"}],"issued":{"date-parts":[["2005",4,1]]}}}],"schema":"https://github.com/citation-style-language/schema/raw/master/csl-citation.json"}</w:instrText>
      </w:r>
      <w:r>
        <w:rPr/>
      </w:r>
      <w:r>
        <w:rPr/>
        <w:fldChar w:fldCharType="separate"/>
      </w:r>
      <w:r>
        <w:rPr/>
      </w:r>
      <w:r>
        <w:rPr>
          <w:rFonts w:cs="Calibri"/>
        </w:rPr>
        <w:t>(Rudel et al., 2005)</w:t>
      </w:r>
      <w:r>
        <w:rPr/>
      </w:r>
      <w:r>
        <w:rPr/>
        <w:fldChar w:fldCharType="end"/>
      </w:r>
      <w:r>
        <w:rPr/>
        <w:t xml:space="preserve">. Therefore, understanding the relationships between macroeconomics, socioeconomics, and forest cover at different scales across the country will be critical to inform sustainable economic policies and effective forest conservation programmes.    </w:t>
      </w:r>
    </w:p>
    <w:p>
      <w:pPr>
        <w:pStyle w:val="Normal"/>
        <w:rPr>
          <w:b/>
          <w:b/>
          <w:bCs/>
          <w:i/>
          <w:i/>
          <w:iCs/>
        </w:rPr>
      </w:pPr>
      <w:r>
        <w:rPr>
          <w:b/>
          <w:bCs/>
          <w:i/>
          <w:iCs/>
        </w:rPr>
        <w:t>Purpose of the study</w:t>
      </w:r>
    </w:p>
    <w:p>
      <w:pPr>
        <w:sectPr>
          <w:type w:val="nextPage"/>
          <w:pgSz w:w="11906" w:h="16838"/>
          <w:pgMar w:left="1440" w:right="1440" w:header="0" w:top="1440" w:footer="0" w:bottom="1440" w:gutter="0"/>
          <w:pgNumType w:fmt="decimal"/>
          <w:formProt w:val="false"/>
          <w:textDirection w:val="lrTb"/>
          <w:docGrid w:type="default" w:linePitch="360" w:charSpace="4096"/>
        </w:sectPr>
        <w:pStyle w:val="Normal"/>
        <w:rPr/>
      </w:pPr>
      <w:r>
        <w:rPr/>
        <w:t xml:space="preserve">In this study we investigate the relationships between forest cover and loss, and macroeconomic and socioeconomic variables in Cambodia. Specifically, we: 1) model the relationships between three sets of macroeconomic predictors and forest loss at the national scale, 2) model the relationships between three sets of macroeconomic predictors and the creation of new ELCs at the national scale, 3) model the relationships between forest cover and eight sets of socioeconomic predictors, at two different sub-national scales, and 4) conduct a cluster analysis to group provinces by socioeconomics in order to further understand the socioeconomic typologies within the county, and their relationships to forest cover. </w:t>
      </w:r>
    </w:p>
    <w:p>
      <w:pPr>
        <w:pStyle w:val="Normal"/>
        <w:rPr>
          <w:b/>
          <w:b/>
          <w:bCs/>
          <w:sz w:val="24"/>
          <w:szCs w:val="24"/>
        </w:rPr>
      </w:pPr>
      <w:r>
        <w:rPr>
          <w:b/>
          <w:bCs/>
          <w:sz w:val="24"/>
          <w:szCs w:val="24"/>
        </w:rPr>
        <w:t>Methods</w:t>
      </w:r>
    </w:p>
    <w:p>
      <w:pPr>
        <w:pStyle w:val="Normal"/>
        <w:rPr>
          <w:b/>
          <w:b/>
          <w:bCs/>
          <w:i/>
          <w:i/>
          <w:iCs/>
        </w:rPr>
      </w:pPr>
      <w:r>
        <w:rPr>
          <w:b/>
          <w:bCs/>
          <w:i/>
          <w:iCs/>
        </w:rPr>
        <w:t>Study area</w:t>
      </w:r>
    </w:p>
    <w:p>
      <w:pPr>
        <w:pStyle w:val="Normal"/>
        <w:rPr/>
      </w:pPr>
      <w:r>
        <w:drawing>
          <wp:anchor behindDoc="1" distT="0" distB="0" distL="0" distR="0" simplePos="0" locked="0" layoutInCell="1" allowOverlap="1" relativeHeight="2">
            <wp:simplePos x="0" y="0"/>
            <wp:positionH relativeFrom="margin">
              <wp:align>left</wp:align>
            </wp:positionH>
            <wp:positionV relativeFrom="paragraph">
              <wp:posOffset>1332230</wp:posOffset>
            </wp:positionV>
            <wp:extent cx="4381500" cy="4381500"/>
            <wp:effectExtent l="0" t="0" r="0" b="0"/>
            <wp:wrapNone/>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a:picLocks noChangeAspect="1" noChangeArrowheads="1"/>
                    </pic:cNvPicPr>
                  </pic:nvPicPr>
                  <pic:blipFill>
                    <a:blip r:embed="rId2"/>
                    <a:stretch>
                      <a:fillRect/>
                    </a:stretch>
                  </pic:blipFill>
                  <pic:spPr bwMode="auto">
                    <a:xfrm>
                      <a:off x="0" y="0"/>
                      <a:ext cx="4381500" cy="4381500"/>
                    </a:xfrm>
                    <a:prstGeom prst="rect">
                      <a:avLst/>
                    </a:prstGeom>
                  </pic:spPr>
                </pic:pic>
              </a:graphicData>
            </a:graphic>
          </wp:anchor>
        </w:drawing>
      </w:r>
      <w:r>
        <w:rPr/>
        <w:t>T</w:t>
      </w:r>
      <w:r>
        <w:rPr/>
        <w:t xml:space="preserve">his study investigated macroeconomic and socioeconomic predictors of forest cover and loss in Cambodia at two different spatial resolutions over </w:t>
      </w:r>
      <w:commentRangeStart w:id="5"/>
      <w:r>
        <w:rPr/>
        <w:t>two time periods</w:t>
      </w:r>
      <w:r>
        <w:rPr/>
      </w:r>
      <w:commentRangeEnd w:id="5"/>
      <w:r>
        <w:commentReference w:id="5"/>
      </w:r>
      <w:r>
        <w:rPr/>
        <w:t>. The macroeconomic analysis was at the national scale between 1993 – 2015, and the socioeconomic analysis was at the scale of a) the commune, and b) the province between 2007 – 2012. Cambodia is in mainland SEA and is bordered by Laos (NE), Thailand (NW), Vietnam (E), and the Gulf of Thailand (SW) (Figure 1).  The country has a surface area of 176,520 km</w:t>
      </w:r>
      <w:r>
        <w:rPr>
          <w:vertAlign w:val="superscript"/>
        </w:rPr>
        <w:t>2</w:t>
      </w:r>
      <w:r>
        <w:rPr/>
        <w:t xml:space="preserve"> (UNCTAD, 2020) and is located at latitudes 10-14° north of the equator and thus has a tropical monsoon climate (McSweeney et al. 2010).  </w:t>
      </w:r>
    </w:p>
    <w:p>
      <w:pPr>
        <w:pStyle w:val="Normal"/>
        <w:rPr/>
      </w:pPr>
      <w:r>
        <w:rPr/>
      </w:r>
    </w:p>
    <w:p>
      <w:pPr>
        <w:pStyle w:val="Normal"/>
        <w:rPr>
          <w:b/>
          <w:b/>
          <w:bCs/>
          <w:i/>
          <w:i/>
          <w:iCs/>
        </w:rPr>
      </w:pPr>
      <w:r>
        <w:rPr>
          <w:b/>
          <w:bCs/>
          <w:i/>
          <w:iCs/>
        </w:rPr>
      </w:r>
    </w:p>
    <w:p>
      <w:pPr>
        <w:pStyle w:val="Normal"/>
        <w:rPr>
          <w:b/>
          <w:b/>
          <w:bCs/>
          <w:i/>
          <w:i/>
          <w:iCs/>
        </w:rPr>
      </w:pPr>
      <w:r>
        <w:rPr>
          <w:b/>
          <w:bCs/>
          <w:i/>
          <w:iCs/>
        </w:rPr>
      </w:r>
    </w:p>
    <w:p>
      <w:pPr>
        <w:pStyle w:val="Normal"/>
        <w:rPr>
          <w:b/>
          <w:b/>
          <w:bCs/>
          <w:i/>
          <w:i/>
          <w:iCs/>
        </w:rPr>
      </w:pPr>
      <w:r>
        <w:rPr>
          <w:b/>
          <w:bCs/>
          <w:i/>
          <w:iCs/>
        </w:rPr>
      </w:r>
    </w:p>
    <w:p>
      <w:pPr>
        <w:pStyle w:val="Normal"/>
        <w:rPr>
          <w:b/>
          <w:b/>
          <w:bCs/>
          <w:i/>
          <w:i/>
          <w:iCs/>
        </w:rPr>
      </w:pPr>
      <w:r>
        <w:rPr>
          <w:b/>
          <w:bCs/>
          <w:i/>
          <w:iCs/>
        </w:rPr>
      </w:r>
    </w:p>
    <w:p>
      <w:pPr>
        <w:pStyle w:val="Normal"/>
        <w:rPr>
          <w:b/>
          <w:b/>
          <w:bCs/>
          <w:i/>
          <w:i/>
          <w:iCs/>
        </w:rPr>
      </w:pPr>
      <w:r>
        <w:rPr>
          <w:b/>
          <w:bCs/>
          <w:i/>
          <w:iCs/>
        </w:rPr>
      </w:r>
    </w:p>
    <w:p>
      <w:pPr>
        <w:pStyle w:val="Normal"/>
        <w:rPr>
          <w:b/>
          <w:b/>
          <w:bCs/>
          <w:i/>
          <w:i/>
          <w:iCs/>
        </w:rPr>
      </w:pPr>
      <w:r>
        <w:rPr>
          <w:b/>
          <w:bCs/>
          <w:i/>
          <w:iCs/>
        </w:rPr>
      </w:r>
    </w:p>
    <w:p>
      <w:pPr>
        <w:pStyle w:val="Normal"/>
        <w:rPr>
          <w:b/>
          <w:b/>
          <w:bCs/>
          <w:i/>
          <w:i/>
          <w:iCs/>
        </w:rPr>
      </w:pPr>
      <w:r>
        <w:rPr>
          <w:b/>
          <w:bCs/>
          <w:i/>
          <w:iCs/>
        </w:rPr>
      </w:r>
    </w:p>
    <w:p>
      <w:pPr>
        <w:pStyle w:val="Normal"/>
        <w:rPr>
          <w:b/>
          <w:b/>
          <w:bCs/>
          <w:i/>
          <w:i/>
          <w:iCs/>
        </w:rPr>
      </w:pPr>
      <w:r>
        <w:rPr>
          <w:b/>
          <w:bCs/>
          <w:i/>
          <w:iCs/>
        </w:rPr>
      </w:r>
    </w:p>
    <w:p>
      <w:pPr>
        <w:pStyle w:val="Normal"/>
        <w:rPr>
          <w:b/>
          <w:b/>
          <w:bCs/>
          <w:i/>
          <w:i/>
          <w:iCs/>
        </w:rPr>
      </w:pPr>
      <w:r>
        <w:rPr>
          <w:b/>
          <w:bCs/>
          <w:i/>
          <w:iCs/>
        </w:rPr>
      </w:r>
    </w:p>
    <w:p>
      <w:pPr>
        <w:pStyle w:val="Normal"/>
        <w:rPr>
          <w:b/>
          <w:b/>
          <w:bCs/>
          <w:i/>
          <w:i/>
          <w:iCs/>
        </w:rPr>
      </w:pPr>
      <w:r>
        <w:rPr>
          <w:b/>
          <w:bCs/>
          <w:i/>
          <w:iCs/>
        </w:rPr>
      </w:r>
    </w:p>
    <w:p>
      <w:pPr>
        <w:pStyle w:val="Normal"/>
        <w:rPr>
          <w:b/>
          <w:b/>
          <w:bCs/>
          <w:i/>
          <w:i/>
          <w:iCs/>
        </w:rPr>
      </w:pPr>
      <w:r>
        <w:rPr>
          <w:b/>
          <w:bCs/>
          <w:i/>
          <w:iCs/>
        </w:rPr>
      </w:r>
    </w:p>
    <w:p>
      <w:pPr>
        <w:pStyle w:val="Normal"/>
        <w:rPr>
          <w:b/>
          <w:b/>
          <w:bCs/>
          <w:i/>
          <w:i/>
          <w:iCs/>
        </w:rPr>
      </w:pPr>
      <w:r>
        <w:rPr>
          <w:b/>
          <w:bCs/>
          <w:i/>
          <w:iCs/>
        </w:rPr>
      </w:r>
    </w:p>
    <w:p>
      <w:pPr>
        <w:pStyle w:val="Normal"/>
        <w:rPr>
          <w:b/>
          <w:b/>
          <w:bCs/>
        </w:rPr>
      </w:pPr>
      <w:r>
        <w:rPr>
          <w:b/>
          <w:bCs/>
        </w:rPr>
      </w:r>
    </w:p>
    <w:p>
      <w:pPr>
        <w:pStyle w:val="Normal"/>
        <w:rPr>
          <w:b/>
          <w:b/>
          <w:bCs/>
          <w:i/>
          <w:i/>
          <w:iCs/>
        </w:rPr>
      </w:pPr>
      <w:r>
        <w:rPr>
          <w:b/>
          <w:bCs/>
        </w:rPr>
        <w:t xml:space="preserve">Figure 1. Map of Southeast Asia with Cambodia highlighted in red. </w:t>
      </w:r>
    </w:p>
    <w:p>
      <w:pPr>
        <w:pStyle w:val="Normal"/>
        <w:rPr>
          <w:b/>
          <w:b/>
          <w:bCs/>
          <w:i/>
          <w:i/>
          <w:iCs/>
        </w:rPr>
      </w:pPr>
      <w:r>
        <w:rPr>
          <w:b/>
          <w:bCs/>
          <w:i/>
          <w:iCs/>
        </w:rPr>
      </w:r>
    </w:p>
    <w:p>
      <w:pPr>
        <w:pStyle w:val="Normal"/>
        <w:rPr>
          <w:b/>
          <w:b/>
          <w:bCs/>
          <w:i/>
          <w:i/>
          <w:iCs/>
        </w:rPr>
      </w:pPr>
      <w:r>
        <w:rPr>
          <w:b/>
          <w:bCs/>
          <w:i/>
          <w:iCs/>
        </w:rPr>
        <w:t>Variable selection</w:t>
      </w:r>
    </w:p>
    <w:p>
      <w:pPr>
        <w:pStyle w:val="Normal"/>
        <w:rPr/>
      </w:pPr>
      <w:r>
        <w:rPr/>
        <w:t xml:space="preserve">The response variables for the macroeconomic analysis were 1) change in forest cover (forest loss) from time </w:t>
      </w:r>
      <w:r>
        <w:rPr>
          <w:i/>
          <w:iCs/>
        </w:rPr>
        <w:t>t</w:t>
      </w:r>
      <w:r>
        <w:rPr/>
        <w:t xml:space="preserve"> to time </w:t>
      </w:r>
      <w:r>
        <w:rPr>
          <w:i/>
          <w:iCs/>
        </w:rPr>
        <w:t>t</w:t>
      </w:r>
      <w:r>
        <w:rPr>
          <w:i/>
          <w:iCs/>
          <w:vertAlign w:val="subscript"/>
        </w:rPr>
        <w:t>+1</w:t>
      </w:r>
      <w:r>
        <w:rPr/>
        <w:t xml:space="preserve"> and 2) the number of new economic land concession (ELC) allocations in year </w:t>
      </w:r>
      <w:r>
        <w:rPr>
          <w:i/>
          <w:iCs/>
        </w:rPr>
        <w:t>t</w:t>
      </w:r>
      <w:r>
        <w:rPr/>
        <w:t xml:space="preserve">. The response variable for the socioeconomic analysis was forest cover area. Both forest cover response variables were produced from the same data source (see “Data sources” below). Macroeconomic, socioeconomic, and control variables for both sets of analysis were selected based on a combination of previous studies, data availability, and the authors’ knowledge of Cambodia. </w:t>
      </w:r>
    </w:p>
    <w:p>
      <w:pPr>
        <w:pStyle w:val="Normal"/>
        <w:rPr/>
      </w:pPr>
      <w:r>
        <w:rPr/>
        <w:t xml:space="preserve">Macroeconomic variables were selected to create three sets of predictors, each targeting a different driver: economic development (n=8), commodity prices (external market forces, n=8), and producer prices (internal market forces, n=5) </w:t>
      </w:r>
      <w:r>
        <w:fldChar w:fldCharType="begin"/>
      </w:r>
      <w:r>
        <w:rPr/>
        <w:instrText>ADDIN ZOTERO_ITEM CSL_CITATION {"citationID":"Jh7awMDy","properties":{"formattedCitation":"(Nelson et al. 2006; Ewers 2006; Gong et al. 2013; Kuang et al. 2016; Fan &amp; Ding 2016; Bonilla-Bedoya et al. 2018)","plainCitation":"(Nelson et al. 2006; Ewers 2006; Gong et al. 2013; Kuang et al. 2016; Fan &amp; Ding 2016; Bonilla-Bedoya et al. 2018)","dontUpdate":true,"noteIndex":0},"citationItems":[{"id":165,"uris":["http://zotero.org/users/2170232/items/9J63RXYK"],"uri":["http://zotero.org/users/2170232/items/9J63RXYK"],"itemData":{"id":165,"type":"article-journal","abstract":"This paper provides an overview of what the Millennium Ecosystem Assessment (MA) call \"indirect and direct drivers\" of change in ecosystem services at a global level. The MA definition of a driver is any natural or human-induced factor that directly or indirectly causes a change in an ecosystem. A direct driver unequivocally influences ecosystem processes. An indirect driver operates more diffusely by altering one or more direct drivers. Global driving forces are categorized as demographic, economic, sociopolitical, cultural and religious, scientific and technological, and physical and biological. Drivers in all categories other than physical and biological are considered indirect. Important direct drivers include changes in climate, plant nutrient use, land conversion, and diseases and invasive species. This paper does not  discuss natural drivers such as climate variability, extreme weather events, or volcanic eruptions.","container-title":"Ecology and Society","ISSN":"1708-3087","language":"en","source":"pure.iiasa.ac.at","title":"Anthropogenic drivers of ecosystem change: An overview","title-short":"Anthropogenic drivers of ecosystem change","URL":"http://www.ecologyandsociety.org/vol11/iss2/art29/","volume":"11","author":[{"family":"Nelson","given":"G. C."},{"family":"Dobermann","given":"A."},{"family":"Nakicenovic","given":"N."},{"family":"O'Neill","given":"B. C."}],"accessed":{"date-parts":[["2019",3,1]]},"issued":{"date-parts":[["2006"]]}}},{"id":2120,"uris":["http://zotero.org/users/2170232/items/SQR23FC7"],"uri":["http://zotero.org/users/2170232/items/SQR23FC7"],"itemData":{"id":2120,"type":"article-journal","abstract":"Recent work on global patterns of deforestation has shown that countries with high per capita GDP or low remaining forest cover are more likely to be experiencing afforestation than deforestation. Here, I show that the relationship is more complex than previously described, because the effect of one variable is dependent upon the value of the other. As a result, high-income nations exhibit the opposite response to disappearing forest cover than low-income nations. In an analysis of 103 countries, I found that high-income countries with low forest cover have the highest rates of afforestation, typically through the establishment of new plantations. In contrast, low-income countries with little forest are more likely to consume that remaining portion at a faster proportional rate than do low-income countries with more forest. Nations with large amounts of forest have approximately equal deforestation rates, regardless of national wealth. These results highlight for the first time that there is a strong interaction between forest cover and economic development that determines rates of forest change among nations.","container-title":"Global Environmental Change","DOI":"10.1016/j.gloenvcha.2005.12.001","ISSN":"0959-3780","issue":"2","journalAbbreviation":"Global Environmental Change","language":"en","page":"161-169","source":"ScienceDirect","title":"Interaction effects between economic development and forest cover determine deforestation rates","volume":"16","author":[{"family":"Ewers","given":"Robert M."}],"issued":{"date-parts":[["2006",5,1]]}}},{"id":1526,"uris":["http://zotero.org/users/2170232/items/2LSJZH7A"],"uri":["http://zotero.org/users/2170232/items/2LSJZH7A"],"itemData":{"id":1526,"type":"article-journal","abstract":"Urban forests are valuable resources in coupled human and natural urban systems where green spaces are essential in maintaining ecological benefits and services of the landscape. In southern coastal China, the Shenzhen Special Economic Zone (SEZ) was established as a new city in 1979 and developed to be a megacity from an agriculture-dominated landscape. To quantify the land-use change during this rapid urbanization process and explore the underline drivers, nine sets of Landsat images from 1973 through 2005 were used to calculate the landscape metrics of forest patches. We found that the forest in Shenzhen SEZ had been restored to 85.85% of pre-urbanization coverage by 2005, but was characterized with smaller, isolated patches across the landscape. The changes in patch density, distribution, and shape during the 30-year study period were nonlinear and defined by episodic periods. The stepwise multiple regression models with socioeconomic drivers provided further explanation for fragmentation rates in patch density, distribution, and shape, with modeled R-squared of 0.837, 0.759, and 0.985 and P-values of 0.011, 0.035, and 0.004, respectively. Among the drivers, urban structure change, industry-related economic booming, and the increase of migrant resident population triggered the urban forest fragmentation while the significantly increased income of city residents drove the de-fragmentation trend. The artificial forestation showed some but a limited role in mitigating forest fragmentation.","container-title":"Landscape and Urban Planning","DOI":"10.1016/j.landurbplan.2013.04.009","ISSN":"0169-2046","journalAbbreviation":"Landscape and Urban Planning","page":"57-65","source":"ScienceDirect","title":"Determining socioeconomic drivers of urban forest fragmentation with historical remote sensing images","volume":"117","author":[{"family":"Gong","given":"Chongfeng"},{"family":"Yu","given":"Shixiao"},{"family":"Joesting","given":"Heather"},{"family":"Chen","given":"Jiquan"}],"issued":{"date-parts":[["2013",9,1]]}}},{"id":1613,"uris":["http://zotero.org/users/2170232/items/EWIWA67A"],"uri":["http://zotero.org/users/2170232/items/EWIWA67A"],"itemData":{"id":1613,"type":"article-journal","abstract":"The past two decades saw rapid and massive urbanization and industrialization in China. Despite much research has been reportedly done at local and regional scales, little has been reported on the trajectories, patterns, and drivers of these two intertwining processes at the national level. This is mainly due to the fact that until recently, high resolution spatial data of land use and land cover change were not available at national level. The research reported in this paper aimed to fill this knowledge gap. Employing the China Land Use/Cover Dataset (CLUD), a national land use/cover change database our research team developed over the past decade, we analyzed the two intertwining processes at a 5 year interval from 1990 to 2010 to identify their trajectories, spatiotemporal patterns, and driving forces. Among out key findings are that (1) the nation's urban and industrial land areas increased from 4.85×104km2 in 1990 to 9.08×104km2 in 2010; (2) compared to those in the 1990s, the expansion rates of urban land and industrial land in the 2000s were respectively 2.15 and 5.79 times higher; (3) the expansion rates varied significantly across regions, revealing a distinctive spatial pattern with coastal regions being the fastest and the northeastern the slowest; (4) national development strategies and regional land-use policies had prominent impacts on land expansions; while (5) socioeconomic factors along with local and regional land-use policies explained the regional variations.","container-title":"Landscape and Urban Planning","DOI":"10.1016/j.landurbplan.2015.10.001","ISSN":"0169-2046","journalAbbreviation":"Landscape and Urban Planning","page":"21-33","source":"ScienceDirect","title":"The rapid and massive urban and industrial land expansions in China between 1990 and 2010: A CLUD-based analysis of their trajectories, patterns, and drivers","title-short":"The rapid and massive urban and industrial land expansions in China between 1990 and 2010","volume":"145","author":[{"family":"Kuang","given":"Wenhui"},{"family":"Liu","given":"Jiyuan"},{"family":"Dong","given":"Jinwei"},{"family":"Chi","given":"Wenfeng"},{"family":"Zhang","given":"Chi"}],"issued":{"date-parts":[["2016",1,1]]}}},{"id":2638,"uris":["http://zotero.org/users/2170232/items/AXZEYZ6Z"],"uri":["http://zotero.org/users/2170232/items/AXZEYZ6Z"],"itemData":{"id":2638,"type":"article-journal","abstract":"Human activities and natural factors drive landscape pattern changes and limit provision of ecosystem services (ES) for human well-being. The analysis of landscape pattern change is one of the most important methods to understand and quantify land use and land cover change (LUCC). In this study, a series of satellite images (1990, 2002, 2009, 2013) of Fengqiu County of Henan province in China and some social data were used for analyzing landscape pattern changes and driving forces. Our results showed that landscape pattern and indices of Fengqiu County have serial changes during 1990–2013. From 1990 to 2013, the unused land (UL) nearly disappeared (the area of UL changed from 19.1 to 1.06km2) and the area of water area (WA) dramatically decreased (from 71.41 to 11.4km2). The mutual transformations among cultivated land (CL), forest land (FL) and settlements and mining sites (SMS) were relatively frequent. By further analysis of the number of patches (NP), largest patch index (LPI), perimeter–area fractal dimension (PAFRAC) and Shannon's evenness index (SHEI) both at class and landscape scale, we found that anthropogenic influence increased gradually, intensity of land use is strengthened, and landscape heterogeneity reduced. Human activity, especially population growth was the main driving force which impacted the landscape changes in studied area. The natural factors (temperature and precipitation) make a large impact on WA area. At last, we firstly introduce “Entropy model” to analyze the whole land use change. All the quantifications of LUCC and driving forces can reasonably provide basic information for government to guide the land use and ecological protection.","container-title":"CATENA","DOI":"10.1016/j.catena.2015.09.012","ISSN":"0341-8162","journalAbbreviation":"CATENA","language":"en","page":"152-160","source":"ScienceDirect","title":"Landscape pattern changes at a county scale: A case study in Fengqiu, Henan Province, China from 1990 to 2013","title-short":"Landscape pattern changes at a county scale","volume":"137","author":[{"family":"Fan","given":"Qindong"},{"family":"Ding","given":"Shengyan"}],"issued":{"date-parts":[["2016",2,1]]}}},{"id":179,"uris":["http://zotero.org/users/2170232/items/WZLMGHYE"],"uri":["http://zotero.org/users/2170232/items/WZLMGHYE"],"itemData":{"id":179,"type":"article-journal","abstract":"The ecosystem services provided by tropical forests are affected by deforestation. Territorial management strategies aim to prevent and mitigate forest loss. Therefore, modeling potential land use changes is important for forest management, monitoring, and evaluation. This study determined whether there are relationships between forest vulnerability to deforestation (potential deforestation distribution) and the forest management policies applied in the Ecuadorian Amazon. Proxy and underlying variables were used to construct a statistical model, based on the principle of maximum entropy that could predict potential land use changes. Entropy can be seen as a measure of uncertainty for a density function. Receiver operating characteristics (ROC) analysis and the Jackknife Test were used to validate the model. The importance of input variables in the model was determined through: Percent Contribution (PC) and Permutation Importance (PI). The results were compared with prevailing regional forest management strategies. The socioeconomic variables that provided the largest amount of information in the overall model (AUC = 0.81) and that showed most of the information not present in other variables were: “Protected areas-Intangible zone” (PC = 24%, PI = 12.4%), “timber harvesting programs” (PC = 21.7%, PI = 4.7%), “road network” (PC = 18.9%, PI = 7.7%), and “poverty rate” (PC = 3.7%, PI = 6.1%). Also, the biophysical variable “temperature” (PC = 7,9%, PI = 22.3%) provided information in the overall model. The results suggested the need for changes in forest management strategies. Forest policies and management plans should consider integrating and strengthening protected areas and intangible zones, as well as restricting timber harvesting in native forest and establishing forest areas under permanent management. Furthermore, the results also suggested that financial incentive programs to reduce deforestation have to be evaluated because their present distribution is inefficient. In this context, conservation incentive plans need to be revised so that they focus on areas at deforestation risk.","container-title":"Science of The Total Environment","DOI":"10.1016/j.scitotenv.2018.07.028","ISSN":"0048-9697","journalAbbreviation":"Science of The Total Environment","page":"1044-1055","source":"ScienceDirect","title":"Socioecological system and potential deforestation in Western Amazon forest landscapes","volume":"644","author":[{"family":"Bonilla-Bedoya","given":"S."},{"family":"Estrella-Bastidas","given":"Anabel"},{"family":"Molina","given":"Juan Ramón"},{"family":"Herrera","given":"Miguel Ángel"}],"issued":{"date-parts":[["2018",12,10]]}}}],"schema":"https://github.com/citation-style-language/schema/raw/master/csl-citation.json"}</w:instrText>
      </w:r>
      <w:r>
        <w:rPr/>
      </w:r>
      <w:r>
        <w:rPr/>
        <w:fldChar w:fldCharType="separate"/>
      </w:r>
      <w:r>
        <w:rPr/>
        <w:t>(Table S1, Nelson et al. 2006; Ewers 2006; Gong et al. 2013; Kuang et al. 2016; Fan &amp; Ding 2016; Bonilla-Bedoya et al. 2018)</w:t>
      </w:r>
      <w:r>
        <w:rPr/>
      </w:r>
      <w:r>
        <w:rPr/>
        <w:fldChar w:fldCharType="end"/>
      </w:r>
      <w:r>
        <w:rPr/>
        <w:t xml:space="preserve">. Each predictor was hypothesised to be a driver of forest loss (Table S2). Human population density was included as a control variable for the economic set and total forest remaining was included as control variable across all sets, as both were expected to influence forest loss. Both per capita Gross Domestic Product (GDP) and amount of forest remaining were included to reflect the economic development path and the forest scarcity path respectively </w:t>
      </w:r>
      <w:r>
        <w:fldChar w:fldCharType="begin"/>
      </w:r>
      <w:r>
        <w:rPr/>
        <w:instrText>ADDIN ZOTERO_ITEM CSL_CITATION {"citationID":"7L9iv0wG","properties":{"formattedCitation":"(Lambin and Meyfroidt, 2010; Rudel et al., 2005)","plainCitation":"(Lambin and Meyfroidt, 2010; Rudel et al., 2005)","noteIndex":0},"citationItems":[{"id":2121,"uris":["http://zotero.org/users/2170232/items/QDZVC72B"],"uri":["http://zotero.org/users/2170232/items/QDZVC72B"],"itemData":{"id":2121,"type":"article-journal","abstract":"Places experience forest transitions when declines in forest cover cease and recoveries in forest cover begin. Forest transitions have occurred in two, sometimes overlapping circumstances. In some places economic development has created enough non-farm jobs to pull farmers off of the land, thereby inducing the spontaneous regeneration of forests in old fields. In other places a scarcity of forest products has prompted governments and landowners to plant trees in some fields. The transitions do little to conserve biodiversity, but they do sequester carbon and conserve soil, so governments should place a high priority on promoting them.","container-title":"Global Environmental Change","DOI":"10.1016/j.gloenvcha.2004.11.001","ISSN":"0959-3780","issue":"1","journalAbbreviation":"Global Environmental Change","language":"en","page":"23-31","source":"ScienceDirect","title":"Forest transitions: towards a global understanding of land use change","title-short":"Forest transitions","volume":"15","author":[{"family":"Rudel","given":"Thomas K."},{"family":"Coomes","given":"Oliver T."},{"family":"Moran","given":"Emilio"},{"family":"Achard","given":"Frederic"},{"family":"Angelsen","given":"Arild"},{"family":"Xu","given":"Jianchu"},{"family":"Lambin","given":"Eric"}],"issued":{"date-parts":[["2005",4,1]]}}},{"id":1672,"uris":["http://zotero.org/users/2170232/items/4AESYRD7"],"uri":["http://zotero.org/users/2170232/items/4AESYRD7"],"itemData":{"id":1672,"type":"article-journal","abstract":"The concept of land use transition highlights that land use change is non-linear and is associated with other societal and biophysical system changes. A transition in land use is not a fixed pattern, nor is it deterministic. Land use transitions can be caused by negative socio-ecological feedbacks that arise from a depletion of key resources or from socio-economic change and innovation that take place rather independently from the ecological system. Here, we explore whether the sources of land use transitions are mostly endogenous socio-ecological forces or exogenous socio-economic factors. We first review a few generic pathways of forest transition as identified in national case studies, and evaluate the varying ecological quality of expanding forests associated with these pathways. We then discuss possible explanatory frameworks of land use transitions. We use the case of the recent forest transition in Vietnam as an illustration. Socio-ecological feedbacks seem to better explain a slowing down of deforestation and stabilization of forest cover, while exogenous socio-economic factors better account for reforestation. We conclude by discussing the prospects of accelerating land use transitions in tropical forest countries.","collection-title":"Forest transitions","container-title":"Land Use Policy","DOI":"10.1016/j.landusepol.2009.09.003","ISSN":"0264-8377","issue":"2","journalAbbreviation":"Land Use Policy","page":"108-118","source":"ScienceDirect","title":"Land use transitions: Socio-ecological feedback versus socio-economic change","title-short":"Land use transitions","volume":"27","author":[{"family":"Lambin","given":"Eric F."},{"family":"Meyfroidt","given":"Patrick"}],"issued":{"date-parts":[["2010",4,1]]}}}],"schema":"https://github.com/citation-style-language/schema/raw/master/csl-citation.json"}</w:instrText>
      </w:r>
      <w:r>
        <w:rPr/>
      </w:r>
      <w:r>
        <w:rPr/>
        <w:fldChar w:fldCharType="separate"/>
      </w:r>
      <w:r>
        <w:rPr/>
      </w:r>
      <w:r>
        <w:rPr>
          <w:rFonts w:cs="Calibri"/>
        </w:rPr>
        <w:t>(Lambin and Meyfroidt, 2010; Rudel et al., 2005)</w:t>
      </w:r>
      <w:r>
        <w:rPr/>
      </w:r>
      <w:r>
        <w:rPr/>
        <w:fldChar w:fldCharType="end"/>
      </w:r>
      <w:r>
        <w:rPr/>
        <w:t xml:space="preserve">. </w:t>
      </w:r>
      <w:commentRangeStart w:id="6"/>
      <w:r>
        <w:rPr/>
        <w:t>After pre-analysis checks for errors and correlation,</w:t>
      </w:r>
      <w:r>
        <w:rPr/>
      </w:r>
      <w:commentRangeEnd w:id="6"/>
      <w:r>
        <w:commentReference w:id="6"/>
      </w:r>
      <w:r>
        <w:rPr/>
        <w:t xml:space="preserve"> the resulting variable set contained 20 variables (Table 1).    </w:t>
      </w:r>
    </w:p>
    <w:p>
      <w:pPr>
        <w:pStyle w:val="Normal"/>
        <w:rPr/>
      </w:pPr>
      <w:r>
        <w:rPr/>
        <w:t xml:space="preserve">Socioeconomic variables were selected to create 8 variable sets reflecting different aspects of socioeconomic status and development, each of which was hypothesised to be either a driver or predictor of forest cover </w:t>
      </w:r>
      <w:r>
        <w:fldChar w:fldCharType="begin"/>
      </w:r>
      <w:r>
        <w:rPr/>
        <w:instrText>ADDIN ZOTERO_ITEM CSL_CITATION {"citationID":"JoSCyoNc","properties":{"formattedCitation":"(Luck et al. 2009; Ty et al. 2012; Kristensen et al. 2016; Bonilla-Bedoya et al. 2018)","plainCitation":"(Luck et al. 2009; Ty et al. 2012; Kristensen et al. 2016; Bonilla-Bedoya et al. 2018)","dontUpdate":true,"noteIndex":0},"citationItems":[{"id":2655,"uris":["http://zotero.org/users/2170232/items/P4U3LHQJ"],"uri":["http://zotero.org/users/2170232/items/P4U3LHQJ"],"itemData":{"id":2655,"type":"article-journal","abstract":"By 2050, 70% of the Earth’s human population will live in urban areas. Urbanization can have a devastating impact on local ecosystems, but these impacts vary across time and space. Identifying links between spatiotemporal change in urban ecosystems and neighborhood socio-economics is crucial to management aimed at maintaining flora and fauna in urban areas. Here, we tracked 20 years of socio-economic change and 15 years of vegetation change in 32 residential neighborhoods in south-eastern Australia. Regression models that explicitly accounted for a time lag between neighborhood socio-economic characteristics and vegetation response explained more variation in vegetation cover than models that ignored the effects of time. Also, relationships between vegetation and socio-economic factors were stronger in later years for the same neighborhoods suggesting the influence of socio-economics is more readily identified in established neighborhoods. Socio-economic variables alone, or in combination with biophysical variables, were better predictors of vegetation cover than only biophysical variables. Across space, vegetation cover had a negative quadratic relationship with neighborhood housing density, peaking at mid-density values, and a positive relationship with education level and immigration status (the percentage of residents with a non-Australian background). Over time, housing density had a positive relationship with vegetation cover, reflecting an increase in vegetation as neighborhoods develop. Our results highlight the need to understand temporal context when attempting to explain contemporary patterns in vegetation cover and the increasing importance of socio-economic factors in influencing cover as neighborhoods become established.","container-title":"Ecosystems","DOI":"10.1007/s10021-009-9244-6","ISSN":"1435-0629","issue":"4","journalAbbreviation":"Ecosystems","language":"en","page":"604","source":"Springer Link","title":"Socio-Economics and Vegetation Change in Urban Ecosystems: Patterns in Space and Time","title-short":"Socio-Economics and Vegetation Change in Urban Ecosystems","volume":"12","author":[{"family":"Luck","given":"Gary W."},{"family":"Smallbone","given":"Lisa T."},{"family":"O’Brien","given":"Rachel"}],"issued":{"date-parts":[["2009",3,12]]}}},{"id":1660,"uris":["http://zotero.org/users/2170232/items/ELFJNY56"],"uri":["http://zotero.org/users/2170232/items/ELFJNY56"],"itemData":{"id":1660,"type":"article-journal","abstract":"This study investigates an interdisciplinary scenario analysis to assess the potential impacts of climate, land use/cover and population changes on future water availability and demand in the Srepok River basin, a trans-boundary basin. Based on the output from a high-resolution Regional Climate Model (ECHAM 4, Scenarios A2 and B2) developed by the Southeast Asia—System for Analysis, Research and Training (SEA-START) Regional Center, future rainfall was downscaled to the study area and bias correction was carried out to generate the daily rainfall series. Land use/cover change was quantified using a GIS-based logistic regression approach and future population was projected from the historical data. These changes, individually or in combination, were then input into the calibrated hydrological model (HEC-HMS) to project future hydrological variables. The results reveal that surface runoff will be increased with increased future rainfall. Land use/cover change is found to have the largest impact on increased water demand, and thus reduced future water availability. The combined scenario shows an increasing level of water stress at both the basin and sub-basin levels, especially in the dry season.","container-title":"Water Resources Management","DOI":"10.1007/s11269-011-9964-1","ISSN":"0920-4741, 1573-1650","issue":"5","journalAbbreviation":"Water Resour Manage","language":"en","page":"1387-1407","source":"link.springer.com","title":"Scenario-based Impact Assessment of Land Use/Cover and Climate Changes on Water Resources and Demand: A Case Study in the Srepok River Basin, Vietnam—Cambodia","title-short":"Scenario-based Impact Assessment of Land Use/Cover and Climate Changes on Water Resources and Demand","volume":"26","author":[{"family":"Ty","given":"Tran Van"},{"family":"Sunada","given":"Kengo"},{"family":"Ichikawa","given":"Yutaka"},{"family":"Oishi","given":"Satoru"}],"issued":{"date-parts":[["2012",3,1]]}}},{"id":2659,"uris":["http://zotero.org/users/2170232/items/M668EE6L"],"uri":["http://zotero.org/users/2170232/items/M668EE6L"],"itemData":{"id":2659,"type":"article-journal","abstract":"Many of the semi-natural landscape elements found in rural areas, such as woodlots, hedgerows and grasslands, were originally maintained as part of the agricultural system. During the 20th century, they lost most of their functions and were often removed or transformed. Presently, production concerns are less dominant and many landscape and land use changes are undertaken to improve public goods or fulfil personal and family ambitions and values. This paper investigates the patterns of farm-level land use changes that occurred between 2002 and 2012 in three different landscape regions of Europe (peri-urban landscapes, areas with marginal potential for agriculture, post-socialist landscapes) and the drivers behind, based on a questionnaire survey in six study areas. A second objective is to analyse landowners’ decision-making and endogenous factors that are correlated with their engagement in land use changes. Common to all areas is that agricultural production is under pressure due to physical or socio-economic challenges. The results indicate that relatively more nature or landscape features have been added by landowners than removed by them in the six study areas. Furthermore, the analysis revealed that full-time landowners were responsible for the largest proportion of landscape change and that the areas involved differed greatly. The analysis also underlined the variety of European landscapes, as many landscape activities exhibited strong geographical patterns. A multivariate analysis of the relationship between ten farm and landowner characteristics confirmed the geographical diversity, as only a dummy variable representing the geographical location was statistically significant. When location was omitted from the analysis, two factors were significant: farm size and ownership of livestock. In addition, the results suggest that landowners in peri-urban locations were more engaged in landscape activities than landowners in other locations.","container-title":"Land Use Policy","DOI":"10.1016/j.landusepol.2015.07.014","ISSN":"0264-8377","journalAbbreviation":"Land Use Policy","language":"en","page":"786-799","source":"ScienceDirect","title":"Patterns and drivers of farm-level land use change in selected European rural landscapes","volume":"57","author":[{"family":"Kristensen","given":"Søren Bech Pilgaard"},{"family":"Busck","given":"Anne Gravsholt"},{"family":"Sluis","given":"Theo","non-dropping-particle":"van der"},{"family":"Gaube","given":"Veronika"}],"issued":{"date-parts":[["2016",11,30]]}}},{"id":179,"uris":["http://zotero.org/users/2170232/items/WZLMGHYE"],"uri":["http://zotero.org/users/2170232/items/WZLMGHYE"],"itemData":{"id":179,"type":"article-journal","abstract":"The ecosystem services provided by tropical forests are affected by deforestation. Territorial management strategies aim to prevent and mitigate forest loss. Therefore, modeling potential land use changes is important for forest management, monitoring, and evaluation. This study determined whether there are relationships between forest vulnerability to deforestation (potential deforestation distribution) and the forest management policies applied in the Ecuadorian Amazon. Proxy and underlying variables were used to construct a statistical model, based on the principle of maximum entropy that could predict potential land use changes. Entropy can be seen as a measure of uncertainty for a density function. Receiver operating characteristics (ROC) analysis and the Jackknife Test were used to validate the model. The importance of input variables in the model was determined through: Percent Contribution (PC) and Permutation Importance (PI). The results were compared with prevailing regional forest management strategies. The socioeconomic variables that provided the largest amount of information in the overall model (AUC = 0.81) and that showed most of the information not present in other variables were: “Protected areas-Intangible zone” (PC = 24%, PI = 12.4%), “timber harvesting programs” (PC = 21.7%, PI = 4.7%), “road network” (PC = 18.9%, PI = 7.7%), and “poverty rate” (PC = 3.7%, PI = 6.1%). Also, the biophysical variable “temperature” (PC = 7,9%, PI = 22.3%) provided information in the overall model. The results suggested the need for changes in forest management strategies. Forest policies and management plans should consider integrating and strengthening protected areas and intangible zones, as well as restricting timber harvesting in native forest and establishing forest areas under permanent management. Furthermore, the results also suggested that financial incentive programs to reduce deforestation have to be evaluated because their present distribution is inefficient. In this context, conservation incentive plans need to be revised so that they focus on areas at deforestation risk.","container-title":"Science of The Total Environment","DOI":"10.1016/j.scitotenv.2018.07.028","ISSN":"0048-9697","journalAbbreviation":"Science of The Total Environment","page":"1044-1055","source":"ScienceDirect","title":"Socioecological system and potential deforestation in Western Amazon forest landscapes","volume":"644","author":[{"family":"Bonilla-Bedoya","given":"S."},{"family":"Estrella-Bastidas","given":"Anabel"},{"family":"Molina","given":"Juan Ramón"},{"family":"Herrera","given":"Miguel Ángel"}],"issued":{"date-parts":[["2018",12,10]]}}}],"schema":"https://github.com/citation-style-language/schema/raw/master/csl-citation.json"}</w:instrText>
      </w:r>
      <w:r>
        <w:rPr/>
      </w:r>
      <w:r>
        <w:rPr/>
        <w:fldChar w:fldCharType="separate"/>
      </w:r>
      <w:r>
        <w:rPr/>
        <w:t>(Table S3, Luck et al. 2009; Ty et al. 2012; Kristensen et al. 2016; Bonilla-Bedoya et al. 2018)</w:t>
      </w:r>
      <w:r>
        <w:rPr/>
      </w:r>
      <w:r>
        <w:rPr/>
        <w:fldChar w:fldCharType="end"/>
      </w:r>
      <w:r>
        <w:rPr/>
        <w:t xml:space="preserve">. The variable sets were population demographics (n=8), education (n=4), employment (n=5), economic security (n=2), access to services (n=4), social justice (n=2), migration (n=2), and control variables (n=6). Control variables were included to account for the effects of environmental and other human factors including </w:t>
      </w:r>
      <w:commentRangeStart w:id="7"/>
      <w:r>
        <w:rPr/>
        <w:t>economic land concessions</w:t>
      </w:r>
      <w:r>
        <w:rPr/>
      </w:r>
      <w:commentRangeEnd w:id="7"/>
      <w:r>
        <w:commentReference w:id="7"/>
      </w:r>
      <w:r>
        <w:rPr/>
        <w:t xml:space="preserve"> </w:t>
      </w:r>
      <w:r>
        <w:fldChar w:fldCharType="begin"/>
      </w:r>
      <w:r>
        <w:rPr/>
        <w:instrText>ADDIN ZOTERO_ITEM CSL_CITATION {"citationID":"YS0y28tC","properties":{"formattedCitation":"(Abdullah and Nakagoshi, 2007; Davis et al., 2015)","plainCitation":"(Abdullah and Nakagoshi, 2007; Davis et al., 2015)","noteIndex":0},"citationItems":[{"id":2636,"uris":["http://zotero.org/users/2170232/items/BW7PN9QB"],"uri":["http://zotero.org/users/2170232/items/BW7PN9QB"],"itemData":{"id":2636,"type":"article-journal","abstract":"In many tropical countries forest fragmentation caused by changes in human land use activities is of primary concern for sustainability. In Malaysia this relationship is usually described without any quantitative measurement to show the implications for land use planning and management. To understand this relationship, this study developed a single forest fragmentation index based on a combination of three landscape metrics, i.e., non-forest area, forest edge bordered by human land use and patch size coefficient of variation, using the state of Selangor, Malaysia as a case study. Two defined natural landscapes; wetland and forest landscapes were used as a basic unit of analyses of pattern change of forest fragmentation and its relationship to human land use in three temporal years of 1966, 1981 and 1995. Results showed that forest fragmentation in the state of Selangor generally increased during the time periods studied. Multiple regression analysis showed that human land use is an important determinant of forest fragmentation, but the significance of several land uses as explanatory variables to forest fragmentation changed temporally. Oil palm and rubber plantations were apparently the major contributors to forest fragmentation. Differences in fragmentation pattern occurred between the two natural landscapes. Forest fragmentation increased in the wetland landscape, whereas not much change was observed in the forest landscape. Oil palm plantation appeared to be the major contributor to forest fragmentation in the wetland landscape, whereas rubber plantation was the major factor in the forest landscape. This study also revealed that knowledge of forest fragmentation through a single index in different natural landscapes provides a pathway for identifying which forested areas are highly threatened and must be given priority in strategic planning of nature conservation. In conclusion, it is vital to understand the relationship between changes in human land use and degree of forest degradation measured by a single index in order to describe the implications for land use planning and management.","container-title":"Forest Ecology and Management","DOI":"10.1016/j.foreco.2006.12.016","ISSN":"0378-1127","issue":"1","journalAbbreviation":"Forest Ecology and Management","language":"en","page":"39-48","source":"ScienceDirect","title":"Forest fragmentation and its correlation to human land use change in the state of Selangor, peninsular Malaysia","volume":"241","author":[{"family":"Abdullah","given":"Saiful Arif"},{"family":"Nakagoshi","given":"Nobukazu"}],"issued":{"date-parts":[["2007",3,30]]}}},{"id":2465,"uris":["http://zotero.org/users/2170232/items/BM9FJ8GU"],"uri":["http://zotero.org/users/2170232/items/BM9FJ8GU"],"itemData":{"id":2465,"type":"article-journal","abstract":"Investment in agricultural land in the developing world has rapidly increased in the past two decades1,2,3. In Cambodia, there has been a surge in economic land concessions, in which long-term leases are provided to foreign and domestic investors for economic development. More than two million hectares4 have been leased so far, sparking debate over the consequences for local communities and the environment5. Here we combined official records of concession locations4,6 with a high-resolution data set of changes in forest cover7 to quantify the contribution of land concessions to deforestation between 2000 and 2012. We used covariate matching to control for variables other than classification as a concession that may influence forest loss. Nearly half of the area where concessions were granted between 2000 and 2012 was forested in 2000; this area then represented 12.4% of forest land cover in Cambodia. Within concessions, the annual rate of forest loss was between 29% and 105% higher than in comparable land areas outside concessions. Most of the deforestation within concessions occurred after the contract date, and whether an investor was domestic or foreign had no effect on deforestation rates. We conclude that land acquisitions can act as powerful drivers of deforestation.","container-title":"Nature Geoscience","DOI":"10.1038/ngeo2540","ISSN":"1752-0908","issue":"10","language":"en","page":"772-775","source":"www.nature.com","title":"Accelerated deforestation driven by large-scale land acquisitions in Cambodia","volume":"8","author":[{"family":"Davis","given":"Kyle Frankel"},{"family":"Yu","given":"Kailiang"},{"family":"Rulli","given":"Maria Cristina"},{"family":"Pichdara","given":"Lonn"},{"family":"D’Odorico","given":"Paolo"}],"issued":{"date-parts":[["2015"]]}}}],"schema":"https://github.com/citation-style-language/schema/raw/master/csl-citation.json"}</w:instrText>
      </w:r>
      <w:r>
        <w:rPr/>
      </w:r>
      <w:r>
        <w:rPr/>
        <w:fldChar w:fldCharType="separate"/>
      </w:r>
      <w:r>
        <w:rPr/>
      </w:r>
      <w:r>
        <w:rPr>
          <w:rFonts w:cs="Calibri"/>
        </w:rPr>
        <w:t>(Abdullah and Nakagoshi, 2007; Davis et al., 2015)</w:t>
      </w:r>
      <w:r>
        <w:rPr/>
      </w:r>
      <w:r>
        <w:rPr/>
        <w:fldChar w:fldCharType="end"/>
      </w:r>
      <w:r>
        <w:rPr/>
        <w:t xml:space="preserve">, </w:t>
      </w:r>
      <w:commentRangeStart w:id="8"/>
      <w:r>
        <w:rPr/>
        <w:t>protected are</w:t>
      </w:r>
      <w:r>
        <w:rPr/>
      </w:r>
      <w:commentRangeEnd w:id="8"/>
      <w:r>
        <w:commentReference w:id="8"/>
      </w:r>
      <w:r>
        <w:rPr/>
        <w:t xml:space="preserve">as </w:t>
      </w:r>
      <w:r>
        <w:fldChar w:fldCharType="begin"/>
      </w:r>
      <w:r>
        <w:rPr/>
        <w:instrText>ADDIN ZOTERO_ITEM CSL_CITATION {"citationID":"KPXyqeHU","properties":{"formattedCitation":"(Bonilla-Bedoya et al., 2018)","plainCitation":"(Bonilla-Bedoya et al., 2018)","noteIndex":0},"citationItems":[{"id":179,"uris":["http://zotero.org/users/2170232/items/WZLMGHYE"],"uri":["http://zotero.org/users/2170232/items/WZLMGHYE"],"itemData":{"id":179,"type":"article-journal","abstract":"The ecosystem services provided by tropical forests are affected by deforestation. Territorial management strategies aim to prevent and mitigate forest loss. Therefore, modeling potential land use changes is important for forest management, monitoring, and evaluation. This study determined whether there are relationships between forest vulnerability to deforestation (potential deforestation distribution) and the forest management policies applied in the Ecuadorian Amazon. Proxy and underlying variables were used to construct a statistical model, based on the principle of maximum entropy that could predict potential land use changes. Entropy can be seen as a measure of uncertainty for a density function. Receiver operating characteristics (ROC) analysis and the Jackknife Test were used to validate the model. The importance of input variables in the model was determined through: Percent Contribution (PC) and Permutation Importance (PI). The results were compared with prevailing regional forest management strategies. The socioeconomic variables that provided the largest amount of information in the overall model (AUC = 0.81) and that showed most of the information not present in other variables were: “Protected areas-Intangible zone” (PC = 24%, PI = 12.4%), “timber harvesting programs” (PC = 21.7%, PI = 4.7%), “road network” (PC = 18.9%, PI = 7.7%), and “poverty rate” (PC = 3.7%, PI = 6.1%). Also, the biophysical variable “temperature” (PC = 7,9%, PI = 22.3%) provided information in the overall model. The results suggested the need for changes in forest management strategies. Forest policies and management plans should consider integrating and strengthening protected areas and intangible zones, as well as restricting timber harvesting in native forest and establishing forest areas under permanent management. Furthermore, the results also suggested that financial incentive programs to reduce deforestation have to be evaluated because their present distribution is inefficient. In this context, conservation incentive plans need to be revised so that they focus on areas at deforestation risk.","container-title":"Science of The Total Environment","DOI":"10.1016/j.scitotenv.2018.07.028","ISSN":"0048-9697","journalAbbreviation":"Science of The Total Environment","page":"1044-1055","source":"ScienceDirect","title":"Socioecological system and potential deforestation in Western Amazon forest landscapes","volume":"644","author":[{"family":"Bonilla-Bedoya","given":"S."},{"family":"Estrella-Bastidas","given":"Anabel"},{"family":"Molina","given":"Juan Ramón"},{"family":"Herrera","given":"Miguel Ángel"}],"issued":{"date-parts":[["2018",12,10]]}}}],"schema":"https://github.com/citation-style-language/schema/raw/master/csl-citation.json"}</w:instrText>
      </w:r>
      <w:r>
        <w:rPr/>
      </w:r>
      <w:r>
        <w:rPr/>
        <w:fldChar w:fldCharType="separate"/>
      </w:r>
      <w:r>
        <w:rPr/>
      </w:r>
      <w:r>
        <w:rPr>
          <w:rFonts w:cs="Calibri"/>
        </w:rPr>
        <w:t>(Bonilla-Bedoya et al., 2018)</w:t>
      </w:r>
      <w:r>
        <w:rPr/>
      </w:r>
      <w:r>
        <w:rPr/>
        <w:fldChar w:fldCharType="end"/>
      </w:r>
      <w:r>
        <w:rPr/>
        <w:t xml:space="preserve">, elevation </w:t>
      </w:r>
      <w:r>
        <w:fldChar w:fldCharType="begin"/>
      </w:r>
      <w:r>
        <w:rPr/>
        <w:instrText>ADDIN ZOTERO_ITEM CSL_CITATION {"citationID":"otYqPcRZ","properties":{"formattedCitation":"(Ty et al., 2012)","plainCitation":"(Ty et al., 2012)","noteIndex":0},"citationItems":[{"id":1660,"uris":["http://zotero.org/users/2170232/items/ELFJNY56"],"uri":["http://zotero.org/users/2170232/items/ELFJNY56"],"itemData":{"id":1660,"type":"article-journal","abstract":"This study investigates an interdisciplinary scenario analysis to assess the potential impacts of climate, land use/cover and population changes on future water availability and demand in the Srepok River basin, a trans-boundary basin. Based on the output from a high-resolution Regional Climate Model (ECHAM 4, Scenarios A2 and B2) developed by the Southeast Asia—System for Analysis, Research and Training (SEA-START) Regional Center, future rainfall was downscaled to the study area and bias correction was carried out to generate the daily rainfall series. Land use/cover change was quantified using a GIS-based logistic regression approach and future population was projected from the historical data. These changes, individually or in combination, were then input into the calibrated hydrological model (HEC-HMS) to project future hydrological variables. The results reveal that surface runoff will be increased with increased future rainfall. Land use/cover change is found to have the largest impact on increased water demand, and thus reduced future water availability. The combined scenario shows an increasing level of water stress at both the basin and sub-basin levels, especially in the dry season.","container-title":"Water Resources Management","DOI":"10.1007/s11269-011-9964-1","ISSN":"0920-4741, 1573-1650","issue":"5","journalAbbreviation":"Water Resour Manage","language":"en","page":"1387-1407","source":"link.springer.com","title":"Scenario-based Impact Assessment of Land Use/Cover and Climate Changes on Water Resources and Demand: A Case Study in the Srepok River Basin, Vietnam—Cambodia","title-short":"Scenario-based Impact Assessment of Land Use/Cover and Climate Changes on Water Resources and Demand","volume":"26","author":[{"family":"Ty","given":"Tran Van"},{"family":"Sunada","given":"Kengo"},{"family":"Ichikawa","given":"Yutaka"},{"family":"Oishi","given":"Satoru"}],"issued":{"date-parts":[["2012",3,1]]}}}],"schema":"https://github.com/citation-style-language/schema/raw/master/csl-citation.json"}</w:instrText>
      </w:r>
      <w:r>
        <w:rPr/>
      </w:r>
      <w:r>
        <w:rPr/>
        <w:fldChar w:fldCharType="separate"/>
      </w:r>
      <w:r>
        <w:rPr/>
      </w:r>
      <w:r>
        <w:rPr>
          <w:rFonts w:cs="Calibri"/>
        </w:rPr>
        <w:t>(Ty et al., 2012)</w:t>
      </w:r>
      <w:r>
        <w:rPr/>
      </w:r>
      <w:r>
        <w:rPr/>
        <w:fldChar w:fldCharType="end"/>
      </w:r>
      <w:r>
        <w:rPr/>
        <w:t xml:space="preserve">, and distance to human infrastructure </w:t>
      </w:r>
      <w:r>
        <w:fldChar w:fldCharType="begin"/>
      </w:r>
      <w:r>
        <w:rPr/>
        <w:instrText>ADDIN ZOTERO_ITEM CSL_CITATION {"citationID":"0lM0f2uy","properties":{"formattedCitation":"(Ty et al., 2012)","plainCitation":"(Ty et al., 2012)","noteIndex":0},"citationItems":[{"id":1660,"uris":["http://zotero.org/users/2170232/items/ELFJNY56"],"uri":["http://zotero.org/users/2170232/items/ELFJNY56"],"itemData":{"id":1660,"type":"article-journal","abstract":"This study investigates an interdisciplinary scenario analysis to assess the potential impacts of climate, land use/cover and population changes on future water availability and demand in the Srepok River basin, a trans-boundary basin. Based on the output from a high-resolution Regional Climate Model (ECHAM 4, Scenarios A2 and B2) developed by the Southeast Asia—System for Analysis, Research and Training (SEA-START) Regional Center, future rainfall was downscaled to the study area and bias correction was carried out to generate the daily rainfall series. Land use/cover change was quantified using a GIS-based logistic regression approach and future population was projected from the historical data. These changes, individually or in combination, were then input into the calibrated hydrological model (HEC-HMS) to project future hydrological variables. The results reveal that surface runoff will be increased with increased future rainfall. Land use/cover change is found to have the largest impact on increased water demand, and thus reduced future water availability. The combined scenario shows an increasing level of water stress at both the basin and sub-basin levels, especially in the dry season.","container-title":"Water Resources Management","DOI":"10.1007/s11269-011-9964-1","ISSN":"0920-4741, 1573-1650","issue":"5","journalAbbreviation":"Water Resour Manage","language":"en","page":"1387-1407","source":"link.springer.com","title":"Scenario-based Impact Assessment of Land Use/Cover and Climate Changes on Water Resources and Demand: A Case Study in the Srepok River Basin, Vietnam—Cambodia","title-short":"Scenario-based Impact Assessment of Land Use/Cover and Climate Changes on Water Resources and Demand","volume":"26","author":[{"family":"Ty","given":"Tran Van"},{"family":"Sunada","given":"Kengo"},{"family":"Ichikawa","given":"Yutaka"},{"family":"Oishi","given":"Satoru"}],"issued":{"date-parts":[["2012",3,1]]}}}],"schema":"https://github.com/citation-style-language/schema/raw/master/csl-citation.json"}</w:instrText>
      </w:r>
      <w:r>
        <w:rPr/>
      </w:r>
      <w:r>
        <w:rPr/>
        <w:fldChar w:fldCharType="separate"/>
      </w:r>
      <w:r>
        <w:rPr/>
      </w:r>
      <w:r>
        <w:rPr>
          <w:rFonts w:cs="Calibri"/>
        </w:rPr>
        <w:t>(Ty et al., 2012)</w:t>
      </w:r>
      <w:r>
        <w:rPr/>
      </w:r>
      <w:r>
        <w:rPr/>
        <w:fldChar w:fldCharType="end"/>
      </w:r>
      <w:r>
        <w:rPr/>
        <w:t xml:space="preserve">. A habitat control variable was excluded because the response variable (forest cover) was extracted from a land cover layer and represented a specific type of habitat, resulting in non-independence between the response and habitat.    </w:t>
      </w:r>
    </w:p>
    <w:p>
      <w:pPr>
        <w:pStyle w:val="Normal"/>
        <w:rPr>
          <w:b/>
          <w:b/>
          <w:bCs/>
          <w:i/>
          <w:i/>
          <w:iCs/>
        </w:rPr>
      </w:pPr>
      <w:r>
        <w:rPr>
          <w:b/>
          <w:bCs/>
          <w:i/>
          <w:iCs/>
        </w:rPr>
        <w:t>Data sources</w:t>
      </w:r>
    </w:p>
    <w:p>
      <w:pPr>
        <w:sectPr>
          <w:type w:val="nextPage"/>
          <w:pgSz w:w="11906" w:h="16838"/>
          <w:pgMar w:left="1440" w:right="1440" w:header="0" w:top="1440" w:footer="0" w:bottom="1440" w:gutter="0"/>
          <w:pgNumType w:fmt="decimal"/>
          <w:formProt w:val="false"/>
          <w:textDirection w:val="lrTb"/>
          <w:docGrid w:type="default" w:linePitch="360" w:charSpace="4096"/>
        </w:sectPr>
        <w:pStyle w:val="Normal"/>
        <w:rPr/>
      </w:pPr>
      <w:r>
        <w:rPr/>
        <w:t>National macroeconomic variables were acquired from publicly available sources (Table 1) for the period 1993 – 2015. Fine-scale socioeconomic variables were extracted from the Cambodian Commune Database for the years 2007 – 2012 (Table 2) which are available from Open Development Cambodia (</w:t>
      </w:r>
      <w:hyperlink r:id="rId3">
        <w:r>
          <w:rPr>
            <w:rStyle w:val="InternetLink"/>
          </w:rPr>
          <w:t>www.opendevelopmentcambodia.net</w:t>
        </w:r>
      </w:hyperlink>
      <w:r>
        <w:rPr/>
        <w:t>). Data on economic land concessions, protected areas, and elevation (digital elevation model), and shapefiles for the country, provinces, and communes were provided by the Wildlife Conservation Society. Forest cover layers were taken from the publicly available European Space Agency Climate Change Initiative (ESACCI) satellite data for the years 1993 – 2015.</w:t>
      </w:r>
    </w:p>
    <w:p>
      <w:pPr>
        <w:pStyle w:val="Normal"/>
        <w:rPr>
          <w:b/>
          <w:b/>
          <w:bCs/>
        </w:rPr>
      </w:pPr>
      <w:r>
        <w:rPr>
          <w:b/>
          <w:bCs/>
        </w:rPr>
        <w:t xml:space="preserve">Table 1. Variables selected for the macroeconomic analysis. Variables range from 1993 – 2015. </w:t>
      </w:r>
    </w:p>
    <w:tbl>
      <w:tblPr>
        <w:tblW w:w="13836" w:type="dxa"/>
        <w:jc w:val="left"/>
        <w:tblInd w:w="0" w:type="dxa"/>
        <w:tblCellMar>
          <w:top w:w="0" w:type="dxa"/>
          <w:left w:w="108" w:type="dxa"/>
          <w:bottom w:w="0" w:type="dxa"/>
          <w:right w:w="108" w:type="dxa"/>
        </w:tblCellMar>
        <w:tblLook w:val="04a0" w:noHBand="0" w:noVBand="1" w:firstColumn="1" w:lastRow="0" w:lastColumn="0" w:firstRow="1"/>
      </w:tblPr>
      <w:tblGrid>
        <w:gridCol w:w="3438"/>
        <w:gridCol w:w="1400"/>
        <w:gridCol w:w="1197"/>
        <w:gridCol w:w="1476"/>
        <w:gridCol w:w="6325"/>
      </w:tblGrid>
      <w:tr>
        <w:trPr>
          <w:trHeight w:val="288" w:hRule="atLeast"/>
        </w:trPr>
        <w:tc>
          <w:tcPr>
            <w:tcW w:w="3438" w:type="dxa"/>
            <w:tcBorders>
              <w:top w:val="single" w:sz="12" w:space="0" w:color="000000"/>
              <w:bottom w:val="single" w:sz="12" w:space="0" w:color="000000"/>
            </w:tcBorders>
            <w:shd w:color="auto" w:fill="auto" w:val="clear"/>
            <w:vAlign w:val="bottom"/>
          </w:tcPr>
          <w:p>
            <w:pPr>
              <w:pStyle w:val="Normal"/>
              <w:spacing w:before="0" w:after="160"/>
              <w:rPr>
                <w:b/>
                <w:b/>
                <w:bCs/>
              </w:rPr>
            </w:pPr>
            <w:r>
              <w:rPr>
                <w:b/>
                <w:bCs/>
              </w:rPr>
              <w:t>Predictor variable</w:t>
            </w:r>
          </w:p>
        </w:tc>
        <w:tc>
          <w:tcPr>
            <w:tcW w:w="1400" w:type="dxa"/>
            <w:tcBorders>
              <w:top w:val="single" w:sz="12" w:space="0" w:color="000000"/>
              <w:bottom w:val="single" w:sz="12" w:space="0" w:color="000000"/>
            </w:tcBorders>
            <w:shd w:color="auto" w:fill="auto" w:val="clear"/>
            <w:vAlign w:val="bottom"/>
          </w:tcPr>
          <w:p>
            <w:pPr>
              <w:pStyle w:val="Normal"/>
              <w:spacing w:before="0" w:after="160"/>
              <w:rPr>
                <w:b/>
                <w:b/>
                <w:bCs/>
              </w:rPr>
            </w:pPr>
            <w:r>
              <w:rPr>
                <w:b/>
                <w:bCs/>
              </w:rPr>
              <w:t>Units</w:t>
            </w:r>
          </w:p>
        </w:tc>
        <w:tc>
          <w:tcPr>
            <w:tcW w:w="1197" w:type="dxa"/>
            <w:tcBorders>
              <w:top w:val="single" w:sz="12" w:space="0" w:color="000000"/>
              <w:bottom w:val="single" w:sz="12" w:space="0" w:color="000000"/>
            </w:tcBorders>
            <w:shd w:color="auto" w:fill="auto" w:val="clear"/>
            <w:vAlign w:val="bottom"/>
          </w:tcPr>
          <w:p>
            <w:pPr>
              <w:pStyle w:val="Normal"/>
              <w:spacing w:before="0" w:after="160"/>
              <w:rPr>
                <w:b/>
                <w:b/>
                <w:bCs/>
              </w:rPr>
            </w:pPr>
            <w:r>
              <w:rPr>
                <w:b/>
                <w:bCs/>
              </w:rPr>
              <w:t>Resolution</w:t>
            </w:r>
          </w:p>
        </w:tc>
        <w:tc>
          <w:tcPr>
            <w:tcW w:w="1476" w:type="dxa"/>
            <w:tcBorders>
              <w:top w:val="single" w:sz="12" w:space="0" w:color="000000"/>
              <w:bottom w:val="single" w:sz="12" w:space="0" w:color="000000"/>
            </w:tcBorders>
            <w:shd w:color="auto" w:fill="auto" w:val="clear"/>
            <w:vAlign w:val="bottom"/>
          </w:tcPr>
          <w:p>
            <w:pPr>
              <w:pStyle w:val="Normal"/>
              <w:spacing w:before="0" w:after="160"/>
              <w:rPr>
                <w:b/>
                <w:b/>
                <w:bCs/>
              </w:rPr>
            </w:pPr>
            <w:r>
              <w:rPr>
                <w:b/>
                <w:bCs/>
              </w:rPr>
              <w:t>Source</w:t>
            </w:r>
          </w:p>
        </w:tc>
        <w:tc>
          <w:tcPr>
            <w:tcW w:w="6325" w:type="dxa"/>
            <w:tcBorders>
              <w:top w:val="single" w:sz="12" w:space="0" w:color="000000"/>
              <w:bottom w:val="single" w:sz="12" w:space="0" w:color="000000"/>
            </w:tcBorders>
            <w:shd w:color="auto" w:fill="auto" w:val="clear"/>
            <w:vAlign w:val="bottom"/>
          </w:tcPr>
          <w:p>
            <w:pPr>
              <w:pStyle w:val="Normal"/>
              <w:spacing w:before="0" w:after="160"/>
              <w:rPr>
                <w:b/>
                <w:b/>
                <w:bCs/>
              </w:rPr>
            </w:pPr>
            <w:r>
              <w:rPr>
                <w:b/>
                <w:bCs/>
              </w:rPr>
              <w:t>Details</w:t>
            </w:r>
          </w:p>
        </w:tc>
      </w:tr>
      <w:tr>
        <w:trPr>
          <w:trHeight w:val="288" w:hRule="atLeast"/>
        </w:trPr>
        <w:tc>
          <w:tcPr>
            <w:tcW w:w="3438" w:type="dxa"/>
            <w:tcBorders>
              <w:top w:val="single" w:sz="12" w:space="0" w:color="000000"/>
            </w:tcBorders>
            <w:shd w:color="auto" w:fill="auto" w:val="clear"/>
          </w:tcPr>
          <w:p>
            <w:pPr>
              <w:pStyle w:val="Normal"/>
              <w:spacing w:before="0" w:after="160"/>
              <w:rPr>
                <w:i/>
                <w:i/>
                <w:iCs/>
              </w:rPr>
            </w:pPr>
            <w:r>
              <w:rPr>
                <w:i/>
                <w:iCs/>
              </w:rPr>
              <w:t>Economy</w:t>
            </w:r>
          </w:p>
        </w:tc>
        <w:tc>
          <w:tcPr>
            <w:tcW w:w="1400" w:type="dxa"/>
            <w:tcBorders>
              <w:top w:val="single" w:sz="12" w:space="0" w:color="000000"/>
            </w:tcBorders>
            <w:shd w:color="auto" w:fill="auto" w:val="clear"/>
          </w:tcPr>
          <w:p>
            <w:pPr>
              <w:pStyle w:val="Normal"/>
              <w:spacing w:before="0" w:after="160"/>
              <w:rPr>
                <w:i/>
                <w:i/>
                <w:iCs/>
              </w:rPr>
            </w:pPr>
            <w:r>
              <w:rPr>
                <w:i/>
                <w:iCs/>
              </w:rPr>
            </w:r>
          </w:p>
        </w:tc>
        <w:tc>
          <w:tcPr>
            <w:tcW w:w="1197" w:type="dxa"/>
            <w:tcBorders>
              <w:top w:val="single" w:sz="12" w:space="0" w:color="000000"/>
            </w:tcBorders>
            <w:shd w:color="auto" w:fill="auto" w:val="clear"/>
          </w:tcPr>
          <w:p>
            <w:pPr>
              <w:pStyle w:val="Normal"/>
              <w:widowControl/>
              <w:bidi w:val="0"/>
              <w:spacing w:lineRule="auto" w:line="259" w:before="0" w:after="160"/>
              <w:jc w:val="left"/>
              <w:rPr/>
            </w:pPr>
            <w:r>
              <w:rPr/>
            </w:r>
          </w:p>
        </w:tc>
        <w:tc>
          <w:tcPr>
            <w:tcW w:w="1476" w:type="dxa"/>
            <w:tcBorders>
              <w:top w:val="single" w:sz="12" w:space="0" w:color="000000"/>
            </w:tcBorders>
            <w:shd w:color="auto" w:fill="auto" w:val="clear"/>
          </w:tcPr>
          <w:p>
            <w:pPr>
              <w:pStyle w:val="Normal"/>
              <w:widowControl/>
              <w:bidi w:val="0"/>
              <w:spacing w:lineRule="auto" w:line="259" w:before="0" w:after="160"/>
              <w:jc w:val="left"/>
              <w:rPr/>
            </w:pPr>
            <w:r>
              <w:rPr/>
            </w:r>
          </w:p>
        </w:tc>
        <w:tc>
          <w:tcPr>
            <w:tcW w:w="6325" w:type="dxa"/>
            <w:tcBorders>
              <w:top w:val="single" w:sz="12" w:space="0" w:color="000000"/>
            </w:tcBorders>
            <w:shd w:color="auto" w:fill="auto" w:val="clear"/>
          </w:tcPr>
          <w:p>
            <w:pPr>
              <w:pStyle w:val="Normal"/>
              <w:widowControl/>
              <w:bidi w:val="0"/>
              <w:spacing w:lineRule="auto" w:line="259" w:before="0" w:after="160"/>
              <w:jc w:val="left"/>
              <w:rPr/>
            </w:pPr>
            <w:r>
              <w:rPr/>
            </w:r>
          </w:p>
        </w:tc>
      </w:tr>
      <w:tr>
        <w:trPr>
          <w:trHeight w:val="288" w:hRule="atLeast"/>
        </w:trPr>
        <w:tc>
          <w:tcPr>
            <w:tcW w:w="3438" w:type="dxa"/>
            <w:tcBorders/>
            <w:shd w:color="auto" w:fill="auto" w:val="clear"/>
          </w:tcPr>
          <w:p>
            <w:pPr>
              <w:pStyle w:val="Normal"/>
              <w:widowControl/>
              <w:bidi w:val="0"/>
              <w:spacing w:lineRule="auto" w:line="259" w:before="0" w:after="160"/>
              <w:jc w:val="left"/>
              <w:rPr/>
            </w:pPr>
            <w:r>
              <w:rPr/>
              <w:t xml:space="preserve">GDP per capita </w:t>
            </w:r>
          </w:p>
        </w:tc>
        <w:tc>
          <w:tcPr>
            <w:tcW w:w="1400" w:type="dxa"/>
            <w:tcBorders/>
            <w:shd w:color="auto" w:fill="auto" w:val="clear"/>
          </w:tcPr>
          <w:p>
            <w:pPr>
              <w:pStyle w:val="Normal"/>
              <w:widowControl/>
              <w:bidi w:val="0"/>
              <w:spacing w:lineRule="auto" w:line="259" w:before="0" w:after="160"/>
              <w:jc w:val="left"/>
              <w:rPr/>
            </w:pPr>
            <w:r>
              <w:rPr/>
              <w:t>Billions USD</w:t>
            </w:r>
          </w:p>
        </w:tc>
        <w:tc>
          <w:tcPr>
            <w:tcW w:w="1197" w:type="dxa"/>
            <w:tcBorders/>
            <w:shd w:color="auto" w:fill="auto" w:val="clear"/>
          </w:tcPr>
          <w:p>
            <w:pPr>
              <w:pStyle w:val="Normal"/>
              <w:widowControl/>
              <w:bidi w:val="0"/>
              <w:spacing w:lineRule="auto" w:line="259" w:before="0" w:after="160"/>
              <w:jc w:val="left"/>
              <w:rPr/>
            </w:pPr>
            <w:r>
              <w:rPr/>
              <w:t>National</w:t>
            </w:r>
          </w:p>
        </w:tc>
        <w:tc>
          <w:tcPr>
            <w:tcW w:w="1476" w:type="dxa"/>
            <w:tcBorders/>
            <w:shd w:color="auto" w:fill="auto" w:val="clear"/>
          </w:tcPr>
          <w:p>
            <w:pPr>
              <w:pStyle w:val="Normal"/>
              <w:widowControl/>
              <w:bidi w:val="0"/>
              <w:spacing w:lineRule="auto" w:line="259" w:before="0" w:after="160"/>
              <w:jc w:val="left"/>
              <w:rPr/>
            </w:pPr>
            <w:r>
              <w:rPr/>
              <w:t>World Bank</w:t>
            </w:r>
          </w:p>
        </w:tc>
        <w:tc>
          <w:tcPr>
            <w:tcW w:w="6325" w:type="dxa"/>
            <w:tcBorders/>
            <w:shd w:color="auto" w:fill="auto" w:val="clear"/>
          </w:tcPr>
          <w:p>
            <w:pPr>
              <w:pStyle w:val="Normal"/>
              <w:widowControl/>
              <w:bidi w:val="0"/>
              <w:spacing w:lineRule="auto" w:line="259" w:before="0" w:after="160"/>
              <w:jc w:val="left"/>
              <w:rPr/>
            </w:pPr>
            <w:r>
              <w:rPr/>
              <w:t>Constant 2010 rates</w:t>
            </w:r>
          </w:p>
        </w:tc>
      </w:tr>
      <w:tr>
        <w:trPr>
          <w:trHeight w:val="288" w:hRule="atLeast"/>
        </w:trPr>
        <w:tc>
          <w:tcPr>
            <w:tcW w:w="3438" w:type="dxa"/>
            <w:tcBorders/>
            <w:shd w:color="auto" w:fill="auto" w:val="clear"/>
          </w:tcPr>
          <w:p>
            <w:pPr>
              <w:pStyle w:val="Normal"/>
              <w:widowControl/>
              <w:bidi w:val="0"/>
              <w:spacing w:lineRule="auto" w:line="259" w:before="0" w:after="160"/>
              <w:jc w:val="left"/>
              <w:rPr/>
            </w:pPr>
            <w:r>
              <w:rPr/>
              <w:t>GDP growth</w:t>
            </w:r>
          </w:p>
        </w:tc>
        <w:tc>
          <w:tcPr>
            <w:tcW w:w="1400" w:type="dxa"/>
            <w:tcBorders/>
            <w:shd w:color="auto" w:fill="auto" w:val="clear"/>
          </w:tcPr>
          <w:p>
            <w:pPr>
              <w:pStyle w:val="Normal"/>
              <w:widowControl/>
              <w:bidi w:val="0"/>
              <w:spacing w:lineRule="auto" w:line="259" w:before="0" w:after="160"/>
              <w:jc w:val="left"/>
              <w:rPr/>
            </w:pPr>
            <w:r>
              <w:rPr/>
              <w:t>%</w:t>
            </w:r>
          </w:p>
        </w:tc>
        <w:tc>
          <w:tcPr>
            <w:tcW w:w="1197" w:type="dxa"/>
            <w:tcBorders/>
            <w:shd w:color="auto" w:fill="auto" w:val="clear"/>
          </w:tcPr>
          <w:p>
            <w:pPr>
              <w:pStyle w:val="Normal"/>
              <w:widowControl/>
              <w:bidi w:val="0"/>
              <w:spacing w:lineRule="auto" w:line="259" w:before="0" w:after="160"/>
              <w:jc w:val="left"/>
              <w:rPr/>
            </w:pPr>
            <w:r>
              <w:rPr/>
              <w:t>National</w:t>
            </w:r>
          </w:p>
        </w:tc>
        <w:tc>
          <w:tcPr>
            <w:tcW w:w="1476" w:type="dxa"/>
            <w:tcBorders/>
            <w:shd w:color="auto" w:fill="auto" w:val="clear"/>
          </w:tcPr>
          <w:p>
            <w:pPr>
              <w:pStyle w:val="Normal"/>
              <w:widowControl/>
              <w:bidi w:val="0"/>
              <w:spacing w:lineRule="auto" w:line="259" w:before="0" w:after="160"/>
              <w:jc w:val="left"/>
              <w:rPr/>
            </w:pPr>
            <w:r>
              <w:rPr/>
              <w:t>World Bank</w:t>
            </w:r>
          </w:p>
        </w:tc>
        <w:tc>
          <w:tcPr>
            <w:tcW w:w="6325" w:type="dxa"/>
            <w:tcBorders/>
            <w:shd w:color="auto" w:fill="auto" w:val="clear"/>
          </w:tcPr>
          <w:p>
            <w:pPr>
              <w:pStyle w:val="Normal"/>
              <w:widowControl/>
              <w:bidi w:val="0"/>
              <w:spacing w:lineRule="auto" w:line="259" w:before="0" w:after="160"/>
              <w:jc w:val="left"/>
              <w:rPr/>
            </w:pPr>
            <w:r>
              <w:rPr/>
              <w:t>Annual percentage growth rate of GDP at market prices based on constant local currency</w:t>
            </w:r>
          </w:p>
        </w:tc>
      </w:tr>
      <w:tr>
        <w:trPr>
          <w:trHeight w:val="288" w:hRule="atLeast"/>
        </w:trPr>
        <w:tc>
          <w:tcPr>
            <w:tcW w:w="3438" w:type="dxa"/>
            <w:tcBorders/>
            <w:shd w:color="auto" w:fill="auto" w:val="clear"/>
          </w:tcPr>
          <w:p>
            <w:pPr>
              <w:pStyle w:val="Normal"/>
              <w:widowControl/>
              <w:bidi w:val="0"/>
              <w:spacing w:lineRule="auto" w:line="259" w:before="0" w:after="160"/>
              <w:jc w:val="left"/>
              <w:rPr/>
            </w:pPr>
            <w:r>
              <w:rPr/>
              <w:t>Foreign Direct Investment</w:t>
            </w:r>
          </w:p>
        </w:tc>
        <w:tc>
          <w:tcPr>
            <w:tcW w:w="1400" w:type="dxa"/>
            <w:tcBorders/>
            <w:shd w:color="auto" w:fill="auto" w:val="clear"/>
          </w:tcPr>
          <w:p>
            <w:pPr>
              <w:pStyle w:val="Normal"/>
              <w:widowControl/>
              <w:bidi w:val="0"/>
              <w:spacing w:lineRule="auto" w:line="259" w:before="0" w:after="160"/>
              <w:jc w:val="left"/>
              <w:rPr/>
            </w:pPr>
            <w:r>
              <w:rPr/>
              <w:t>Millions USD</w:t>
            </w:r>
          </w:p>
        </w:tc>
        <w:tc>
          <w:tcPr>
            <w:tcW w:w="1197" w:type="dxa"/>
            <w:tcBorders/>
            <w:shd w:color="auto" w:fill="auto" w:val="clear"/>
          </w:tcPr>
          <w:p>
            <w:pPr>
              <w:pStyle w:val="Normal"/>
              <w:widowControl/>
              <w:bidi w:val="0"/>
              <w:spacing w:lineRule="auto" w:line="259" w:before="0" w:after="160"/>
              <w:jc w:val="left"/>
              <w:rPr/>
            </w:pPr>
            <w:r>
              <w:rPr/>
              <w:t>National</w:t>
            </w:r>
          </w:p>
        </w:tc>
        <w:tc>
          <w:tcPr>
            <w:tcW w:w="1476" w:type="dxa"/>
            <w:tcBorders/>
            <w:shd w:color="auto" w:fill="auto" w:val="clear"/>
          </w:tcPr>
          <w:p>
            <w:pPr>
              <w:pStyle w:val="Normal"/>
              <w:widowControl/>
              <w:bidi w:val="0"/>
              <w:spacing w:lineRule="auto" w:line="259" w:before="0" w:after="160"/>
              <w:jc w:val="left"/>
              <w:rPr/>
            </w:pPr>
            <w:r>
              <w:rPr/>
              <w:t>UNCTAD</w:t>
            </w:r>
          </w:p>
        </w:tc>
        <w:tc>
          <w:tcPr>
            <w:tcW w:w="6325" w:type="dxa"/>
            <w:tcBorders/>
            <w:shd w:color="auto" w:fill="auto" w:val="clear"/>
          </w:tcPr>
          <w:p>
            <w:pPr>
              <w:pStyle w:val="Normal"/>
              <w:widowControl/>
              <w:bidi w:val="0"/>
              <w:spacing w:lineRule="auto" w:line="259" w:before="0" w:after="160"/>
              <w:jc w:val="left"/>
              <w:rPr/>
            </w:pPr>
            <w:r>
              <w:rPr/>
              <w:t>Inward and outward flows and stock</w:t>
            </w:r>
          </w:p>
        </w:tc>
      </w:tr>
      <w:tr>
        <w:trPr>
          <w:trHeight w:val="288" w:hRule="atLeast"/>
        </w:trPr>
        <w:tc>
          <w:tcPr>
            <w:tcW w:w="3438" w:type="dxa"/>
            <w:tcBorders/>
            <w:shd w:color="auto" w:fill="auto" w:val="clear"/>
          </w:tcPr>
          <w:p>
            <w:pPr>
              <w:pStyle w:val="Normal"/>
              <w:widowControl/>
              <w:bidi w:val="0"/>
              <w:spacing w:lineRule="auto" w:line="259" w:before="0" w:after="160"/>
              <w:jc w:val="left"/>
              <w:rPr/>
            </w:pPr>
            <w:r>
              <w:rPr/>
              <w:t>Agricultural sector proportion of GDP</w:t>
            </w:r>
          </w:p>
        </w:tc>
        <w:tc>
          <w:tcPr>
            <w:tcW w:w="1400" w:type="dxa"/>
            <w:tcBorders/>
            <w:shd w:color="auto" w:fill="auto" w:val="clear"/>
          </w:tcPr>
          <w:p>
            <w:pPr>
              <w:pStyle w:val="Normal"/>
              <w:widowControl/>
              <w:bidi w:val="0"/>
              <w:spacing w:lineRule="auto" w:line="259" w:before="0" w:after="160"/>
              <w:jc w:val="left"/>
              <w:rPr/>
            </w:pPr>
            <w:r>
              <w:rPr/>
              <w:t>%</w:t>
            </w:r>
          </w:p>
        </w:tc>
        <w:tc>
          <w:tcPr>
            <w:tcW w:w="1197" w:type="dxa"/>
            <w:tcBorders/>
            <w:shd w:color="auto" w:fill="auto" w:val="clear"/>
          </w:tcPr>
          <w:p>
            <w:pPr>
              <w:pStyle w:val="Normal"/>
              <w:widowControl/>
              <w:bidi w:val="0"/>
              <w:spacing w:lineRule="auto" w:line="259" w:before="0" w:after="160"/>
              <w:jc w:val="left"/>
              <w:rPr/>
            </w:pPr>
            <w:r>
              <w:rPr/>
              <w:t>National</w:t>
            </w:r>
          </w:p>
        </w:tc>
        <w:tc>
          <w:tcPr>
            <w:tcW w:w="1476" w:type="dxa"/>
            <w:tcBorders/>
            <w:shd w:color="auto" w:fill="auto" w:val="clear"/>
          </w:tcPr>
          <w:p>
            <w:pPr>
              <w:pStyle w:val="Normal"/>
              <w:widowControl/>
              <w:bidi w:val="0"/>
              <w:spacing w:lineRule="auto" w:line="259" w:before="0" w:after="160"/>
              <w:jc w:val="left"/>
              <w:rPr/>
            </w:pPr>
            <w:r>
              <w:rPr/>
              <w:t>CNIS</w:t>
            </w:r>
          </w:p>
        </w:tc>
        <w:tc>
          <w:tcPr>
            <w:tcW w:w="6325" w:type="dxa"/>
            <w:tcBorders/>
            <w:shd w:color="auto" w:fill="auto" w:val="clear"/>
          </w:tcPr>
          <w:p>
            <w:pPr>
              <w:pStyle w:val="Normal"/>
              <w:widowControl/>
              <w:bidi w:val="0"/>
              <w:spacing w:lineRule="auto" w:line="259" w:before="0" w:after="160"/>
              <w:jc w:val="left"/>
              <w:rPr/>
            </w:pPr>
            <w:r>
              <w:rPr/>
              <w:t>Proportion of national GDP</w:t>
            </w:r>
          </w:p>
        </w:tc>
      </w:tr>
      <w:tr>
        <w:trPr>
          <w:trHeight w:val="864" w:hRule="atLeast"/>
        </w:trPr>
        <w:tc>
          <w:tcPr>
            <w:tcW w:w="3438" w:type="dxa"/>
            <w:tcBorders/>
            <w:shd w:color="auto" w:fill="auto" w:val="clear"/>
          </w:tcPr>
          <w:p>
            <w:pPr>
              <w:pStyle w:val="Normal"/>
              <w:widowControl/>
              <w:bidi w:val="0"/>
              <w:spacing w:lineRule="auto" w:line="259" w:before="0" w:after="160"/>
              <w:jc w:val="left"/>
              <w:rPr/>
            </w:pPr>
            <w:r>
              <w:rPr/>
              <w:t>Development flows to agriculture</w:t>
            </w:r>
          </w:p>
        </w:tc>
        <w:tc>
          <w:tcPr>
            <w:tcW w:w="1400" w:type="dxa"/>
            <w:tcBorders/>
            <w:shd w:color="auto" w:fill="auto" w:val="clear"/>
          </w:tcPr>
          <w:p>
            <w:pPr>
              <w:pStyle w:val="Normal"/>
              <w:widowControl/>
              <w:bidi w:val="0"/>
              <w:spacing w:lineRule="auto" w:line="259" w:before="0" w:after="160"/>
              <w:jc w:val="left"/>
              <w:rPr/>
            </w:pPr>
            <w:r>
              <w:rPr/>
              <w:t>Millions USD</w:t>
            </w:r>
          </w:p>
        </w:tc>
        <w:tc>
          <w:tcPr>
            <w:tcW w:w="1197" w:type="dxa"/>
            <w:tcBorders/>
            <w:shd w:color="auto" w:fill="auto" w:val="clear"/>
          </w:tcPr>
          <w:p>
            <w:pPr>
              <w:pStyle w:val="Normal"/>
              <w:widowControl/>
              <w:bidi w:val="0"/>
              <w:spacing w:lineRule="auto" w:line="259" w:before="0" w:after="160"/>
              <w:jc w:val="left"/>
              <w:rPr/>
            </w:pPr>
            <w:r>
              <w:rPr/>
              <w:t>National</w:t>
            </w:r>
          </w:p>
        </w:tc>
        <w:tc>
          <w:tcPr>
            <w:tcW w:w="1476" w:type="dxa"/>
            <w:tcBorders/>
            <w:shd w:color="auto" w:fill="auto" w:val="clear"/>
          </w:tcPr>
          <w:p>
            <w:pPr>
              <w:pStyle w:val="Normal"/>
              <w:widowControl/>
              <w:bidi w:val="0"/>
              <w:spacing w:lineRule="auto" w:line="259" w:before="0" w:after="160"/>
              <w:jc w:val="left"/>
              <w:rPr/>
            </w:pPr>
            <w:r>
              <w:rPr/>
              <w:t>FAO</w:t>
            </w:r>
          </w:p>
        </w:tc>
        <w:tc>
          <w:tcPr>
            <w:tcW w:w="6325" w:type="dxa"/>
            <w:tcBorders/>
            <w:shd w:color="auto" w:fill="auto" w:val="clear"/>
          </w:tcPr>
          <w:p>
            <w:pPr>
              <w:pStyle w:val="Normal"/>
              <w:widowControl/>
              <w:bidi w:val="0"/>
              <w:spacing w:lineRule="auto" w:line="259" w:before="0" w:after="160"/>
              <w:jc w:val="left"/>
              <w:rPr/>
            </w:pPr>
            <w:r>
              <w:rPr/>
              <w:t>Donor development investment flows, other official flows, and private donor flows at constant 2016 prices to all agriculture and forestry sub-sectors</w:t>
            </w:r>
          </w:p>
        </w:tc>
      </w:tr>
      <w:tr>
        <w:trPr>
          <w:trHeight w:val="670" w:hRule="atLeast"/>
        </w:trPr>
        <w:tc>
          <w:tcPr>
            <w:tcW w:w="3438" w:type="dxa"/>
            <w:tcBorders/>
            <w:shd w:color="auto" w:fill="auto" w:val="clear"/>
          </w:tcPr>
          <w:p>
            <w:pPr>
              <w:pStyle w:val="Normal"/>
              <w:widowControl/>
              <w:bidi w:val="0"/>
              <w:spacing w:lineRule="auto" w:line="259" w:before="0" w:after="160"/>
              <w:jc w:val="left"/>
              <w:rPr/>
            </w:pPr>
            <w:r>
              <w:rPr/>
              <w:t>Development flows to environment</w:t>
            </w:r>
          </w:p>
        </w:tc>
        <w:tc>
          <w:tcPr>
            <w:tcW w:w="1400" w:type="dxa"/>
            <w:tcBorders/>
            <w:shd w:color="auto" w:fill="auto" w:val="clear"/>
          </w:tcPr>
          <w:p>
            <w:pPr>
              <w:pStyle w:val="Normal"/>
              <w:widowControl/>
              <w:bidi w:val="0"/>
              <w:spacing w:lineRule="auto" w:line="259" w:before="0" w:after="160"/>
              <w:jc w:val="left"/>
              <w:rPr/>
            </w:pPr>
            <w:r>
              <w:rPr/>
              <w:t>Millions USD</w:t>
            </w:r>
          </w:p>
        </w:tc>
        <w:tc>
          <w:tcPr>
            <w:tcW w:w="1197" w:type="dxa"/>
            <w:tcBorders/>
            <w:shd w:color="auto" w:fill="auto" w:val="clear"/>
          </w:tcPr>
          <w:p>
            <w:pPr>
              <w:pStyle w:val="Normal"/>
              <w:widowControl/>
              <w:bidi w:val="0"/>
              <w:spacing w:lineRule="auto" w:line="259" w:before="0" w:after="160"/>
              <w:jc w:val="left"/>
              <w:rPr/>
            </w:pPr>
            <w:r>
              <w:rPr/>
              <w:t>National</w:t>
            </w:r>
          </w:p>
        </w:tc>
        <w:tc>
          <w:tcPr>
            <w:tcW w:w="1476" w:type="dxa"/>
            <w:tcBorders/>
            <w:shd w:color="auto" w:fill="auto" w:val="clear"/>
          </w:tcPr>
          <w:p>
            <w:pPr>
              <w:pStyle w:val="Normal"/>
              <w:widowControl/>
              <w:bidi w:val="0"/>
              <w:spacing w:lineRule="auto" w:line="259" w:before="0" w:after="160"/>
              <w:jc w:val="left"/>
              <w:rPr/>
            </w:pPr>
            <w:r>
              <w:rPr/>
              <w:t>FAO</w:t>
            </w:r>
          </w:p>
        </w:tc>
        <w:tc>
          <w:tcPr>
            <w:tcW w:w="6325" w:type="dxa"/>
            <w:tcBorders/>
            <w:shd w:color="auto" w:fill="auto" w:val="clear"/>
          </w:tcPr>
          <w:p>
            <w:pPr>
              <w:pStyle w:val="Normal"/>
              <w:widowControl/>
              <w:bidi w:val="0"/>
              <w:spacing w:lineRule="auto" w:line="259" w:before="0" w:after="160"/>
              <w:jc w:val="left"/>
              <w:rPr/>
            </w:pPr>
            <w:r>
              <w:rPr/>
              <w:t>Donor development investment flows, other official flows, and private donor flows at constant 2016 prices to general environment protection</w:t>
            </w:r>
          </w:p>
        </w:tc>
      </w:tr>
      <w:tr>
        <w:trPr>
          <w:trHeight w:val="288" w:hRule="atLeast"/>
        </w:trPr>
        <w:tc>
          <w:tcPr>
            <w:tcW w:w="3438" w:type="dxa"/>
            <w:tcBorders>
              <w:top w:val="single" w:sz="8" w:space="0" w:color="000000"/>
            </w:tcBorders>
            <w:shd w:color="auto" w:fill="auto" w:val="clear"/>
          </w:tcPr>
          <w:p>
            <w:pPr>
              <w:pStyle w:val="Normal"/>
              <w:spacing w:before="0" w:after="160"/>
              <w:rPr>
                <w:i/>
                <w:i/>
                <w:iCs/>
              </w:rPr>
            </w:pPr>
            <w:r>
              <w:rPr>
                <w:i/>
                <w:iCs/>
              </w:rPr>
              <w:t>Commodity prices</w:t>
            </w:r>
          </w:p>
        </w:tc>
        <w:tc>
          <w:tcPr>
            <w:tcW w:w="1400" w:type="dxa"/>
            <w:tcBorders>
              <w:top w:val="single" w:sz="8" w:space="0" w:color="000000"/>
            </w:tcBorders>
            <w:shd w:color="auto" w:fill="auto" w:val="clear"/>
          </w:tcPr>
          <w:p>
            <w:pPr>
              <w:pStyle w:val="Normal"/>
              <w:spacing w:before="0" w:after="160"/>
              <w:rPr>
                <w:i/>
                <w:i/>
                <w:iCs/>
              </w:rPr>
            </w:pPr>
            <w:r>
              <w:rPr>
                <w:i/>
                <w:iCs/>
              </w:rPr>
            </w:r>
          </w:p>
        </w:tc>
        <w:tc>
          <w:tcPr>
            <w:tcW w:w="1197" w:type="dxa"/>
            <w:tcBorders>
              <w:top w:val="single" w:sz="8" w:space="0" w:color="000000"/>
            </w:tcBorders>
            <w:shd w:color="auto" w:fill="auto" w:val="clear"/>
          </w:tcPr>
          <w:p>
            <w:pPr>
              <w:pStyle w:val="Normal"/>
              <w:widowControl/>
              <w:bidi w:val="0"/>
              <w:spacing w:lineRule="auto" w:line="259" w:before="0" w:after="160"/>
              <w:jc w:val="left"/>
              <w:rPr/>
            </w:pPr>
            <w:r>
              <w:rPr/>
            </w:r>
          </w:p>
        </w:tc>
        <w:tc>
          <w:tcPr>
            <w:tcW w:w="1476" w:type="dxa"/>
            <w:tcBorders>
              <w:top w:val="single" w:sz="8" w:space="0" w:color="000000"/>
            </w:tcBorders>
            <w:shd w:color="auto" w:fill="auto" w:val="clear"/>
          </w:tcPr>
          <w:p>
            <w:pPr>
              <w:pStyle w:val="Normal"/>
              <w:widowControl/>
              <w:bidi w:val="0"/>
              <w:spacing w:lineRule="auto" w:line="259" w:before="0" w:after="160"/>
              <w:jc w:val="left"/>
              <w:rPr/>
            </w:pPr>
            <w:r>
              <w:rPr/>
            </w:r>
          </w:p>
        </w:tc>
        <w:tc>
          <w:tcPr>
            <w:tcW w:w="6325" w:type="dxa"/>
            <w:tcBorders>
              <w:top w:val="single" w:sz="8" w:space="0" w:color="000000"/>
            </w:tcBorders>
            <w:shd w:color="auto" w:fill="auto" w:val="clear"/>
          </w:tcPr>
          <w:p>
            <w:pPr>
              <w:pStyle w:val="Normal"/>
              <w:widowControl/>
              <w:bidi w:val="0"/>
              <w:spacing w:lineRule="auto" w:line="259" w:before="0" w:after="160"/>
              <w:jc w:val="left"/>
              <w:rPr/>
            </w:pPr>
            <w:r>
              <w:rPr/>
            </w:r>
          </w:p>
        </w:tc>
      </w:tr>
      <w:tr>
        <w:trPr>
          <w:trHeight w:val="576" w:hRule="atLeast"/>
        </w:trPr>
        <w:tc>
          <w:tcPr>
            <w:tcW w:w="3438" w:type="dxa"/>
            <w:tcBorders/>
            <w:shd w:color="auto" w:fill="auto" w:val="clear"/>
          </w:tcPr>
          <w:p>
            <w:pPr>
              <w:pStyle w:val="Normal"/>
              <w:widowControl/>
              <w:bidi w:val="0"/>
              <w:spacing w:lineRule="auto" w:line="259" w:before="0" w:after="160"/>
              <w:jc w:val="left"/>
              <w:rPr/>
            </w:pPr>
            <w:r>
              <w:rPr/>
              <w:t xml:space="preserve">Crop Production </w:t>
            </w:r>
          </w:p>
        </w:tc>
        <w:tc>
          <w:tcPr>
            <w:tcW w:w="1400" w:type="dxa"/>
            <w:tcBorders/>
            <w:shd w:color="auto" w:fill="auto" w:val="clear"/>
          </w:tcPr>
          <w:p>
            <w:pPr>
              <w:pStyle w:val="Normal"/>
              <w:widowControl/>
              <w:bidi w:val="0"/>
              <w:spacing w:lineRule="auto" w:line="259" w:before="0" w:after="160"/>
              <w:jc w:val="left"/>
              <w:rPr/>
            </w:pPr>
            <w:r>
              <w:rPr/>
              <w:t>Index</w:t>
            </w:r>
          </w:p>
        </w:tc>
        <w:tc>
          <w:tcPr>
            <w:tcW w:w="1197" w:type="dxa"/>
            <w:tcBorders/>
            <w:shd w:color="auto" w:fill="auto" w:val="clear"/>
          </w:tcPr>
          <w:p>
            <w:pPr>
              <w:pStyle w:val="Normal"/>
              <w:widowControl/>
              <w:bidi w:val="0"/>
              <w:spacing w:lineRule="auto" w:line="259" w:before="0" w:after="160"/>
              <w:jc w:val="left"/>
              <w:rPr/>
            </w:pPr>
            <w:r>
              <w:rPr/>
              <w:t>National</w:t>
            </w:r>
          </w:p>
        </w:tc>
        <w:tc>
          <w:tcPr>
            <w:tcW w:w="1476" w:type="dxa"/>
            <w:tcBorders/>
            <w:shd w:color="auto" w:fill="auto" w:val="clear"/>
          </w:tcPr>
          <w:p>
            <w:pPr>
              <w:pStyle w:val="Normal"/>
              <w:widowControl/>
              <w:bidi w:val="0"/>
              <w:spacing w:lineRule="auto" w:line="259" w:before="0" w:after="160"/>
              <w:jc w:val="left"/>
              <w:rPr/>
            </w:pPr>
            <w:r>
              <w:rPr/>
              <w:t>FAO</w:t>
            </w:r>
          </w:p>
        </w:tc>
        <w:tc>
          <w:tcPr>
            <w:tcW w:w="6325" w:type="dxa"/>
            <w:tcBorders/>
            <w:shd w:color="auto" w:fill="auto" w:val="clear"/>
          </w:tcPr>
          <w:p>
            <w:pPr>
              <w:pStyle w:val="Normal"/>
              <w:widowControl/>
              <w:bidi w:val="0"/>
              <w:spacing w:lineRule="auto" w:line="259" w:before="0" w:after="160"/>
              <w:jc w:val="left"/>
              <w:rPr/>
            </w:pPr>
            <w:r>
              <w:rPr/>
              <w:t>Relative level of the aggregate volume of agricultural production for each year in comparison with the base period 2004-2006</w:t>
            </w:r>
          </w:p>
        </w:tc>
      </w:tr>
      <w:tr>
        <w:trPr>
          <w:trHeight w:val="576" w:hRule="atLeast"/>
        </w:trPr>
        <w:tc>
          <w:tcPr>
            <w:tcW w:w="3438" w:type="dxa"/>
            <w:tcBorders/>
            <w:shd w:color="auto" w:fill="auto" w:val="clear"/>
          </w:tcPr>
          <w:p>
            <w:pPr>
              <w:pStyle w:val="Normal"/>
              <w:widowControl/>
              <w:bidi w:val="0"/>
              <w:spacing w:lineRule="auto" w:line="259" w:before="0" w:after="160"/>
              <w:jc w:val="left"/>
              <w:rPr/>
            </w:pPr>
            <w:r>
              <w:rPr/>
              <w:t xml:space="preserve">Non-food agricultural production </w:t>
            </w:r>
          </w:p>
        </w:tc>
        <w:tc>
          <w:tcPr>
            <w:tcW w:w="1400" w:type="dxa"/>
            <w:tcBorders/>
            <w:shd w:color="auto" w:fill="auto" w:val="clear"/>
          </w:tcPr>
          <w:p>
            <w:pPr>
              <w:pStyle w:val="Normal"/>
              <w:widowControl/>
              <w:bidi w:val="0"/>
              <w:spacing w:lineRule="auto" w:line="259" w:before="0" w:after="160"/>
              <w:jc w:val="left"/>
              <w:rPr/>
            </w:pPr>
            <w:r>
              <w:rPr/>
              <w:t>Index</w:t>
            </w:r>
          </w:p>
        </w:tc>
        <w:tc>
          <w:tcPr>
            <w:tcW w:w="1197" w:type="dxa"/>
            <w:tcBorders/>
            <w:shd w:color="auto" w:fill="auto" w:val="clear"/>
          </w:tcPr>
          <w:p>
            <w:pPr>
              <w:pStyle w:val="Normal"/>
              <w:widowControl/>
              <w:bidi w:val="0"/>
              <w:spacing w:lineRule="auto" w:line="259" w:before="0" w:after="160"/>
              <w:jc w:val="left"/>
              <w:rPr/>
            </w:pPr>
            <w:r>
              <w:rPr/>
              <w:t>National</w:t>
            </w:r>
          </w:p>
        </w:tc>
        <w:tc>
          <w:tcPr>
            <w:tcW w:w="1476" w:type="dxa"/>
            <w:tcBorders/>
            <w:shd w:color="auto" w:fill="auto" w:val="clear"/>
          </w:tcPr>
          <w:p>
            <w:pPr>
              <w:pStyle w:val="Normal"/>
              <w:widowControl/>
              <w:bidi w:val="0"/>
              <w:spacing w:lineRule="auto" w:line="259" w:before="0" w:after="160"/>
              <w:jc w:val="left"/>
              <w:rPr/>
            </w:pPr>
            <w:r>
              <w:rPr/>
              <w:t>FAO</w:t>
            </w:r>
          </w:p>
        </w:tc>
        <w:tc>
          <w:tcPr>
            <w:tcW w:w="6325" w:type="dxa"/>
            <w:tcBorders/>
            <w:shd w:color="auto" w:fill="auto" w:val="clear"/>
          </w:tcPr>
          <w:p>
            <w:pPr>
              <w:pStyle w:val="Normal"/>
              <w:widowControl/>
              <w:bidi w:val="0"/>
              <w:spacing w:lineRule="auto" w:line="259" w:before="0" w:after="160"/>
              <w:jc w:val="left"/>
              <w:rPr/>
            </w:pPr>
            <w:r>
              <w:rPr/>
              <w:t>Relative level of the aggregate volume of non-food agricultural production for each year in comparison with the base period 2004-2006</w:t>
            </w:r>
          </w:p>
        </w:tc>
      </w:tr>
      <w:tr>
        <w:trPr>
          <w:trHeight w:val="942" w:hRule="atLeast"/>
        </w:trPr>
        <w:tc>
          <w:tcPr>
            <w:tcW w:w="3438" w:type="dxa"/>
            <w:tcBorders/>
            <w:shd w:color="auto" w:fill="auto" w:val="clear"/>
          </w:tcPr>
          <w:p>
            <w:pPr>
              <w:pStyle w:val="Normal"/>
              <w:widowControl/>
              <w:bidi w:val="0"/>
              <w:spacing w:lineRule="auto" w:line="259" w:before="0" w:after="160"/>
              <w:jc w:val="left"/>
              <w:rPr/>
            </w:pPr>
            <w:r>
              <w:rPr/>
              <w:t>Forestry production</w:t>
            </w:r>
          </w:p>
        </w:tc>
        <w:tc>
          <w:tcPr>
            <w:tcW w:w="1400" w:type="dxa"/>
            <w:tcBorders/>
            <w:shd w:color="auto" w:fill="auto" w:val="clear"/>
          </w:tcPr>
          <w:p>
            <w:pPr>
              <w:pStyle w:val="Normal"/>
              <w:widowControl/>
              <w:bidi w:val="0"/>
              <w:spacing w:lineRule="auto" w:line="259" w:before="0" w:after="160"/>
              <w:jc w:val="left"/>
              <w:rPr/>
            </w:pPr>
            <w:r>
              <w:rPr/>
              <w:t>m3</w:t>
            </w:r>
          </w:p>
        </w:tc>
        <w:tc>
          <w:tcPr>
            <w:tcW w:w="1197" w:type="dxa"/>
            <w:tcBorders/>
            <w:shd w:color="auto" w:fill="auto" w:val="clear"/>
          </w:tcPr>
          <w:p>
            <w:pPr>
              <w:pStyle w:val="Normal"/>
              <w:widowControl/>
              <w:bidi w:val="0"/>
              <w:spacing w:lineRule="auto" w:line="259" w:before="0" w:after="160"/>
              <w:jc w:val="left"/>
              <w:rPr/>
            </w:pPr>
            <w:r>
              <w:rPr/>
              <w:t>National</w:t>
            </w:r>
          </w:p>
        </w:tc>
        <w:tc>
          <w:tcPr>
            <w:tcW w:w="1476" w:type="dxa"/>
            <w:tcBorders/>
            <w:shd w:color="auto" w:fill="auto" w:val="clear"/>
          </w:tcPr>
          <w:p>
            <w:pPr>
              <w:pStyle w:val="Normal"/>
              <w:widowControl/>
              <w:bidi w:val="0"/>
              <w:spacing w:lineRule="auto" w:line="259" w:before="0" w:after="160"/>
              <w:jc w:val="left"/>
              <w:rPr/>
            </w:pPr>
            <w:r>
              <w:rPr/>
              <w:t>FAO</w:t>
            </w:r>
          </w:p>
        </w:tc>
        <w:tc>
          <w:tcPr>
            <w:tcW w:w="6325" w:type="dxa"/>
            <w:tcBorders/>
            <w:shd w:color="auto" w:fill="auto" w:val="clear"/>
          </w:tcPr>
          <w:p>
            <w:pPr>
              <w:pStyle w:val="Normal"/>
              <w:widowControl/>
              <w:bidi w:val="0"/>
              <w:spacing w:lineRule="auto" w:line="259" w:before="0" w:after="160"/>
              <w:jc w:val="left"/>
              <w:rPr/>
            </w:pPr>
            <w:r>
              <w:rPr/>
              <w:t>Total production values for industrial roundwood, non-coniferous tropical wood, other industrial roundwood, sawlogs and veneer logs (coniferous and non-coniferous), and sawnwood (coniferous and non-coniferous</w:t>
            </w:r>
          </w:p>
        </w:tc>
      </w:tr>
      <w:tr>
        <w:trPr>
          <w:trHeight w:val="288" w:hRule="atLeast"/>
        </w:trPr>
        <w:tc>
          <w:tcPr>
            <w:tcW w:w="3438" w:type="dxa"/>
            <w:tcBorders/>
            <w:shd w:color="auto" w:fill="auto" w:val="clear"/>
          </w:tcPr>
          <w:p>
            <w:pPr>
              <w:pStyle w:val="Normal"/>
              <w:widowControl/>
              <w:bidi w:val="0"/>
              <w:spacing w:lineRule="auto" w:line="259" w:before="0" w:after="160"/>
              <w:jc w:val="left"/>
              <w:rPr/>
            </w:pPr>
            <w:r>
              <w:rPr/>
              <w:t>Price of rice</w:t>
            </w:r>
          </w:p>
        </w:tc>
        <w:tc>
          <w:tcPr>
            <w:tcW w:w="1400" w:type="dxa"/>
            <w:tcBorders/>
            <w:shd w:color="auto" w:fill="auto" w:val="clear"/>
          </w:tcPr>
          <w:p>
            <w:pPr>
              <w:pStyle w:val="Normal"/>
              <w:widowControl/>
              <w:bidi w:val="0"/>
              <w:spacing w:lineRule="auto" w:line="259" w:before="0" w:after="160"/>
              <w:jc w:val="left"/>
              <w:rPr/>
            </w:pPr>
            <w:r>
              <w:rPr/>
              <w:t>USD/ton</w:t>
            </w:r>
          </w:p>
        </w:tc>
        <w:tc>
          <w:tcPr>
            <w:tcW w:w="1197" w:type="dxa"/>
            <w:tcBorders/>
            <w:shd w:color="auto" w:fill="auto" w:val="clear"/>
          </w:tcPr>
          <w:p>
            <w:pPr>
              <w:pStyle w:val="Normal"/>
              <w:widowControl/>
              <w:bidi w:val="0"/>
              <w:spacing w:lineRule="auto" w:line="259" w:before="0" w:after="160"/>
              <w:jc w:val="left"/>
              <w:rPr/>
            </w:pPr>
            <w:r>
              <w:rPr/>
              <w:t>Global</w:t>
            </w:r>
          </w:p>
        </w:tc>
        <w:tc>
          <w:tcPr>
            <w:tcW w:w="1476" w:type="dxa"/>
            <w:tcBorders/>
            <w:shd w:color="auto" w:fill="auto" w:val="clear"/>
          </w:tcPr>
          <w:p>
            <w:pPr>
              <w:pStyle w:val="Normal"/>
              <w:widowControl/>
              <w:bidi w:val="0"/>
              <w:spacing w:lineRule="auto" w:line="259" w:before="0" w:after="160"/>
              <w:jc w:val="left"/>
              <w:rPr/>
            </w:pPr>
            <w:r>
              <w:rPr/>
              <w:t>World Bank</w:t>
            </w:r>
          </w:p>
        </w:tc>
        <w:tc>
          <w:tcPr>
            <w:tcW w:w="6325" w:type="dxa"/>
            <w:tcBorders/>
            <w:shd w:color="auto" w:fill="auto" w:val="clear"/>
          </w:tcPr>
          <w:p>
            <w:pPr>
              <w:pStyle w:val="Normal"/>
              <w:widowControl/>
              <w:bidi w:val="0"/>
              <w:spacing w:lineRule="auto" w:line="259" w:before="0" w:after="160"/>
              <w:jc w:val="left"/>
              <w:rPr/>
            </w:pPr>
            <w:r>
              <w:rPr/>
              <w:t>Median annual global market price of rice</w:t>
            </w:r>
          </w:p>
        </w:tc>
      </w:tr>
      <w:tr>
        <w:trPr>
          <w:trHeight w:val="288" w:hRule="atLeast"/>
        </w:trPr>
        <w:tc>
          <w:tcPr>
            <w:tcW w:w="3438" w:type="dxa"/>
            <w:tcBorders/>
            <w:shd w:color="auto" w:fill="auto" w:val="clear"/>
          </w:tcPr>
          <w:p>
            <w:pPr>
              <w:pStyle w:val="Normal"/>
              <w:widowControl/>
              <w:bidi w:val="0"/>
              <w:spacing w:lineRule="auto" w:line="259" w:before="0" w:after="160"/>
              <w:jc w:val="left"/>
              <w:rPr/>
            </w:pPr>
            <w:r>
              <w:rPr/>
              <w:t>Price of corn</w:t>
            </w:r>
          </w:p>
        </w:tc>
        <w:tc>
          <w:tcPr>
            <w:tcW w:w="1400" w:type="dxa"/>
            <w:tcBorders/>
            <w:shd w:color="auto" w:fill="auto" w:val="clear"/>
          </w:tcPr>
          <w:p>
            <w:pPr>
              <w:pStyle w:val="Normal"/>
              <w:widowControl/>
              <w:bidi w:val="0"/>
              <w:spacing w:lineRule="auto" w:line="259" w:before="0" w:after="160"/>
              <w:jc w:val="left"/>
              <w:rPr/>
            </w:pPr>
            <w:r>
              <w:rPr/>
              <w:t>USD/ton</w:t>
            </w:r>
          </w:p>
        </w:tc>
        <w:tc>
          <w:tcPr>
            <w:tcW w:w="1197" w:type="dxa"/>
            <w:tcBorders/>
            <w:shd w:color="auto" w:fill="auto" w:val="clear"/>
          </w:tcPr>
          <w:p>
            <w:pPr>
              <w:pStyle w:val="Normal"/>
              <w:widowControl/>
              <w:bidi w:val="0"/>
              <w:spacing w:lineRule="auto" w:line="259" w:before="0" w:after="160"/>
              <w:jc w:val="left"/>
              <w:rPr/>
            </w:pPr>
            <w:r>
              <w:rPr/>
              <w:t>Global</w:t>
            </w:r>
          </w:p>
        </w:tc>
        <w:tc>
          <w:tcPr>
            <w:tcW w:w="1476" w:type="dxa"/>
            <w:tcBorders/>
            <w:shd w:color="auto" w:fill="auto" w:val="clear"/>
          </w:tcPr>
          <w:p>
            <w:pPr>
              <w:pStyle w:val="Normal"/>
              <w:widowControl/>
              <w:bidi w:val="0"/>
              <w:spacing w:lineRule="auto" w:line="259" w:before="0" w:after="160"/>
              <w:jc w:val="left"/>
              <w:rPr/>
            </w:pPr>
            <w:r>
              <w:rPr/>
              <w:t>World Bank</w:t>
            </w:r>
          </w:p>
        </w:tc>
        <w:tc>
          <w:tcPr>
            <w:tcW w:w="6325" w:type="dxa"/>
            <w:tcBorders/>
            <w:shd w:color="auto" w:fill="auto" w:val="clear"/>
          </w:tcPr>
          <w:p>
            <w:pPr>
              <w:pStyle w:val="Normal"/>
              <w:widowControl/>
              <w:bidi w:val="0"/>
              <w:spacing w:lineRule="auto" w:line="259" w:before="0" w:after="160"/>
              <w:jc w:val="left"/>
              <w:rPr/>
            </w:pPr>
            <w:r>
              <w:rPr/>
              <w:t>Annual global market price of corn</w:t>
            </w:r>
          </w:p>
        </w:tc>
      </w:tr>
      <w:tr>
        <w:trPr>
          <w:trHeight w:val="288" w:hRule="atLeast"/>
        </w:trPr>
        <w:tc>
          <w:tcPr>
            <w:tcW w:w="3438" w:type="dxa"/>
            <w:tcBorders/>
            <w:shd w:color="auto" w:fill="auto" w:val="clear"/>
          </w:tcPr>
          <w:p>
            <w:pPr>
              <w:pStyle w:val="Normal"/>
              <w:widowControl/>
              <w:bidi w:val="0"/>
              <w:spacing w:lineRule="auto" w:line="259" w:before="0" w:after="160"/>
              <w:jc w:val="left"/>
              <w:rPr/>
            </w:pPr>
            <w:r>
              <w:rPr/>
              <w:t>Price of rubber</w:t>
            </w:r>
          </w:p>
        </w:tc>
        <w:tc>
          <w:tcPr>
            <w:tcW w:w="1400" w:type="dxa"/>
            <w:tcBorders/>
            <w:shd w:color="auto" w:fill="auto" w:val="clear"/>
          </w:tcPr>
          <w:p>
            <w:pPr>
              <w:pStyle w:val="Normal"/>
              <w:widowControl/>
              <w:bidi w:val="0"/>
              <w:spacing w:lineRule="auto" w:line="259" w:before="0" w:after="160"/>
              <w:jc w:val="left"/>
              <w:rPr/>
            </w:pPr>
            <w:r>
              <w:rPr/>
              <w:t>USD/ton</w:t>
            </w:r>
          </w:p>
        </w:tc>
        <w:tc>
          <w:tcPr>
            <w:tcW w:w="1197" w:type="dxa"/>
            <w:tcBorders/>
            <w:shd w:color="auto" w:fill="auto" w:val="clear"/>
          </w:tcPr>
          <w:p>
            <w:pPr>
              <w:pStyle w:val="Normal"/>
              <w:widowControl/>
              <w:bidi w:val="0"/>
              <w:spacing w:lineRule="auto" w:line="259" w:before="0" w:after="160"/>
              <w:jc w:val="left"/>
              <w:rPr/>
            </w:pPr>
            <w:r>
              <w:rPr/>
              <w:t>Regional</w:t>
            </w:r>
          </w:p>
        </w:tc>
        <w:tc>
          <w:tcPr>
            <w:tcW w:w="1476" w:type="dxa"/>
            <w:tcBorders/>
            <w:shd w:color="auto" w:fill="auto" w:val="clear"/>
          </w:tcPr>
          <w:p>
            <w:pPr>
              <w:pStyle w:val="Normal"/>
              <w:widowControl/>
              <w:bidi w:val="0"/>
              <w:spacing w:lineRule="auto" w:line="259" w:before="0" w:after="160"/>
              <w:jc w:val="left"/>
              <w:rPr/>
            </w:pPr>
            <w:r>
              <w:rPr/>
              <w:t>RASCE</w:t>
            </w:r>
          </w:p>
        </w:tc>
        <w:tc>
          <w:tcPr>
            <w:tcW w:w="6325" w:type="dxa"/>
            <w:tcBorders/>
            <w:shd w:color="auto" w:fill="auto" w:val="clear"/>
          </w:tcPr>
          <w:p>
            <w:pPr>
              <w:pStyle w:val="Normal"/>
              <w:widowControl/>
              <w:bidi w:val="0"/>
              <w:spacing w:lineRule="auto" w:line="259" w:before="0" w:after="160"/>
              <w:jc w:val="left"/>
              <w:rPr/>
            </w:pPr>
            <w:r>
              <w:rPr/>
              <w:t>Monthly regional market value of rubber on the Singapore Exchange</w:t>
            </w:r>
          </w:p>
        </w:tc>
      </w:tr>
      <w:tr>
        <w:trPr>
          <w:trHeight w:val="288" w:hRule="atLeast"/>
        </w:trPr>
        <w:tc>
          <w:tcPr>
            <w:tcW w:w="3438" w:type="dxa"/>
            <w:tcBorders>
              <w:bottom w:val="single" w:sz="8" w:space="0" w:color="000000"/>
            </w:tcBorders>
            <w:shd w:color="auto" w:fill="auto" w:val="clear"/>
          </w:tcPr>
          <w:p>
            <w:pPr>
              <w:pStyle w:val="Normal"/>
              <w:widowControl/>
              <w:bidi w:val="0"/>
              <w:spacing w:lineRule="auto" w:line="259" w:before="0" w:after="160"/>
              <w:jc w:val="left"/>
              <w:rPr/>
            </w:pPr>
            <w:r>
              <w:rPr/>
              <w:t>Price of sugar</w:t>
            </w:r>
          </w:p>
        </w:tc>
        <w:tc>
          <w:tcPr>
            <w:tcW w:w="1400" w:type="dxa"/>
            <w:tcBorders>
              <w:bottom w:val="single" w:sz="8" w:space="0" w:color="000000"/>
            </w:tcBorders>
            <w:shd w:color="auto" w:fill="auto" w:val="clear"/>
          </w:tcPr>
          <w:p>
            <w:pPr>
              <w:pStyle w:val="Normal"/>
              <w:widowControl/>
              <w:bidi w:val="0"/>
              <w:spacing w:lineRule="auto" w:line="259" w:before="0" w:after="160"/>
              <w:jc w:val="left"/>
              <w:rPr/>
            </w:pPr>
            <w:r>
              <w:rPr/>
              <w:t>USD/ton</w:t>
            </w:r>
          </w:p>
        </w:tc>
        <w:tc>
          <w:tcPr>
            <w:tcW w:w="1197" w:type="dxa"/>
            <w:tcBorders>
              <w:bottom w:val="single" w:sz="8" w:space="0" w:color="000000"/>
            </w:tcBorders>
            <w:shd w:color="auto" w:fill="auto" w:val="clear"/>
          </w:tcPr>
          <w:p>
            <w:pPr>
              <w:pStyle w:val="Normal"/>
              <w:widowControl/>
              <w:bidi w:val="0"/>
              <w:spacing w:lineRule="auto" w:line="259" w:before="0" w:after="160"/>
              <w:jc w:val="left"/>
              <w:rPr/>
            </w:pPr>
            <w:r>
              <w:rPr/>
              <w:t>Global</w:t>
            </w:r>
          </w:p>
        </w:tc>
        <w:tc>
          <w:tcPr>
            <w:tcW w:w="1476" w:type="dxa"/>
            <w:tcBorders>
              <w:bottom w:val="single" w:sz="8" w:space="0" w:color="000000"/>
            </w:tcBorders>
            <w:shd w:color="auto" w:fill="auto" w:val="clear"/>
          </w:tcPr>
          <w:p>
            <w:pPr>
              <w:pStyle w:val="Normal"/>
              <w:widowControl/>
              <w:bidi w:val="0"/>
              <w:spacing w:lineRule="auto" w:line="259" w:before="0" w:after="160"/>
              <w:jc w:val="left"/>
              <w:rPr/>
            </w:pPr>
            <w:r>
              <w:rPr/>
              <w:t>World Bank</w:t>
            </w:r>
          </w:p>
        </w:tc>
        <w:tc>
          <w:tcPr>
            <w:tcW w:w="6325" w:type="dxa"/>
            <w:tcBorders>
              <w:bottom w:val="single" w:sz="8" w:space="0" w:color="000000"/>
            </w:tcBorders>
            <w:shd w:color="auto" w:fill="auto" w:val="clear"/>
          </w:tcPr>
          <w:p>
            <w:pPr>
              <w:pStyle w:val="Normal"/>
              <w:widowControl/>
              <w:bidi w:val="0"/>
              <w:spacing w:lineRule="auto" w:line="259" w:before="0" w:after="160"/>
              <w:jc w:val="left"/>
              <w:rPr/>
            </w:pPr>
            <w:r>
              <w:rPr/>
              <w:t>Annual global market price of sugar</w:t>
            </w:r>
          </w:p>
        </w:tc>
      </w:tr>
      <w:tr>
        <w:trPr>
          <w:trHeight w:val="288" w:hRule="atLeast"/>
        </w:trPr>
        <w:tc>
          <w:tcPr>
            <w:tcW w:w="3438" w:type="dxa"/>
            <w:tcBorders>
              <w:top w:val="single" w:sz="8" w:space="0" w:color="000000"/>
            </w:tcBorders>
            <w:shd w:color="auto" w:fill="auto" w:val="clear"/>
          </w:tcPr>
          <w:p>
            <w:pPr>
              <w:pStyle w:val="Normal"/>
              <w:spacing w:before="0" w:after="160"/>
              <w:rPr>
                <w:i/>
                <w:i/>
                <w:iCs/>
              </w:rPr>
            </w:pPr>
            <w:r>
              <w:rPr>
                <w:i/>
                <w:iCs/>
              </w:rPr>
              <w:t>Producer prices</w:t>
            </w:r>
          </w:p>
        </w:tc>
        <w:tc>
          <w:tcPr>
            <w:tcW w:w="1400" w:type="dxa"/>
            <w:tcBorders>
              <w:top w:val="single" w:sz="8" w:space="0" w:color="000000"/>
            </w:tcBorders>
            <w:shd w:color="auto" w:fill="auto" w:val="clear"/>
          </w:tcPr>
          <w:p>
            <w:pPr>
              <w:pStyle w:val="Normal"/>
              <w:spacing w:before="0" w:after="160"/>
              <w:rPr>
                <w:i/>
                <w:i/>
                <w:iCs/>
              </w:rPr>
            </w:pPr>
            <w:r>
              <w:rPr>
                <w:i/>
                <w:iCs/>
              </w:rPr>
            </w:r>
          </w:p>
        </w:tc>
        <w:tc>
          <w:tcPr>
            <w:tcW w:w="1197" w:type="dxa"/>
            <w:tcBorders>
              <w:top w:val="single" w:sz="8" w:space="0" w:color="000000"/>
            </w:tcBorders>
            <w:shd w:color="auto" w:fill="auto" w:val="clear"/>
          </w:tcPr>
          <w:p>
            <w:pPr>
              <w:pStyle w:val="Normal"/>
              <w:widowControl/>
              <w:bidi w:val="0"/>
              <w:spacing w:lineRule="auto" w:line="259" w:before="0" w:after="160"/>
              <w:jc w:val="left"/>
              <w:rPr/>
            </w:pPr>
            <w:r>
              <w:rPr/>
            </w:r>
          </w:p>
        </w:tc>
        <w:tc>
          <w:tcPr>
            <w:tcW w:w="1476" w:type="dxa"/>
            <w:tcBorders>
              <w:top w:val="single" w:sz="8" w:space="0" w:color="000000"/>
            </w:tcBorders>
            <w:shd w:color="auto" w:fill="auto" w:val="clear"/>
          </w:tcPr>
          <w:p>
            <w:pPr>
              <w:pStyle w:val="Normal"/>
              <w:widowControl/>
              <w:bidi w:val="0"/>
              <w:spacing w:lineRule="auto" w:line="259" w:before="0" w:after="160"/>
              <w:jc w:val="left"/>
              <w:rPr/>
            </w:pPr>
            <w:r>
              <w:rPr/>
            </w:r>
          </w:p>
        </w:tc>
        <w:tc>
          <w:tcPr>
            <w:tcW w:w="6325" w:type="dxa"/>
            <w:tcBorders>
              <w:top w:val="single" w:sz="8" w:space="0" w:color="000000"/>
            </w:tcBorders>
            <w:shd w:color="auto" w:fill="auto" w:val="clear"/>
          </w:tcPr>
          <w:p>
            <w:pPr>
              <w:pStyle w:val="Normal"/>
              <w:widowControl/>
              <w:bidi w:val="0"/>
              <w:spacing w:lineRule="auto" w:line="259" w:before="0" w:after="160"/>
              <w:jc w:val="left"/>
              <w:rPr/>
            </w:pPr>
            <w:r>
              <w:rPr/>
            </w:r>
          </w:p>
        </w:tc>
      </w:tr>
      <w:tr>
        <w:trPr>
          <w:trHeight w:val="288" w:hRule="atLeast"/>
        </w:trPr>
        <w:tc>
          <w:tcPr>
            <w:tcW w:w="3438" w:type="dxa"/>
            <w:tcBorders/>
            <w:shd w:color="auto" w:fill="auto" w:val="clear"/>
          </w:tcPr>
          <w:p>
            <w:pPr>
              <w:pStyle w:val="Normal"/>
              <w:widowControl/>
              <w:bidi w:val="0"/>
              <w:spacing w:lineRule="auto" w:line="259" w:before="0" w:after="160"/>
              <w:jc w:val="left"/>
              <w:rPr/>
            </w:pPr>
            <w:r>
              <w:rPr/>
              <w:t>Producer price of Rice</w:t>
            </w:r>
          </w:p>
        </w:tc>
        <w:tc>
          <w:tcPr>
            <w:tcW w:w="1400" w:type="dxa"/>
            <w:tcBorders/>
            <w:shd w:color="auto" w:fill="auto" w:val="clear"/>
          </w:tcPr>
          <w:p>
            <w:pPr>
              <w:pStyle w:val="Normal"/>
              <w:widowControl/>
              <w:bidi w:val="0"/>
              <w:spacing w:lineRule="auto" w:line="259" w:before="0" w:after="160"/>
              <w:jc w:val="left"/>
              <w:rPr/>
            </w:pPr>
            <w:r>
              <w:rPr/>
              <w:t>USD/ton</w:t>
            </w:r>
          </w:p>
        </w:tc>
        <w:tc>
          <w:tcPr>
            <w:tcW w:w="1197" w:type="dxa"/>
            <w:tcBorders/>
            <w:shd w:color="auto" w:fill="auto" w:val="clear"/>
          </w:tcPr>
          <w:p>
            <w:pPr>
              <w:pStyle w:val="Normal"/>
              <w:widowControl/>
              <w:bidi w:val="0"/>
              <w:spacing w:lineRule="auto" w:line="259" w:before="0" w:after="160"/>
              <w:jc w:val="left"/>
              <w:rPr/>
            </w:pPr>
            <w:r>
              <w:rPr/>
              <w:t>National</w:t>
            </w:r>
          </w:p>
        </w:tc>
        <w:tc>
          <w:tcPr>
            <w:tcW w:w="1476" w:type="dxa"/>
            <w:tcBorders/>
            <w:shd w:color="auto" w:fill="auto" w:val="clear"/>
          </w:tcPr>
          <w:p>
            <w:pPr>
              <w:pStyle w:val="Normal"/>
              <w:widowControl/>
              <w:bidi w:val="0"/>
              <w:spacing w:lineRule="auto" w:line="259" w:before="0" w:after="160"/>
              <w:jc w:val="left"/>
              <w:rPr/>
            </w:pPr>
            <w:r>
              <w:rPr/>
              <w:t>FAO</w:t>
            </w:r>
          </w:p>
        </w:tc>
        <w:tc>
          <w:tcPr>
            <w:tcW w:w="6325" w:type="dxa"/>
            <w:tcBorders/>
            <w:shd w:color="auto" w:fill="auto" w:val="clear"/>
          </w:tcPr>
          <w:p>
            <w:pPr>
              <w:pStyle w:val="Normal"/>
              <w:widowControl/>
              <w:bidi w:val="0"/>
              <w:spacing w:lineRule="auto" w:line="259" w:before="0" w:after="160"/>
              <w:jc w:val="left"/>
              <w:rPr/>
            </w:pPr>
            <w:r>
              <w:rPr/>
              <w:t>Farmgate prices for Cambodian producers</w:t>
            </w:r>
          </w:p>
        </w:tc>
      </w:tr>
      <w:tr>
        <w:trPr>
          <w:trHeight w:val="288" w:hRule="atLeast"/>
        </w:trPr>
        <w:tc>
          <w:tcPr>
            <w:tcW w:w="3438" w:type="dxa"/>
            <w:tcBorders/>
            <w:shd w:color="auto" w:fill="auto" w:val="clear"/>
          </w:tcPr>
          <w:p>
            <w:pPr>
              <w:pStyle w:val="Normal"/>
              <w:widowControl/>
              <w:bidi w:val="0"/>
              <w:spacing w:lineRule="auto" w:line="259" w:before="0" w:after="160"/>
              <w:jc w:val="left"/>
              <w:rPr/>
            </w:pPr>
            <w:r>
              <w:rPr/>
              <w:t>Producer price of rubber</w:t>
            </w:r>
          </w:p>
        </w:tc>
        <w:tc>
          <w:tcPr>
            <w:tcW w:w="1400" w:type="dxa"/>
            <w:tcBorders/>
            <w:shd w:color="auto" w:fill="auto" w:val="clear"/>
          </w:tcPr>
          <w:p>
            <w:pPr>
              <w:pStyle w:val="Normal"/>
              <w:widowControl/>
              <w:bidi w:val="0"/>
              <w:spacing w:lineRule="auto" w:line="259" w:before="0" w:after="160"/>
              <w:jc w:val="left"/>
              <w:rPr/>
            </w:pPr>
            <w:r>
              <w:rPr/>
              <w:t>USD/ton</w:t>
            </w:r>
          </w:p>
        </w:tc>
        <w:tc>
          <w:tcPr>
            <w:tcW w:w="1197" w:type="dxa"/>
            <w:tcBorders/>
            <w:shd w:color="auto" w:fill="auto" w:val="clear"/>
          </w:tcPr>
          <w:p>
            <w:pPr>
              <w:pStyle w:val="Normal"/>
              <w:widowControl/>
              <w:bidi w:val="0"/>
              <w:spacing w:lineRule="auto" w:line="259" w:before="0" w:after="160"/>
              <w:jc w:val="left"/>
              <w:rPr/>
            </w:pPr>
            <w:r>
              <w:rPr/>
              <w:t>National</w:t>
            </w:r>
          </w:p>
        </w:tc>
        <w:tc>
          <w:tcPr>
            <w:tcW w:w="1476" w:type="dxa"/>
            <w:tcBorders/>
            <w:shd w:color="auto" w:fill="auto" w:val="clear"/>
          </w:tcPr>
          <w:p>
            <w:pPr>
              <w:pStyle w:val="Normal"/>
              <w:widowControl/>
              <w:bidi w:val="0"/>
              <w:spacing w:lineRule="auto" w:line="259" w:before="0" w:after="160"/>
              <w:jc w:val="left"/>
              <w:rPr/>
            </w:pPr>
            <w:r>
              <w:rPr/>
              <w:t>FAO</w:t>
            </w:r>
          </w:p>
        </w:tc>
        <w:tc>
          <w:tcPr>
            <w:tcW w:w="6325" w:type="dxa"/>
            <w:tcBorders/>
            <w:shd w:color="auto" w:fill="auto" w:val="clear"/>
          </w:tcPr>
          <w:p>
            <w:pPr>
              <w:pStyle w:val="Normal"/>
              <w:widowControl/>
              <w:bidi w:val="0"/>
              <w:spacing w:lineRule="auto" w:line="259" w:before="0" w:after="160"/>
              <w:jc w:val="left"/>
              <w:rPr/>
            </w:pPr>
            <w:r>
              <w:rPr/>
              <w:t>Farmgate prices for Cambodian producers</w:t>
            </w:r>
          </w:p>
        </w:tc>
      </w:tr>
      <w:tr>
        <w:trPr>
          <w:trHeight w:val="288" w:hRule="atLeast"/>
        </w:trPr>
        <w:tc>
          <w:tcPr>
            <w:tcW w:w="3438" w:type="dxa"/>
            <w:tcBorders/>
            <w:shd w:color="auto" w:fill="auto" w:val="clear"/>
          </w:tcPr>
          <w:p>
            <w:pPr>
              <w:pStyle w:val="Normal"/>
              <w:widowControl/>
              <w:bidi w:val="0"/>
              <w:spacing w:lineRule="auto" w:line="259" w:before="0" w:after="160"/>
              <w:jc w:val="left"/>
              <w:rPr/>
            </w:pPr>
            <w:r>
              <w:rPr/>
              <w:t>Producer price of cassava</w:t>
            </w:r>
          </w:p>
        </w:tc>
        <w:tc>
          <w:tcPr>
            <w:tcW w:w="1400" w:type="dxa"/>
            <w:tcBorders/>
            <w:shd w:color="auto" w:fill="auto" w:val="clear"/>
          </w:tcPr>
          <w:p>
            <w:pPr>
              <w:pStyle w:val="Normal"/>
              <w:widowControl/>
              <w:bidi w:val="0"/>
              <w:spacing w:lineRule="auto" w:line="259" w:before="0" w:after="160"/>
              <w:jc w:val="left"/>
              <w:rPr/>
            </w:pPr>
            <w:r>
              <w:rPr/>
              <w:t>USD/ton</w:t>
            </w:r>
          </w:p>
        </w:tc>
        <w:tc>
          <w:tcPr>
            <w:tcW w:w="1197" w:type="dxa"/>
            <w:tcBorders/>
            <w:shd w:color="auto" w:fill="auto" w:val="clear"/>
          </w:tcPr>
          <w:p>
            <w:pPr>
              <w:pStyle w:val="Normal"/>
              <w:widowControl/>
              <w:bidi w:val="0"/>
              <w:spacing w:lineRule="auto" w:line="259" w:before="0" w:after="160"/>
              <w:jc w:val="left"/>
              <w:rPr/>
            </w:pPr>
            <w:r>
              <w:rPr/>
              <w:t>National</w:t>
            </w:r>
          </w:p>
        </w:tc>
        <w:tc>
          <w:tcPr>
            <w:tcW w:w="1476" w:type="dxa"/>
            <w:tcBorders/>
            <w:shd w:color="auto" w:fill="auto" w:val="clear"/>
          </w:tcPr>
          <w:p>
            <w:pPr>
              <w:pStyle w:val="Normal"/>
              <w:widowControl/>
              <w:bidi w:val="0"/>
              <w:spacing w:lineRule="auto" w:line="259" w:before="0" w:after="160"/>
              <w:jc w:val="left"/>
              <w:rPr/>
            </w:pPr>
            <w:r>
              <w:rPr/>
              <w:t>FAO</w:t>
            </w:r>
          </w:p>
        </w:tc>
        <w:tc>
          <w:tcPr>
            <w:tcW w:w="6325" w:type="dxa"/>
            <w:tcBorders/>
            <w:shd w:color="auto" w:fill="auto" w:val="clear"/>
          </w:tcPr>
          <w:p>
            <w:pPr>
              <w:pStyle w:val="Normal"/>
              <w:widowControl/>
              <w:bidi w:val="0"/>
              <w:spacing w:lineRule="auto" w:line="259" w:before="0" w:after="160"/>
              <w:jc w:val="left"/>
              <w:rPr/>
            </w:pPr>
            <w:r>
              <w:rPr/>
              <w:t>Farmgate prices for Cambodian producers</w:t>
            </w:r>
          </w:p>
        </w:tc>
      </w:tr>
      <w:tr>
        <w:trPr>
          <w:trHeight w:val="288" w:hRule="atLeast"/>
        </w:trPr>
        <w:tc>
          <w:tcPr>
            <w:tcW w:w="3438" w:type="dxa"/>
            <w:tcBorders/>
            <w:shd w:color="auto" w:fill="auto" w:val="clear"/>
          </w:tcPr>
          <w:p>
            <w:pPr>
              <w:pStyle w:val="Normal"/>
              <w:widowControl/>
              <w:bidi w:val="0"/>
              <w:spacing w:lineRule="auto" w:line="259" w:before="0" w:after="160"/>
              <w:jc w:val="left"/>
              <w:rPr/>
            </w:pPr>
            <w:r>
              <w:rPr/>
              <w:t>Producer price of corn</w:t>
            </w:r>
          </w:p>
        </w:tc>
        <w:tc>
          <w:tcPr>
            <w:tcW w:w="1400" w:type="dxa"/>
            <w:tcBorders/>
            <w:shd w:color="auto" w:fill="auto" w:val="clear"/>
          </w:tcPr>
          <w:p>
            <w:pPr>
              <w:pStyle w:val="Normal"/>
              <w:widowControl/>
              <w:bidi w:val="0"/>
              <w:spacing w:lineRule="auto" w:line="259" w:before="0" w:after="160"/>
              <w:jc w:val="left"/>
              <w:rPr/>
            </w:pPr>
            <w:r>
              <w:rPr/>
              <w:t>USD/ton</w:t>
            </w:r>
          </w:p>
        </w:tc>
        <w:tc>
          <w:tcPr>
            <w:tcW w:w="1197" w:type="dxa"/>
            <w:tcBorders/>
            <w:shd w:color="auto" w:fill="auto" w:val="clear"/>
          </w:tcPr>
          <w:p>
            <w:pPr>
              <w:pStyle w:val="Normal"/>
              <w:widowControl/>
              <w:bidi w:val="0"/>
              <w:spacing w:lineRule="auto" w:line="259" w:before="0" w:after="160"/>
              <w:jc w:val="left"/>
              <w:rPr/>
            </w:pPr>
            <w:r>
              <w:rPr/>
              <w:t>National</w:t>
            </w:r>
          </w:p>
        </w:tc>
        <w:tc>
          <w:tcPr>
            <w:tcW w:w="1476" w:type="dxa"/>
            <w:tcBorders/>
            <w:shd w:color="auto" w:fill="auto" w:val="clear"/>
          </w:tcPr>
          <w:p>
            <w:pPr>
              <w:pStyle w:val="Normal"/>
              <w:widowControl/>
              <w:bidi w:val="0"/>
              <w:spacing w:lineRule="auto" w:line="259" w:before="0" w:after="160"/>
              <w:jc w:val="left"/>
              <w:rPr/>
            </w:pPr>
            <w:r>
              <w:rPr/>
              <w:t>FAO</w:t>
            </w:r>
          </w:p>
        </w:tc>
        <w:tc>
          <w:tcPr>
            <w:tcW w:w="6325" w:type="dxa"/>
            <w:tcBorders/>
            <w:shd w:color="auto" w:fill="auto" w:val="clear"/>
          </w:tcPr>
          <w:p>
            <w:pPr>
              <w:pStyle w:val="Normal"/>
              <w:widowControl/>
              <w:bidi w:val="0"/>
              <w:spacing w:lineRule="auto" w:line="259" w:before="0" w:after="160"/>
              <w:jc w:val="left"/>
              <w:rPr/>
            </w:pPr>
            <w:r>
              <w:rPr/>
              <w:t>Farmgate prices for Cambodian producers</w:t>
            </w:r>
          </w:p>
        </w:tc>
      </w:tr>
      <w:tr>
        <w:trPr>
          <w:trHeight w:val="288" w:hRule="atLeast"/>
        </w:trPr>
        <w:tc>
          <w:tcPr>
            <w:tcW w:w="3438" w:type="dxa"/>
            <w:tcBorders>
              <w:bottom w:val="single" w:sz="4" w:space="0" w:color="000000"/>
            </w:tcBorders>
            <w:shd w:color="auto" w:fill="auto" w:val="clear"/>
          </w:tcPr>
          <w:p>
            <w:pPr>
              <w:pStyle w:val="Normal"/>
              <w:widowControl/>
              <w:bidi w:val="0"/>
              <w:spacing w:lineRule="auto" w:line="259" w:before="0" w:after="160"/>
              <w:jc w:val="left"/>
              <w:rPr/>
            </w:pPr>
            <w:r>
              <w:rPr/>
              <w:t>Producer price of sugar</w:t>
            </w:r>
          </w:p>
        </w:tc>
        <w:tc>
          <w:tcPr>
            <w:tcW w:w="1400" w:type="dxa"/>
            <w:tcBorders>
              <w:bottom w:val="single" w:sz="4" w:space="0" w:color="000000"/>
            </w:tcBorders>
            <w:shd w:color="auto" w:fill="auto" w:val="clear"/>
          </w:tcPr>
          <w:p>
            <w:pPr>
              <w:pStyle w:val="Normal"/>
              <w:widowControl/>
              <w:bidi w:val="0"/>
              <w:spacing w:lineRule="auto" w:line="259" w:before="0" w:after="160"/>
              <w:jc w:val="left"/>
              <w:rPr/>
            </w:pPr>
            <w:r>
              <w:rPr/>
              <w:t>USD/ton</w:t>
            </w:r>
          </w:p>
        </w:tc>
        <w:tc>
          <w:tcPr>
            <w:tcW w:w="1197" w:type="dxa"/>
            <w:tcBorders>
              <w:bottom w:val="single" w:sz="4" w:space="0" w:color="000000"/>
            </w:tcBorders>
            <w:shd w:color="auto" w:fill="auto" w:val="clear"/>
          </w:tcPr>
          <w:p>
            <w:pPr>
              <w:pStyle w:val="Normal"/>
              <w:widowControl/>
              <w:bidi w:val="0"/>
              <w:spacing w:lineRule="auto" w:line="259" w:before="0" w:after="160"/>
              <w:jc w:val="left"/>
              <w:rPr/>
            </w:pPr>
            <w:r>
              <w:rPr/>
              <w:t>National</w:t>
            </w:r>
          </w:p>
        </w:tc>
        <w:tc>
          <w:tcPr>
            <w:tcW w:w="1476" w:type="dxa"/>
            <w:tcBorders>
              <w:bottom w:val="single" w:sz="4" w:space="0" w:color="000000"/>
            </w:tcBorders>
            <w:shd w:color="auto" w:fill="auto" w:val="clear"/>
          </w:tcPr>
          <w:p>
            <w:pPr>
              <w:pStyle w:val="Normal"/>
              <w:widowControl/>
              <w:bidi w:val="0"/>
              <w:spacing w:lineRule="auto" w:line="259" w:before="0" w:after="160"/>
              <w:jc w:val="left"/>
              <w:rPr/>
            </w:pPr>
            <w:r>
              <w:rPr/>
              <w:t>FAO</w:t>
            </w:r>
          </w:p>
        </w:tc>
        <w:tc>
          <w:tcPr>
            <w:tcW w:w="6325" w:type="dxa"/>
            <w:tcBorders>
              <w:bottom w:val="single" w:sz="4" w:space="0" w:color="000000"/>
            </w:tcBorders>
            <w:shd w:color="auto" w:fill="auto" w:val="clear"/>
          </w:tcPr>
          <w:p>
            <w:pPr>
              <w:pStyle w:val="Normal"/>
              <w:widowControl/>
              <w:bidi w:val="0"/>
              <w:spacing w:lineRule="auto" w:line="259" w:before="0" w:after="160"/>
              <w:jc w:val="left"/>
              <w:rPr/>
            </w:pPr>
            <w:r>
              <w:rPr/>
              <w:t>Farmgate prices for Cambodian producers</w:t>
            </w:r>
          </w:p>
        </w:tc>
      </w:tr>
      <w:tr>
        <w:trPr>
          <w:trHeight w:val="288" w:hRule="atLeast"/>
        </w:trPr>
        <w:tc>
          <w:tcPr>
            <w:tcW w:w="3438" w:type="dxa"/>
            <w:tcBorders>
              <w:top w:val="single" w:sz="4" w:space="0" w:color="000000"/>
            </w:tcBorders>
            <w:shd w:color="auto" w:fill="auto" w:val="clear"/>
          </w:tcPr>
          <w:p>
            <w:pPr>
              <w:pStyle w:val="Normal"/>
              <w:spacing w:before="0" w:after="160"/>
              <w:rPr>
                <w:i/>
                <w:i/>
                <w:iCs/>
              </w:rPr>
            </w:pPr>
            <w:r>
              <w:rPr>
                <w:i/>
                <w:iCs/>
              </w:rPr>
              <w:t>Control</w:t>
            </w:r>
          </w:p>
        </w:tc>
        <w:tc>
          <w:tcPr>
            <w:tcW w:w="1400" w:type="dxa"/>
            <w:tcBorders>
              <w:top w:val="single" w:sz="4" w:space="0" w:color="000000"/>
            </w:tcBorders>
            <w:shd w:color="auto" w:fill="auto" w:val="clear"/>
          </w:tcPr>
          <w:p>
            <w:pPr>
              <w:pStyle w:val="Normal"/>
              <w:widowControl/>
              <w:bidi w:val="0"/>
              <w:spacing w:lineRule="auto" w:line="259" w:before="0" w:after="160"/>
              <w:jc w:val="left"/>
              <w:rPr/>
            </w:pPr>
            <w:r>
              <w:rPr/>
            </w:r>
          </w:p>
        </w:tc>
        <w:tc>
          <w:tcPr>
            <w:tcW w:w="1197" w:type="dxa"/>
            <w:tcBorders>
              <w:top w:val="single" w:sz="4" w:space="0" w:color="000000"/>
            </w:tcBorders>
            <w:shd w:color="auto" w:fill="auto" w:val="clear"/>
          </w:tcPr>
          <w:p>
            <w:pPr>
              <w:pStyle w:val="Normal"/>
              <w:widowControl/>
              <w:bidi w:val="0"/>
              <w:spacing w:lineRule="auto" w:line="259" w:before="0" w:after="160"/>
              <w:jc w:val="left"/>
              <w:rPr/>
            </w:pPr>
            <w:r>
              <w:rPr/>
            </w:r>
          </w:p>
        </w:tc>
        <w:tc>
          <w:tcPr>
            <w:tcW w:w="1476" w:type="dxa"/>
            <w:tcBorders>
              <w:top w:val="single" w:sz="4" w:space="0" w:color="000000"/>
            </w:tcBorders>
            <w:shd w:color="auto" w:fill="auto" w:val="clear"/>
          </w:tcPr>
          <w:p>
            <w:pPr>
              <w:pStyle w:val="Normal"/>
              <w:widowControl/>
              <w:bidi w:val="0"/>
              <w:spacing w:lineRule="auto" w:line="259" w:before="0" w:after="160"/>
              <w:jc w:val="left"/>
              <w:rPr/>
            </w:pPr>
            <w:r>
              <w:rPr/>
            </w:r>
          </w:p>
        </w:tc>
        <w:tc>
          <w:tcPr>
            <w:tcW w:w="6325" w:type="dxa"/>
            <w:tcBorders>
              <w:top w:val="single" w:sz="4" w:space="0" w:color="000000"/>
            </w:tcBorders>
            <w:shd w:color="auto" w:fill="auto" w:val="clear"/>
          </w:tcPr>
          <w:p>
            <w:pPr>
              <w:pStyle w:val="Normal"/>
              <w:widowControl/>
              <w:bidi w:val="0"/>
              <w:spacing w:lineRule="auto" w:line="259" w:before="0" w:after="160"/>
              <w:jc w:val="left"/>
              <w:rPr/>
            </w:pPr>
            <w:r>
              <w:rPr/>
            </w:r>
          </w:p>
        </w:tc>
      </w:tr>
      <w:tr>
        <w:trPr>
          <w:trHeight w:val="288" w:hRule="atLeast"/>
        </w:trPr>
        <w:tc>
          <w:tcPr>
            <w:tcW w:w="3438" w:type="dxa"/>
            <w:tcBorders/>
            <w:shd w:color="auto" w:fill="auto" w:val="clear"/>
          </w:tcPr>
          <w:p>
            <w:pPr>
              <w:pStyle w:val="Normal"/>
              <w:widowControl/>
              <w:bidi w:val="0"/>
              <w:spacing w:lineRule="auto" w:line="259" w:before="0" w:after="160"/>
              <w:jc w:val="left"/>
              <w:rPr/>
            </w:pPr>
            <w:r>
              <w:rPr/>
              <w:t>Population density</w:t>
            </w:r>
          </w:p>
        </w:tc>
        <w:tc>
          <w:tcPr>
            <w:tcW w:w="1400" w:type="dxa"/>
            <w:tcBorders/>
            <w:shd w:color="auto" w:fill="auto" w:val="clear"/>
          </w:tcPr>
          <w:p>
            <w:pPr>
              <w:pStyle w:val="Normal"/>
              <w:widowControl/>
              <w:bidi w:val="0"/>
              <w:spacing w:lineRule="auto" w:line="259" w:before="0" w:after="160"/>
              <w:jc w:val="left"/>
              <w:rPr/>
            </w:pPr>
            <w:r>
              <w:rPr/>
              <w:t>pax/km2</w:t>
            </w:r>
          </w:p>
        </w:tc>
        <w:tc>
          <w:tcPr>
            <w:tcW w:w="1197" w:type="dxa"/>
            <w:tcBorders/>
            <w:shd w:color="auto" w:fill="auto" w:val="clear"/>
          </w:tcPr>
          <w:p>
            <w:pPr>
              <w:pStyle w:val="Normal"/>
              <w:widowControl/>
              <w:bidi w:val="0"/>
              <w:spacing w:lineRule="auto" w:line="259" w:before="0" w:after="160"/>
              <w:jc w:val="left"/>
              <w:rPr/>
            </w:pPr>
            <w:r>
              <w:rPr/>
              <w:t>National</w:t>
            </w:r>
          </w:p>
        </w:tc>
        <w:tc>
          <w:tcPr>
            <w:tcW w:w="1476" w:type="dxa"/>
            <w:tcBorders/>
            <w:shd w:color="auto" w:fill="auto" w:val="clear"/>
          </w:tcPr>
          <w:p>
            <w:pPr>
              <w:pStyle w:val="Normal"/>
              <w:widowControl/>
              <w:bidi w:val="0"/>
              <w:spacing w:lineRule="auto" w:line="259" w:before="0" w:after="160"/>
              <w:jc w:val="left"/>
              <w:rPr/>
            </w:pPr>
            <w:r>
              <w:rPr/>
              <w:t>FAO</w:t>
            </w:r>
          </w:p>
        </w:tc>
        <w:tc>
          <w:tcPr>
            <w:tcW w:w="6325" w:type="dxa"/>
            <w:tcBorders/>
            <w:shd w:color="auto" w:fill="auto" w:val="clear"/>
          </w:tcPr>
          <w:p>
            <w:pPr>
              <w:pStyle w:val="Normal"/>
              <w:widowControl/>
              <w:bidi w:val="0"/>
              <w:spacing w:lineRule="auto" w:line="259" w:before="0" w:after="160"/>
              <w:jc w:val="left"/>
              <w:rPr/>
            </w:pPr>
            <w:r>
              <w:rPr/>
              <w:t>People per km2</w:t>
            </w:r>
          </w:p>
        </w:tc>
      </w:tr>
      <w:tr>
        <w:trPr>
          <w:trHeight w:val="288" w:hRule="atLeast"/>
        </w:trPr>
        <w:tc>
          <w:tcPr>
            <w:tcW w:w="3438" w:type="dxa"/>
            <w:tcBorders>
              <w:bottom w:val="single" w:sz="12" w:space="0" w:color="000000"/>
            </w:tcBorders>
            <w:shd w:color="auto" w:fill="auto" w:val="clear"/>
          </w:tcPr>
          <w:p>
            <w:pPr>
              <w:pStyle w:val="Normal"/>
              <w:widowControl/>
              <w:bidi w:val="0"/>
              <w:spacing w:lineRule="auto" w:line="259" w:before="0" w:after="160"/>
              <w:jc w:val="left"/>
              <w:rPr/>
            </w:pPr>
            <w:r>
              <w:rPr/>
              <w:t>Forest remaining</w:t>
            </w:r>
          </w:p>
        </w:tc>
        <w:tc>
          <w:tcPr>
            <w:tcW w:w="1400" w:type="dxa"/>
            <w:tcBorders>
              <w:bottom w:val="single" w:sz="12" w:space="0" w:color="000000"/>
            </w:tcBorders>
            <w:shd w:color="auto" w:fill="auto" w:val="clear"/>
          </w:tcPr>
          <w:p>
            <w:pPr>
              <w:pStyle w:val="Normal"/>
              <w:widowControl/>
              <w:bidi w:val="0"/>
              <w:spacing w:lineRule="auto" w:line="259" w:before="0" w:after="160"/>
              <w:jc w:val="left"/>
              <w:rPr/>
            </w:pPr>
            <w:r>
              <w:rPr/>
              <w:t>Km</w:t>
            </w:r>
            <w:r>
              <w:rPr>
                <w:vertAlign w:val="superscript"/>
              </w:rPr>
              <w:t>2</w:t>
            </w:r>
          </w:p>
        </w:tc>
        <w:tc>
          <w:tcPr>
            <w:tcW w:w="1197" w:type="dxa"/>
            <w:tcBorders>
              <w:bottom w:val="single" w:sz="12" w:space="0" w:color="000000"/>
            </w:tcBorders>
            <w:shd w:color="auto" w:fill="auto" w:val="clear"/>
          </w:tcPr>
          <w:p>
            <w:pPr>
              <w:pStyle w:val="Normal"/>
              <w:widowControl/>
              <w:bidi w:val="0"/>
              <w:spacing w:lineRule="auto" w:line="259" w:before="0" w:after="160"/>
              <w:jc w:val="left"/>
              <w:rPr/>
            </w:pPr>
            <w:r>
              <w:rPr/>
              <w:t>National</w:t>
            </w:r>
          </w:p>
        </w:tc>
        <w:tc>
          <w:tcPr>
            <w:tcW w:w="1476" w:type="dxa"/>
            <w:tcBorders>
              <w:bottom w:val="single" w:sz="12" w:space="0" w:color="000000"/>
            </w:tcBorders>
            <w:shd w:color="auto" w:fill="auto" w:val="clear"/>
          </w:tcPr>
          <w:p>
            <w:pPr>
              <w:pStyle w:val="Normal"/>
              <w:widowControl/>
              <w:bidi w:val="0"/>
              <w:spacing w:lineRule="auto" w:line="259" w:before="0" w:after="160"/>
              <w:jc w:val="left"/>
              <w:rPr/>
            </w:pPr>
            <w:r>
              <w:rPr/>
              <w:t>ESACCI</w:t>
            </w:r>
          </w:p>
        </w:tc>
        <w:tc>
          <w:tcPr>
            <w:tcW w:w="6325" w:type="dxa"/>
            <w:tcBorders>
              <w:bottom w:val="single" w:sz="12" w:space="0" w:color="000000"/>
            </w:tcBorders>
            <w:shd w:color="auto" w:fill="auto" w:val="clear"/>
          </w:tcPr>
          <w:p>
            <w:pPr>
              <w:pStyle w:val="Normal"/>
              <w:widowControl/>
              <w:bidi w:val="0"/>
              <w:spacing w:lineRule="auto" w:line="259" w:before="0" w:after="160"/>
              <w:jc w:val="left"/>
              <w:rPr/>
            </w:pPr>
            <w:r>
              <w:rPr/>
              <w:t>Raw value of forest remaining</w:t>
            </w:r>
          </w:p>
        </w:tc>
      </w:tr>
    </w:tbl>
    <w:p>
      <w:pPr>
        <w:sectPr>
          <w:type w:val="nextPage"/>
          <w:pgSz w:orient="landscape" w:w="16838" w:h="11906"/>
          <w:pgMar w:left="1440" w:right="1440" w:header="0" w:top="1440" w:footer="0" w:bottom="1440" w:gutter="0"/>
          <w:pgNumType w:fmt="decimal"/>
          <w:formProt w:val="false"/>
          <w:textDirection w:val="lrTb"/>
          <w:docGrid w:type="default" w:linePitch="360" w:charSpace="4096"/>
        </w:sectPr>
      </w:pPr>
    </w:p>
    <w:p>
      <w:pPr>
        <w:pStyle w:val="Normal"/>
        <w:rPr>
          <w:b/>
          <w:b/>
          <w:bCs/>
        </w:rPr>
      </w:pPr>
      <w:r>
        <w:rPr>
          <w:b/>
          <w:bCs/>
        </w:rPr>
        <w:t xml:space="preserve">Table 2. Variables selected for the socioeconomic analysis. Variables range from 2007 – 2012. </w:t>
      </w:r>
    </w:p>
    <w:tbl>
      <w:tblPr>
        <w:tblStyle w:val="TableGrid"/>
        <w:tblW w:w="13948" w:type="dxa"/>
        <w:jc w:val="left"/>
        <w:tblInd w:w="0" w:type="dxa"/>
        <w:tblCellMar>
          <w:top w:w="0" w:type="dxa"/>
          <w:left w:w="108" w:type="dxa"/>
          <w:bottom w:w="0" w:type="dxa"/>
          <w:right w:w="108" w:type="dxa"/>
        </w:tblCellMar>
        <w:tblLook w:val="04a0" w:noHBand="0" w:noVBand="1" w:firstColumn="1" w:lastRow="0" w:lastColumn="0" w:firstRow="1"/>
      </w:tblPr>
      <w:tblGrid>
        <w:gridCol w:w="1842"/>
        <w:gridCol w:w="2691"/>
        <w:gridCol w:w="2979"/>
        <w:gridCol w:w="2127"/>
        <w:gridCol w:w="4309"/>
      </w:tblGrid>
      <w:tr>
        <w:trPr/>
        <w:tc>
          <w:tcPr>
            <w:tcW w:w="1842" w:type="dxa"/>
            <w:tcBorders>
              <w:top w:val="single" w:sz="12" w:space="0" w:color="000000"/>
              <w:left w:val="nil"/>
              <w:bottom w:val="single" w:sz="12" w:space="0" w:color="000000"/>
              <w:right w:val="nil"/>
            </w:tcBorders>
          </w:tcPr>
          <w:p>
            <w:pPr>
              <w:pStyle w:val="Normal"/>
              <w:spacing w:lineRule="auto" w:line="259" w:before="0" w:after="160"/>
              <w:rPr>
                <w:b/>
                <w:b/>
                <w:bCs/>
              </w:rPr>
            </w:pPr>
            <w:r>
              <w:rPr>
                <w:b/>
                <w:bCs/>
              </w:rPr>
              <w:t>Set</w:t>
            </w:r>
          </w:p>
        </w:tc>
        <w:tc>
          <w:tcPr>
            <w:tcW w:w="2691" w:type="dxa"/>
            <w:tcBorders>
              <w:top w:val="single" w:sz="12" w:space="0" w:color="000000"/>
              <w:left w:val="nil"/>
              <w:bottom w:val="single" w:sz="12" w:space="0" w:color="000000"/>
              <w:right w:val="nil"/>
            </w:tcBorders>
          </w:tcPr>
          <w:p>
            <w:pPr>
              <w:pStyle w:val="Normal"/>
              <w:spacing w:lineRule="auto" w:line="259" w:before="0" w:after="160"/>
              <w:rPr>
                <w:b/>
                <w:b/>
                <w:bCs/>
              </w:rPr>
            </w:pPr>
            <w:r>
              <w:rPr>
                <w:b/>
                <w:bCs/>
              </w:rPr>
              <w:t>Variable</w:t>
            </w:r>
          </w:p>
        </w:tc>
        <w:tc>
          <w:tcPr>
            <w:tcW w:w="2979" w:type="dxa"/>
            <w:tcBorders>
              <w:top w:val="single" w:sz="12" w:space="0" w:color="000000"/>
              <w:left w:val="nil"/>
              <w:bottom w:val="single" w:sz="12" w:space="0" w:color="000000"/>
              <w:right w:val="nil"/>
            </w:tcBorders>
          </w:tcPr>
          <w:p>
            <w:pPr>
              <w:pStyle w:val="Normal"/>
              <w:spacing w:lineRule="auto" w:line="259" w:before="0" w:after="160"/>
              <w:rPr>
                <w:b/>
                <w:b/>
                <w:bCs/>
              </w:rPr>
            </w:pPr>
            <w:r>
              <w:rPr>
                <w:b/>
                <w:bCs/>
              </w:rPr>
              <w:t>Transformation for analysis</w:t>
            </w:r>
          </w:p>
        </w:tc>
        <w:tc>
          <w:tcPr>
            <w:tcW w:w="2127" w:type="dxa"/>
            <w:tcBorders>
              <w:top w:val="single" w:sz="12" w:space="0" w:color="000000"/>
              <w:left w:val="nil"/>
              <w:bottom w:val="single" w:sz="12" w:space="0" w:color="000000"/>
              <w:right w:val="nil"/>
            </w:tcBorders>
          </w:tcPr>
          <w:p>
            <w:pPr>
              <w:pStyle w:val="Normal"/>
              <w:spacing w:lineRule="auto" w:line="259" w:before="0" w:after="160"/>
              <w:rPr>
                <w:b/>
                <w:b/>
                <w:bCs/>
              </w:rPr>
            </w:pPr>
            <w:r>
              <w:rPr>
                <w:b/>
                <w:bCs/>
              </w:rPr>
              <w:t>Province-level class</w:t>
            </w:r>
          </w:p>
        </w:tc>
        <w:tc>
          <w:tcPr>
            <w:tcW w:w="4309" w:type="dxa"/>
            <w:tcBorders>
              <w:top w:val="single" w:sz="12" w:space="0" w:color="000000"/>
              <w:left w:val="nil"/>
              <w:bottom w:val="single" w:sz="12" w:space="0" w:color="000000"/>
              <w:right w:val="nil"/>
            </w:tcBorders>
          </w:tcPr>
          <w:p>
            <w:pPr>
              <w:pStyle w:val="Normal"/>
              <w:spacing w:lineRule="auto" w:line="259" w:before="0" w:after="160"/>
              <w:rPr>
                <w:b/>
                <w:b/>
                <w:bCs/>
              </w:rPr>
            </w:pPr>
            <w:r>
              <w:rPr>
                <w:b/>
                <w:bCs/>
              </w:rPr>
              <w:t>Details</w:t>
            </w:r>
          </w:p>
        </w:tc>
      </w:tr>
      <w:tr>
        <w:trPr/>
        <w:tc>
          <w:tcPr>
            <w:tcW w:w="1842" w:type="dxa"/>
            <w:tcBorders>
              <w:top w:val="single" w:sz="12" w:space="0" w:color="000000"/>
              <w:left w:val="nil"/>
              <w:bottom w:val="nil"/>
              <w:right w:val="nil"/>
            </w:tcBorders>
          </w:tcPr>
          <w:p>
            <w:pPr>
              <w:pStyle w:val="Normal"/>
              <w:spacing w:lineRule="auto" w:line="259" w:before="0" w:after="160"/>
              <w:rPr/>
            </w:pPr>
            <w:r>
              <w:rPr/>
              <w:t>Demographics</w:t>
            </w:r>
          </w:p>
        </w:tc>
        <w:tc>
          <w:tcPr>
            <w:tcW w:w="2691" w:type="dxa"/>
            <w:tcBorders>
              <w:top w:val="single" w:sz="12" w:space="0" w:color="000000"/>
              <w:left w:val="nil"/>
              <w:bottom w:val="nil"/>
              <w:right w:val="nil"/>
            </w:tcBorders>
          </w:tcPr>
          <w:p>
            <w:pPr>
              <w:pStyle w:val="Normal"/>
              <w:spacing w:lineRule="auto" w:line="259" w:before="0" w:after="160"/>
              <w:rPr/>
            </w:pPr>
            <w:r>
              <w:rPr/>
              <w:t>Total population</w:t>
            </w:r>
          </w:p>
        </w:tc>
        <w:tc>
          <w:tcPr>
            <w:tcW w:w="2979" w:type="dxa"/>
            <w:tcBorders>
              <w:top w:val="single" w:sz="12" w:space="0" w:color="000000"/>
              <w:left w:val="nil"/>
              <w:bottom w:val="nil"/>
              <w:right w:val="nil"/>
            </w:tcBorders>
          </w:tcPr>
          <w:p>
            <w:pPr>
              <w:pStyle w:val="Normal"/>
              <w:spacing w:lineRule="auto" w:line="259" w:before="0" w:after="160"/>
              <w:rPr/>
            </w:pPr>
            <w:r>
              <w:rPr/>
            </w:r>
          </w:p>
        </w:tc>
        <w:tc>
          <w:tcPr>
            <w:tcW w:w="2127" w:type="dxa"/>
            <w:tcBorders>
              <w:top w:val="single" w:sz="12" w:space="0" w:color="000000"/>
              <w:left w:val="nil"/>
              <w:bottom w:val="nil"/>
              <w:right w:val="nil"/>
            </w:tcBorders>
          </w:tcPr>
          <w:p>
            <w:pPr>
              <w:pStyle w:val="Normal"/>
              <w:spacing w:lineRule="auto" w:line="259" w:before="0" w:after="160"/>
              <w:rPr/>
            </w:pPr>
            <w:r>
              <w:rPr/>
              <w:t>NA</w:t>
            </w:r>
          </w:p>
        </w:tc>
        <w:tc>
          <w:tcPr>
            <w:tcW w:w="4309" w:type="dxa"/>
            <w:tcBorders>
              <w:top w:val="single" w:sz="12" w:space="0" w:color="000000"/>
              <w:left w:val="nil"/>
              <w:bottom w:val="nil"/>
              <w:right w:val="nil"/>
            </w:tcBorders>
          </w:tcPr>
          <w:p>
            <w:pPr>
              <w:pStyle w:val="Normal"/>
              <w:spacing w:lineRule="auto" w:line="259" w:before="0" w:after="160"/>
              <w:rPr/>
            </w:pPr>
            <w:r>
              <w:rPr/>
              <w:t>Includes women, men, and children of all ages</w:t>
            </w:r>
          </w:p>
        </w:tc>
      </w:tr>
      <w:tr>
        <w:trPr/>
        <w:tc>
          <w:tcPr>
            <w:tcW w:w="1842" w:type="dxa"/>
            <w:tcBorders>
              <w:top w:val="nil"/>
              <w:left w:val="nil"/>
              <w:bottom w:val="nil"/>
              <w:right w:val="nil"/>
            </w:tcBorders>
          </w:tcPr>
          <w:p>
            <w:pPr>
              <w:pStyle w:val="Normal"/>
              <w:spacing w:lineRule="auto" w:line="259" w:before="0" w:after="160"/>
              <w:rPr/>
            </w:pPr>
            <w:r>
              <w:rPr/>
            </w:r>
          </w:p>
        </w:tc>
        <w:tc>
          <w:tcPr>
            <w:tcW w:w="2691" w:type="dxa"/>
            <w:tcBorders>
              <w:top w:val="nil"/>
              <w:left w:val="nil"/>
              <w:bottom w:val="nil"/>
              <w:right w:val="nil"/>
            </w:tcBorders>
          </w:tcPr>
          <w:p>
            <w:pPr>
              <w:pStyle w:val="Normal"/>
              <w:spacing w:lineRule="auto" w:line="259" w:before="0" w:after="160"/>
              <w:rPr/>
            </w:pPr>
            <w:r>
              <w:rPr/>
              <w:t>Population density</w:t>
            </w:r>
          </w:p>
        </w:tc>
        <w:tc>
          <w:tcPr>
            <w:tcW w:w="2979" w:type="dxa"/>
            <w:tcBorders>
              <w:top w:val="nil"/>
              <w:left w:val="nil"/>
              <w:bottom w:val="nil"/>
              <w:right w:val="nil"/>
            </w:tcBorders>
          </w:tcPr>
          <w:p>
            <w:pPr>
              <w:pStyle w:val="Normal"/>
              <w:spacing w:lineRule="auto" w:line="259" w:before="0" w:after="160"/>
              <w:rPr/>
            </w:pPr>
            <w:r>
              <w:rPr/>
            </w:r>
          </w:p>
        </w:tc>
        <w:tc>
          <w:tcPr>
            <w:tcW w:w="2127" w:type="dxa"/>
            <w:tcBorders>
              <w:top w:val="nil"/>
              <w:left w:val="nil"/>
              <w:bottom w:val="nil"/>
              <w:right w:val="nil"/>
            </w:tcBorders>
          </w:tcPr>
          <w:p>
            <w:pPr>
              <w:pStyle w:val="Normal"/>
              <w:spacing w:lineRule="auto" w:line="259" w:before="0" w:after="160"/>
              <w:rPr/>
            </w:pPr>
            <w:r>
              <w:rPr/>
            </w:r>
          </w:p>
        </w:tc>
        <w:tc>
          <w:tcPr>
            <w:tcW w:w="4309" w:type="dxa"/>
            <w:tcBorders>
              <w:top w:val="nil"/>
              <w:left w:val="nil"/>
              <w:bottom w:val="nil"/>
              <w:right w:val="nil"/>
            </w:tcBorders>
          </w:tcPr>
          <w:p>
            <w:pPr>
              <w:pStyle w:val="Normal"/>
              <w:spacing w:lineRule="auto" w:line="259" w:before="0" w:after="160"/>
              <w:rPr/>
            </w:pPr>
            <w:r>
              <w:rPr/>
            </w:r>
          </w:p>
        </w:tc>
      </w:tr>
      <w:tr>
        <w:trPr/>
        <w:tc>
          <w:tcPr>
            <w:tcW w:w="1842" w:type="dxa"/>
            <w:tcBorders>
              <w:top w:val="nil"/>
              <w:left w:val="nil"/>
              <w:bottom w:val="single" w:sz="6" w:space="0" w:color="000000"/>
              <w:right w:val="nil"/>
            </w:tcBorders>
          </w:tcPr>
          <w:p>
            <w:pPr>
              <w:pStyle w:val="Normal"/>
              <w:spacing w:lineRule="auto" w:line="259" w:before="0" w:after="160"/>
              <w:rPr/>
            </w:pPr>
            <w:r>
              <w:rPr/>
            </w:r>
          </w:p>
        </w:tc>
        <w:tc>
          <w:tcPr>
            <w:tcW w:w="2691" w:type="dxa"/>
            <w:tcBorders>
              <w:top w:val="nil"/>
              <w:left w:val="nil"/>
              <w:bottom w:val="single" w:sz="6" w:space="0" w:color="000000"/>
              <w:right w:val="nil"/>
            </w:tcBorders>
          </w:tcPr>
          <w:p>
            <w:pPr>
              <w:pStyle w:val="Normal"/>
              <w:spacing w:lineRule="auto" w:line="259" w:before="0" w:after="160"/>
              <w:rPr/>
            </w:pPr>
            <w:r>
              <w:rPr/>
              <w:t xml:space="preserve">Number indigenous </w:t>
            </w:r>
          </w:p>
        </w:tc>
        <w:tc>
          <w:tcPr>
            <w:tcW w:w="2979" w:type="dxa"/>
            <w:tcBorders>
              <w:top w:val="nil"/>
              <w:left w:val="nil"/>
              <w:bottom w:val="single" w:sz="6" w:space="0" w:color="000000"/>
              <w:right w:val="nil"/>
            </w:tcBorders>
          </w:tcPr>
          <w:p>
            <w:pPr>
              <w:pStyle w:val="Normal"/>
              <w:spacing w:lineRule="auto" w:line="259" w:before="0" w:after="160"/>
              <w:rPr/>
            </w:pPr>
            <w:r>
              <w:rPr/>
              <w:t>Proportion of total population</w:t>
            </w:r>
          </w:p>
        </w:tc>
        <w:tc>
          <w:tcPr>
            <w:tcW w:w="2127" w:type="dxa"/>
            <w:tcBorders>
              <w:top w:val="nil"/>
              <w:left w:val="nil"/>
              <w:bottom w:val="single" w:sz="6" w:space="0" w:color="000000"/>
              <w:right w:val="nil"/>
            </w:tcBorders>
          </w:tcPr>
          <w:p>
            <w:pPr>
              <w:pStyle w:val="Normal"/>
              <w:spacing w:lineRule="auto" w:line="259" w:before="0" w:after="160"/>
              <w:rPr/>
            </w:pPr>
            <w:r>
              <w:rPr/>
              <w:t>Categorical</w:t>
            </w:r>
          </w:p>
        </w:tc>
        <w:tc>
          <w:tcPr>
            <w:tcW w:w="4309" w:type="dxa"/>
            <w:tcBorders>
              <w:top w:val="nil"/>
              <w:left w:val="nil"/>
              <w:bottom w:val="single" w:sz="6" w:space="0" w:color="000000"/>
              <w:right w:val="nil"/>
            </w:tcBorders>
          </w:tcPr>
          <w:p>
            <w:pPr>
              <w:pStyle w:val="Normal"/>
              <w:spacing w:lineRule="auto" w:line="259" w:before="0" w:after="160"/>
              <w:rPr/>
            </w:pPr>
            <w:r>
              <w:rPr/>
              <w:t>Total number of people who are indigenous/ethnic minority</w:t>
            </w:r>
          </w:p>
        </w:tc>
      </w:tr>
      <w:tr>
        <w:trPr/>
        <w:tc>
          <w:tcPr>
            <w:tcW w:w="1842" w:type="dxa"/>
            <w:tcBorders>
              <w:top w:val="single" w:sz="6" w:space="0" w:color="000000"/>
              <w:left w:val="nil"/>
              <w:bottom w:val="single" w:sz="6" w:space="0" w:color="000000"/>
              <w:right w:val="nil"/>
            </w:tcBorders>
          </w:tcPr>
          <w:p>
            <w:pPr>
              <w:pStyle w:val="Normal"/>
              <w:spacing w:lineRule="auto" w:line="259" w:before="0" w:after="160"/>
              <w:rPr/>
            </w:pPr>
            <w:r>
              <w:rPr/>
              <w:t>Education</w:t>
            </w:r>
          </w:p>
        </w:tc>
        <w:tc>
          <w:tcPr>
            <w:tcW w:w="2691" w:type="dxa"/>
            <w:tcBorders>
              <w:top w:val="single" w:sz="6" w:space="0" w:color="000000"/>
              <w:left w:val="nil"/>
              <w:bottom w:val="single" w:sz="6" w:space="0" w:color="000000"/>
              <w:right w:val="nil"/>
            </w:tcBorders>
          </w:tcPr>
          <w:p>
            <w:pPr>
              <w:pStyle w:val="Normal"/>
              <w:spacing w:lineRule="auto" w:line="259" w:before="0" w:after="160"/>
              <w:rPr/>
            </w:pPr>
            <w:r>
              <w:rPr/>
              <w:t>Males aged 6 – 24 in school</w:t>
            </w:r>
          </w:p>
        </w:tc>
        <w:tc>
          <w:tcPr>
            <w:tcW w:w="2979" w:type="dxa"/>
            <w:tcBorders>
              <w:top w:val="single" w:sz="6" w:space="0" w:color="000000"/>
              <w:left w:val="nil"/>
              <w:bottom w:val="single" w:sz="6" w:space="0" w:color="000000"/>
              <w:right w:val="nil"/>
            </w:tcBorders>
          </w:tcPr>
          <w:p>
            <w:pPr>
              <w:pStyle w:val="Normal"/>
              <w:spacing w:lineRule="auto" w:line="259" w:before="0" w:after="160"/>
              <w:rPr/>
            </w:pPr>
            <w:r>
              <w:rPr/>
              <w:t>Proportion of total number of males aged 6 - 24</w:t>
            </w:r>
          </w:p>
        </w:tc>
        <w:tc>
          <w:tcPr>
            <w:tcW w:w="2127" w:type="dxa"/>
            <w:tcBorders>
              <w:top w:val="single" w:sz="6" w:space="0" w:color="000000"/>
              <w:left w:val="nil"/>
              <w:bottom w:val="single" w:sz="6" w:space="0" w:color="000000"/>
              <w:right w:val="nil"/>
            </w:tcBorders>
          </w:tcPr>
          <w:p>
            <w:pPr>
              <w:pStyle w:val="Normal"/>
              <w:spacing w:lineRule="auto" w:line="259" w:before="0" w:after="160"/>
              <w:rPr/>
            </w:pPr>
            <w:r>
              <w:rPr/>
            </w:r>
          </w:p>
        </w:tc>
        <w:tc>
          <w:tcPr>
            <w:tcW w:w="4309" w:type="dxa"/>
            <w:tcBorders>
              <w:top w:val="single" w:sz="6" w:space="0" w:color="000000"/>
              <w:left w:val="nil"/>
              <w:bottom w:val="single" w:sz="6" w:space="0" w:color="000000"/>
              <w:right w:val="nil"/>
            </w:tcBorders>
          </w:tcPr>
          <w:p>
            <w:pPr>
              <w:pStyle w:val="Normal"/>
              <w:spacing w:lineRule="auto" w:line="259" w:before="0" w:after="160"/>
              <w:rPr/>
            </w:pPr>
            <w:r>
              <w:rPr/>
              <w:t>Number of males aged 6 - 24 in full time education</w:t>
            </w:r>
          </w:p>
        </w:tc>
      </w:tr>
      <w:tr>
        <w:trPr/>
        <w:tc>
          <w:tcPr>
            <w:tcW w:w="1842" w:type="dxa"/>
            <w:tcBorders>
              <w:top w:val="single" w:sz="6" w:space="0" w:color="000000"/>
              <w:left w:val="nil"/>
              <w:bottom w:val="nil"/>
              <w:right w:val="nil"/>
            </w:tcBorders>
          </w:tcPr>
          <w:p>
            <w:pPr>
              <w:pStyle w:val="Normal"/>
              <w:spacing w:lineRule="auto" w:line="259" w:before="0" w:after="160"/>
              <w:rPr/>
            </w:pPr>
            <w:r>
              <w:rPr/>
              <w:t>Employment</w:t>
            </w:r>
          </w:p>
        </w:tc>
        <w:tc>
          <w:tcPr>
            <w:tcW w:w="2691" w:type="dxa"/>
            <w:tcBorders>
              <w:top w:val="single" w:sz="6" w:space="0" w:color="000000"/>
              <w:left w:val="nil"/>
              <w:bottom w:val="nil"/>
              <w:right w:val="nil"/>
            </w:tcBorders>
          </w:tcPr>
          <w:p>
            <w:pPr>
              <w:pStyle w:val="Normal"/>
              <w:spacing w:lineRule="auto" w:line="259" w:before="0" w:after="160"/>
              <w:rPr/>
            </w:pPr>
            <w:r>
              <w:rPr/>
              <w:t>Number of adults employed in primary sector</w:t>
            </w:r>
          </w:p>
        </w:tc>
        <w:tc>
          <w:tcPr>
            <w:tcW w:w="2979" w:type="dxa"/>
            <w:tcBorders>
              <w:top w:val="single" w:sz="6" w:space="0" w:color="000000"/>
              <w:left w:val="nil"/>
              <w:bottom w:val="nil"/>
              <w:right w:val="nil"/>
            </w:tcBorders>
          </w:tcPr>
          <w:p>
            <w:pPr>
              <w:pStyle w:val="Normal"/>
              <w:spacing w:lineRule="auto" w:line="259" w:before="0" w:after="160"/>
              <w:rPr/>
            </w:pPr>
            <w:r>
              <w:rPr/>
              <w:t>Proportion of total adult population</w:t>
            </w:r>
          </w:p>
        </w:tc>
        <w:tc>
          <w:tcPr>
            <w:tcW w:w="2127" w:type="dxa"/>
            <w:tcBorders>
              <w:top w:val="single" w:sz="6" w:space="0" w:color="000000"/>
              <w:left w:val="nil"/>
              <w:bottom w:val="nil"/>
              <w:right w:val="nil"/>
            </w:tcBorders>
          </w:tcPr>
          <w:p>
            <w:pPr>
              <w:pStyle w:val="Normal"/>
              <w:spacing w:lineRule="auto" w:line="259" w:before="0" w:after="160"/>
              <w:rPr/>
            </w:pPr>
            <w:r>
              <w:rPr/>
              <w:t>Categorical</w:t>
            </w:r>
          </w:p>
        </w:tc>
        <w:tc>
          <w:tcPr>
            <w:tcW w:w="4309" w:type="dxa"/>
            <w:tcBorders>
              <w:top w:val="single" w:sz="6" w:space="0" w:color="000000"/>
              <w:left w:val="nil"/>
              <w:bottom w:val="nil"/>
              <w:right w:val="nil"/>
            </w:tcBorders>
          </w:tcPr>
          <w:p>
            <w:pPr>
              <w:pStyle w:val="Normal"/>
              <w:spacing w:lineRule="auto" w:line="259" w:before="0" w:after="160"/>
              <w:rPr/>
            </w:pPr>
            <w:r>
              <w:rPr/>
              <w:t>The primary sector includes agriculture (rice and other crop farming), fishing, livestock farming, forestry, and non-timber forest product collection (Kenessey 1987)</w:t>
            </w:r>
          </w:p>
        </w:tc>
      </w:tr>
      <w:tr>
        <w:trPr/>
        <w:tc>
          <w:tcPr>
            <w:tcW w:w="1842" w:type="dxa"/>
            <w:tcBorders>
              <w:top w:val="nil"/>
              <w:left w:val="nil"/>
              <w:bottom w:val="single" w:sz="6" w:space="0" w:color="000000"/>
              <w:right w:val="nil"/>
            </w:tcBorders>
          </w:tcPr>
          <w:p>
            <w:pPr>
              <w:pStyle w:val="Normal"/>
              <w:spacing w:lineRule="auto" w:line="259" w:before="0" w:after="160"/>
              <w:rPr/>
            </w:pPr>
            <w:r>
              <w:rPr/>
            </w:r>
          </w:p>
        </w:tc>
        <w:tc>
          <w:tcPr>
            <w:tcW w:w="2691" w:type="dxa"/>
            <w:tcBorders>
              <w:top w:val="nil"/>
              <w:left w:val="nil"/>
              <w:bottom w:val="single" w:sz="6" w:space="0" w:color="000000"/>
              <w:right w:val="nil"/>
            </w:tcBorders>
          </w:tcPr>
          <w:p>
            <w:pPr>
              <w:pStyle w:val="Normal"/>
              <w:spacing w:lineRule="auto" w:line="259" w:before="0" w:after="160"/>
              <w:rPr/>
            </w:pPr>
            <w:r>
              <w:rPr/>
              <w:t>Number of adults employed in secondary sector</w:t>
            </w:r>
          </w:p>
        </w:tc>
        <w:tc>
          <w:tcPr>
            <w:tcW w:w="2979" w:type="dxa"/>
            <w:tcBorders>
              <w:top w:val="nil"/>
              <w:left w:val="nil"/>
              <w:bottom w:val="single" w:sz="6" w:space="0" w:color="000000"/>
              <w:right w:val="nil"/>
            </w:tcBorders>
          </w:tcPr>
          <w:p>
            <w:pPr>
              <w:pStyle w:val="Normal"/>
              <w:spacing w:lineRule="auto" w:line="259" w:before="0" w:after="160"/>
              <w:rPr/>
            </w:pPr>
            <w:r>
              <w:rPr/>
              <w:t>Proportion of total adult population</w:t>
            </w:r>
          </w:p>
        </w:tc>
        <w:tc>
          <w:tcPr>
            <w:tcW w:w="2127" w:type="dxa"/>
            <w:tcBorders>
              <w:top w:val="nil"/>
              <w:left w:val="nil"/>
              <w:bottom w:val="single" w:sz="6" w:space="0" w:color="000000"/>
              <w:right w:val="nil"/>
            </w:tcBorders>
          </w:tcPr>
          <w:p>
            <w:pPr>
              <w:pStyle w:val="Normal"/>
              <w:spacing w:lineRule="auto" w:line="259" w:before="0" w:after="160"/>
              <w:rPr/>
            </w:pPr>
            <w:r>
              <w:rPr/>
              <w:t>Categorical</w:t>
            </w:r>
          </w:p>
        </w:tc>
        <w:tc>
          <w:tcPr>
            <w:tcW w:w="4309" w:type="dxa"/>
            <w:tcBorders>
              <w:top w:val="nil"/>
              <w:left w:val="nil"/>
              <w:bottom w:val="single" w:sz="6" w:space="0" w:color="000000"/>
              <w:right w:val="nil"/>
            </w:tcBorders>
          </w:tcPr>
          <w:p>
            <w:pPr>
              <w:pStyle w:val="Normal"/>
              <w:spacing w:lineRule="auto" w:line="259" w:before="0" w:after="160"/>
              <w:rPr/>
            </w:pPr>
            <w:r>
              <w:rPr/>
              <w:t>The secondary sector includes wood-based production (e.g. furniture), metal- and glass-based production, foodstuff production, plastic- and rubber-based production, textiles production (Kenessey 1987)</w:t>
            </w:r>
          </w:p>
        </w:tc>
      </w:tr>
      <w:tr>
        <w:trPr/>
        <w:tc>
          <w:tcPr>
            <w:tcW w:w="1842" w:type="dxa"/>
            <w:tcBorders>
              <w:top w:val="single" w:sz="6" w:space="0" w:color="000000"/>
              <w:left w:val="nil"/>
              <w:bottom w:val="nil"/>
              <w:right w:val="nil"/>
            </w:tcBorders>
          </w:tcPr>
          <w:p>
            <w:pPr>
              <w:pStyle w:val="Normal"/>
              <w:spacing w:lineRule="auto" w:line="259" w:before="0" w:after="160"/>
              <w:rPr/>
            </w:pPr>
            <w:r>
              <w:rPr/>
              <w:t>Economic security</w:t>
            </w:r>
          </w:p>
        </w:tc>
        <w:tc>
          <w:tcPr>
            <w:tcW w:w="2691" w:type="dxa"/>
            <w:tcBorders>
              <w:top w:val="single" w:sz="6" w:space="0" w:color="000000"/>
              <w:left w:val="nil"/>
              <w:bottom w:val="nil"/>
              <w:right w:val="nil"/>
            </w:tcBorders>
          </w:tcPr>
          <w:p>
            <w:pPr>
              <w:pStyle w:val="Normal"/>
              <w:spacing w:lineRule="auto" w:line="259" w:before="0" w:after="160"/>
              <w:rPr/>
            </w:pPr>
            <w:r>
              <w:rPr/>
              <w:t>Number of families with &lt;1ha rice land (including no rice land)</w:t>
            </w:r>
          </w:p>
        </w:tc>
        <w:tc>
          <w:tcPr>
            <w:tcW w:w="2979" w:type="dxa"/>
            <w:tcBorders>
              <w:top w:val="single" w:sz="6" w:space="0" w:color="000000"/>
              <w:left w:val="nil"/>
              <w:bottom w:val="nil"/>
              <w:right w:val="nil"/>
            </w:tcBorders>
          </w:tcPr>
          <w:p>
            <w:pPr>
              <w:pStyle w:val="Normal"/>
              <w:spacing w:lineRule="auto" w:line="259" w:before="0" w:after="160"/>
              <w:rPr/>
            </w:pPr>
            <w:r>
              <w:rPr/>
              <w:t>Proportion of total number of families</w:t>
            </w:r>
          </w:p>
        </w:tc>
        <w:tc>
          <w:tcPr>
            <w:tcW w:w="2127" w:type="dxa"/>
            <w:tcBorders>
              <w:top w:val="single" w:sz="6" w:space="0" w:color="000000"/>
              <w:left w:val="nil"/>
              <w:bottom w:val="nil"/>
              <w:right w:val="nil"/>
            </w:tcBorders>
          </w:tcPr>
          <w:p>
            <w:pPr>
              <w:pStyle w:val="Normal"/>
              <w:spacing w:lineRule="auto" w:line="259" w:before="0" w:after="160"/>
              <w:rPr/>
            </w:pPr>
            <w:r>
              <w:rPr/>
              <w:t>Categorical</w:t>
            </w:r>
          </w:p>
        </w:tc>
        <w:tc>
          <w:tcPr>
            <w:tcW w:w="4309" w:type="dxa"/>
            <w:tcBorders>
              <w:top w:val="single" w:sz="6" w:space="0" w:color="000000"/>
              <w:left w:val="nil"/>
              <w:bottom w:val="nil"/>
              <w:right w:val="nil"/>
            </w:tcBorders>
          </w:tcPr>
          <w:p>
            <w:pPr>
              <w:pStyle w:val="Normal"/>
              <w:spacing w:lineRule="auto" w:line="259" w:before="0" w:after="160"/>
              <w:rPr/>
            </w:pPr>
            <w:r>
              <w:rPr/>
            </w:r>
          </w:p>
        </w:tc>
      </w:tr>
      <w:tr>
        <w:trPr/>
        <w:tc>
          <w:tcPr>
            <w:tcW w:w="1842" w:type="dxa"/>
            <w:tcBorders>
              <w:top w:val="nil"/>
              <w:left w:val="nil"/>
              <w:bottom w:val="single" w:sz="6" w:space="0" w:color="000000"/>
              <w:right w:val="nil"/>
            </w:tcBorders>
          </w:tcPr>
          <w:p>
            <w:pPr>
              <w:pStyle w:val="Normal"/>
              <w:spacing w:lineRule="auto" w:line="259" w:before="0" w:after="160"/>
              <w:rPr/>
            </w:pPr>
            <w:r>
              <w:rPr/>
            </w:r>
          </w:p>
        </w:tc>
        <w:tc>
          <w:tcPr>
            <w:tcW w:w="2691" w:type="dxa"/>
            <w:tcBorders>
              <w:top w:val="nil"/>
              <w:left w:val="nil"/>
              <w:bottom w:val="single" w:sz="6" w:space="0" w:color="000000"/>
              <w:right w:val="nil"/>
            </w:tcBorders>
          </w:tcPr>
          <w:p>
            <w:pPr>
              <w:pStyle w:val="Normal"/>
              <w:spacing w:lineRule="auto" w:line="259" w:before="0" w:after="160"/>
              <w:rPr/>
            </w:pPr>
            <w:r>
              <w:rPr/>
              <w:t>Number of families who keep pigs</w:t>
            </w:r>
          </w:p>
        </w:tc>
        <w:tc>
          <w:tcPr>
            <w:tcW w:w="2979" w:type="dxa"/>
            <w:tcBorders>
              <w:top w:val="nil"/>
              <w:left w:val="nil"/>
              <w:bottom w:val="single" w:sz="6" w:space="0" w:color="000000"/>
              <w:right w:val="nil"/>
            </w:tcBorders>
          </w:tcPr>
          <w:p>
            <w:pPr>
              <w:pStyle w:val="Normal"/>
              <w:spacing w:lineRule="auto" w:line="259" w:before="0" w:after="160"/>
              <w:rPr/>
            </w:pPr>
            <w:r>
              <w:rPr/>
              <w:t>Proportion of total number of families</w:t>
            </w:r>
          </w:p>
        </w:tc>
        <w:tc>
          <w:tcPr>
            <w:tcW w:w="2127" w:type="dxa"/>
            <w:tcBorders>
              <w:top w:val="nil"/>
              <w:left w:val="nil"/>
              <w:bottom w:val="single" w:sz="6" w:space="0" w:color="000000"/>
              <w:right w:val="nil"/>
            </w:tcBorders>
          </w:tcPr>
          <w:p>
            <w:pPr>
              <w:pStyle w:val="Normal"/>
              <w:spacing w:lineRule="auto" w:line="259" w:before="0" w:after="160"/>
              <w:rPr/>
            </w:pPr>
            <w:r>
              <w:rPr/>
              <w:t>Categorical</w:t>
            </w:r>
          </w:p>
        </w:tc>
        <w:tc>
          <w:tcPr>
            <w:tcW w:w="4309" w:type="dxa"/>
            <w:tcBorders>
              <w:top w:val="nil"/>
              <w:left w:val="nil"/>
              <w:bottom w:val="single" w:sz="6" w:space="0" w:color="000000"/>
              <w:right w:val="nil"/>
            </w:tcBorders>
          </w:tcPr>
          <w:p>
            <w:pPr>
              <w:pStyle w:val="Normal"/>
              <w:spacing w:lineRule="auto" w:line="259" w:before="0" w:after="160"/>
              <w:rPr/>
            </w:pPr>
            <w:r>
              <w:rPr/>
            </w:r>
          </w:p>
        </w:tc>
      </w:tr>
      <w:tr>
        <w:trPr/>
        <w:tc>
          <w:tcPr>
            <w:tcW w:w="1842" w:type="dxa"/>
            <w:tcBorders>
              <w:top w:val="single" w:sz="6" w:space="0" w:color="000000"/>
              <w:left w:val="nil"/>
              <w:bottom w:val="nil"/>
              <w:right w:val="nil"/>
            </w:tcBorders>
          </w:tcPr>
          <w:p>
            <w:pPr>
              <w:pStyle w:val="Normal"/>
              <w:spacing w:lineRule="auto" w:line="259" w:before="0" w:after="160"/>
              <w:rPr/>
            </w:pPr>
            <w:r>
              <w:rPr/>
              <w:t>Access to services</w:t>
            </w:r>
          </w:p>
        </w:tc>
        <w:tc>
          <w:tcPr>
            <w:tcW w:w="2691" w:type="dxa"/>
            <w:tcBorders>
              <w:top w:val="single" w:sz="6" w:space="0" w:color="000000"/>
              <w:left w:val="nil"/>
              <w:bottom w:val="nil"/>
              <w:right w:val="nil"/>
            </w:tcBorders>
          </w:tcPr>
          <w:p>
            <w:pPr>
              <w:pStyle w:val="Normal"/>
              <w:spacing w:lineRule="auto" w:line="259" w:before="0" w:after="160"/>
              <w:rPr/>
            </w:pPr>
            <w:r>
              <w:rPr/>
              <w:t>Distance to nearest school</w:t>
            </w:r>
          </w:p>
        </w:tc>
        <w:tc>
          <w:tcPr>
            <w:tcW w:w="2979" w:type="dxa"/>
            <w:tcBorders>
              <w:top w:val="single" w:sz="6" w:space="0" w:color="000000"/>
              <w:left w:val="nil"/>
              <w:bottom w:val="nil"/>
              <w:right w:val="nil"/>
            </w:tcBorders>
          </w:tcPr>
          <w:p>
            <w:pPr>
              <w:pStyle w:val="Normal"/>
              <w:spacing w:lineRule="auto" w:line="259" w:before="0" w:after="160"/>
              <w:rPr/>
            </w:pPr>
            <w:r>
              <w:rPr/>
            </w:r>
          </w:p>
        </w:tc>
        <w:tc>
          <w:tcPr>
            <w:tcW w:w="2127" w:type="dxa"/>
            <w:tcBorders>
              <w:top w:val="single" w:sz="6" w:space="0" w:color="000000"/>
              <w:left w:val="nil"/>
              <w:bottom w:val="nil"/>
              <w:right w:val="nil"/>
            </w:tcBorders>
          </w:tcPr>
          <w:p>
            <w:pPr>
              <w:pStyle w:val="Normal"/>
              <w:spacing w:lineRule="auto" w:line="259" w:before="0" w:after="160"/>
              <w:rPr/>
            </w:pPr>
            <w:r>
              <w:rPr/>
              <w:t>Categorical</w:t>
            </w:r>
          </w:p>
        </w:tc>
        <w:tc>
          <w:tcPr>
            <w:tcW w:w="4309" w:type="dxa"/>
            <w:tcBorders>
              <w:top w:val="single" w:sz="6" w:space="0" w:color="000000"/>
              <w:left w:val="nil"/>
              <w:bottom w:val="nil"/>
              <w:right w:val="nil"/>
            </w:tcBorders>
          </w:tcPr>
          <w:p>
            <w:pPr>
              <w:pStyle w:val="Normal"/>
              <w:spacing w:lineRule="auto" w:line="259" w:before="0" w:after="160"/>
              <w:rPr/>
            </w:pPr>
            <w:r>
              <w:rPr/>
              <w:t>Median distance from any village in the commune to the nearest school (primary or secondary)</w:t>
            </w:r>
          </w:p>
        </w:tc>
      </w:tr>
      <w:tr>
        <w:trPr/>
        <w:tc>
          <w:tcPr>
            <w:tcW w:w="1842" w:type="dxa"/>
            <w:tcBorders>
              <w:top w:val="nil"/>
              <w:left w:val="nil"/>
              <w:bottom w:val="nil"/>
              <w:right w:val="nil"/>
            </w:tcBorders>
          </w:tcPr>
          <w:p>
            <w:pPr>
              <w:pStyle w:val="Normal"/>
              <w:spacing w:lineRule="auto" w:line="259" w:before="0" w:after="160"/>
              <w:rPr/>
            </w:pPr>
            <w:r>
              <w:rPr/>
            </w:r>
          </w:p>
        </w:tc>
        <w:tc>
          <w:tcPr>
            <w:tcW w:w="2691" w:type="dxa"/>
            <w:tcBorders>
              <w:top w:val="nil"/>
              <w:left w:val="nil"/>
              <w:bottom w:val="nil"/>
              <w:right w:val="nil"/>
            </w:tcBorders>
          </w:tcPr>
          <w:p>
            <w:pPr>
              <w:pStyle w:val="Normal"/>
              <w:spacing w:lineRule="auto" w:line="259" w:before="0" w:after="160"/>
              <w:rPr/>
            </w:pPr>
            <w:r>
              <w:rPr/>
              <w:t>Number of families with access to waste collection</w:t>
            </w:r>
          </w:p>
        </w:tc>
        <w:tc>
          <w:tcPr>
            <w:tcW w:w="2979" w:type="dxa"/>
            <w:tcBorders>
              <w:top w:val="nil"/>
              <w:left w:val="nil"/>
              <w:bottom w:val="nil"/>
              <w:right w:val="nil"/>
            </w:tcBorders>
          </w:tcPr>
          <w:p>
            <w:pPr>
              <w:pStyle w:val="Normal"/>
              <w:spacing w:lineRule="auto" w:line="259" w:before="0" w:after="160"/>
              <w:rPr/>
            </w:pPr>
            <w:r>
              <w:rPr/>
              <w:t>Proportion of total number of families</w:t>
            </w:r>
          </w:p>
        </w:tc>
        <w:tc>
          <w:tcPr>
            <w:tcW w:w="2127" w:type="dxa"/>
            <w:tcBorders>
              <w:top w:val="nil"/>
              <w:left w:val="nil"/>
              <w:bottom w:val="nil"/>
              <w:right w:val="nil"/>
            </w:tcBorders>
          </w:tcPr>
          <w:p>
            <w:pPr>
              <w:pStyle w:val="Normal"/>
              <w:spacing w:lineRule="auto" w:line="259" w:before="0" w:after="160"/>
              <w:rPr/>
            </w:pPr>
            <w:r>
              <w:rPr/>
            </w:r>
          </w:p>
        </w:tc>
        <w:tc>
          <w:tcPr>
            <w:tcW w:w="4309" w:type="dxa"/>
            <w:tcBorders>
              <w:top w:val="nil"/>
              <w:left w:val="nil"/>
              <w:bottom w:val="nil"/>
              <w:right w:val="nil"/>
            </w:tcBorders>
          </w:tcPr>
          <w:p>
            <w:pPr>
              <w:pStyle w:val="Normal"/>
              <w:spacing w:lineRule="auto" w:line="259" w:before="0" w:after="160"/>
              <w:rPr/>
            </w:pPr>
            <w:r>
              <w:rPr/>
            </w:r>
          </w:p>
        </w:tc>
      </w:tr>
      <w:tr>
        <w:trPr/>
        <w:tc>
          <w:tcPr>
            <w:tcW w:w="1842" w:type="dxa"/>
            <w:tcBorders>
              <w:top w:val="nil"/>
              <w:left w:val="nil"/>
              <w:bottom w:val="nil"/>
              <w:right w:val="nil"/>
            </w:tcBorders>
          </w:tcPr>
          <w:p>
            <w:pPr>
              <w:pStyle w:val="Normal"/>
              <w:spacing w:lineRule="auto" w:line="259" w:before="0" w:after="160"/>
              <w:rPr/>
            </w:pPr>
            <w:r>
              <w:rPr/>
            </w:r>
          </w:p>
        </w:tc>
        <w:tc>
          <w:tcPr>
            <w:tcW w:w="2691" w:type="dxa"/>
            <w:tcBorders>
              <w:top w:val="nil"/>
              <w:left w:val="nil"/>
              <w:bottom w:val="nil"/>
              <w:right w:val="nil"/>
            </w:tcBorders>
          </w:tcPr>
          <w:p>
            <w:pPr>
              <w:pStyle w:val="Normal"/>
              <w:spacing w:lineRule="auto" w:line="259" w:before="0" w:after="160"/>
              <w:rPr/>
            </w:pPr>
            <w:r>
              <w:rPr/>
              <w:t>Distance to the Commune Office</w:t>
            </w:r>
          </w:p>
        </w:tc>
        <w:tc>
          <w:tcPr>
            <w:tcW w:w="2979" w:type="dxa"/>
            <w:tcBorders>
              <w:top w:val="nil"/>
              <w:left w:val="nil"/>
              <w:bottom w:val="nil"/>
              <w:right w:val="nil"/>
            </w:tcBorders>
          </w:tcPr>
          <w:p>
            <w:pPr>
              <w:pStyle w:val="Normal"/>
              <w:spacing w:lineRule="auto" w:line="259" w:before="0" w:after="160"/>
              <w:rPr/>
            </w:pPr>
            <w:r>
              <w:rPr/>
            </w:r>
          </w:p>
        </w:tc>
        <w:tc>
          <w:tcPr>
            <w:tcW w:w="2127" w:type="dxa"/>
            <w:tcBorders>
              <w:top w:val="nil"/>
              <w:left w:val="nil"/>
              <w:bottom w:val="nil"/>
              <w:right w:val="nil"/>
            </w:tcBorders>
          </w:tcPr>
          <w:p>
            <w:pPr>
              <w:pStyle w:val="Normal"/>
              <w:spacing w:lineRule="auto" w:line="259" w:before="0" w:after="160"/>
              <w:rPr/>
            </w:pPr>
            <w:r>
              <w:rPr/>
            </w:r>
          </w:p>
        </w:tc>
        <w:tc>
          <w:tcPr>
            <w:tcW w:w="4309" w:type="dxa"/>
            <w:tcBorders>
              <w:top w:val="nil"/>
              <w:left w:val="nil"/>
              <w:bottom w:val="nil"/>
              <w:right w:val="nil"/>
            </w:tcBorders>
          </w:tcPr>
          <w:p>
            <w:pPr>
              <w:pStyle w:val="Normal"/>
              <w:spacing w:lineRule="auto" w:line="259" w:before="0" w:after="160"/>
              <w:rPr/>
            </w:pPr>
            <w:r>
              <w:rPr/>
              <w:t>Median distance from any village in the commune to the Commune Office (government administration office)</w:t>
            </w:r>
          </w:p>
        </w:tc>
      </w:tr>
      <w:tr>
        <w:trPr/>
        <w:tc>
          <w:tcPr>
            <w:tcW w:w="1842" w:type="dxa"/>
            <w:tcBorders>
              <w:top w:val="single" w:sz="6" w:space="0" w:color="000000"/>
              <w:left w:val="nil"/>
              <w:bottom w:val="nil"/>
              <w:right w:val="nil"/>
            </w:tcBorders>
          </w:tcPr>
          <w:p>
            <w:pPr>
              <w:pStyle w:val="Normal"/>
              <w:spacing w:lineRule="auto" w:line="259" w:before="0" w:after="160"/>
              <w:rPr/>
            </w:pPr>
            <w:r>
              <w:rPr/>
              <w:t xml:space="preserve">Social justice </w:t>
            </w:r>
          </w:p>
        </w:tc>
        <w:tc>
          <w:tcPr>
            <w:tcW w:w="2691" w:type="dxa"/>
            <w:tcBorders>
              <w:top w:val="single" w:sz="6" w:space="0" w:color="000000"/>
              <w:left w:val="nil"/>
              <w:bottom w:val="nil"/>
              <w:right w:val="nil"/>
            </w:tcBorders>
          </w:tcPr>
          <w:p>
            <w:pPr>
              <w:pStyle w:val="Normal"/>
              <w:spacing w:lineRule="auto" w:line="259" w:before="0" w:after="160"/>
              <w:rPr/>
            </w:pPr>
            <w:r>
              <w:rPr/>
              <w:t>Number of criminal cases</w:t>
            </w:r>
          </w:p>
        </w:tc>
        <w:tc>
          <w:tcPr>
            <w:tcW w:w="2979" w:type="dxa"/>
            <w:tcBorders>
              <w:top w:val="single" w:sz="6" w:space="0" w:color="000000"/>
              <w:left w:val="nil"/>
              <w:bottom w:val="nil"/>
              <w:right w:val="nil"/>
            </w:tcBorders>
          </w:tcPr>
          <w:p>
            <w:pPr>
              <w:pStyle w:val="Normal"/>
              <w:spacing w:lineRule="auto" w:line="259" w:before="0" w:after="160"/>
              <w:rPr/>
            </w:pPr>
            <w:r>
              <w:rPr/>
              <w:t>Criminal cases per capita</w:t>
            </w:r>
          </w:p>
        </w:tc>
        <w:tc>
          <w:tcPr>
            <w:tcW w:w="2127" w:type="dxa"/>
            <w:tcBorders>
              <w:top w:val="single" w:sz="6" w:space="0" w:color="000000"/>
              <w:left w:val="nil"/>
              <w:bottom w:val="nil"/>
              <w:right w:val="nil"/>
            </w:tcBorders>
          </w:tcPr>
          <w:p>
            <w:pPr>
              <w:pStyle w:val="Normal"/>
              <w:spacing w:lineRule="auto" w:line="259" w:before="0" w:after="160"/>
              <w:rPr/>
            </w:pPr>
            <w:r>
              <w:rPr/>
              <w:t>Categorical</w:t>
            </w:r>
          </w:p>
        </w:tc>
        <w:tc>
          <w:tcPr>
            <w:tcW w:w="4309" w:type="dxa"/>
            <w:tcBorders>
              <w:top w:val="single" w:sz="6" w:space="0" w:color="000000"/>
              <w:left w:val="nil"/>
              <w:bottom w:val="nil"/>
              <w:right w:val="nil"/>
            </w:tcBorders>
          </w:tcPr>
          <w:p>
            <w:pPr>
              <w:pStyle w:val="Normal"/>
              <w:spacing w:lineRule="auto" w:line="259" w:before="0" w:after="160"/>
              <w:rPr/>
            </w:pPr>
            <w:r>
              <w:rPr/>
              <w:t>Includes murder, theft, and other criminal cases</w:t>
            </w:r>
          </w:p>
        </w:tc>
      </w:tr>
      <w:tr>
        <w:trPr/>
        <w:tc>
          <w:tcPr>
            <w:tcW w:w="1842" w:type="dxa"/>
            <w:tcBorders>
              <w:top w:val="nil"/>
              <w:left w:val="nil"/>
              <w:bottom w:val="nil"/>
              <w:right w:val="nil"/>
            </w:tcBorders>
          </w:tcPr>
          <w:p>
            <w:pPr>
              <w:pStyle w:val="Normal"/>
              <w:spacing w:lineRule="auto" w:line="259" w:before="0" w:after="160"/>
              <w:rPr/>
            </w:pPr>
            <w:r>
              <w:rPr/>
            </w:r>
          </w:p>
        </w:tc>
        <w:tc>
          <w:tcPr>
            <w:tcW w:w="2691" w:type="dxa"/>
            <w:tcBorders>
              <w:top w:val="nil"/>
              <w:left w:val="nil"/>
              <w:bottom w:val="nil"/>
              <w:right w:val="nil"/>
            </w:tcBorders>
          </w:tcPr>
          <w:p>
            <w:pPr>
              <w:pStyle w:val="Normal"/>
              <w:spacing w:lineRule="auto" w:line="259" w:before="0" w:after="160"/>
              <w:rPr/>
            </w:pPr>
            <w:r>
              <w:rPr/>
            </w:r>
          </w:p>
        </w:tc>
        <w:tc>
          <w:tcPr>
            <w:tcW w:w="2979" w:type="dxa"/>
            <w:tcBorders>
              <w:top w:val="nil"/>
              <w:left w:val="nil"/>
              <w:bottom w:val="nil"/>
              <w:right w:val="nil"/>
            </w:tcBorders>
          </w:tcPr>
          <w:p>
            <w:pPr>
              <w:pStyle w:val="Normal"/>
              <w:spacing w:lineRule="auto" w:line="259" w:before="0" w:after="160"/>
              <w:rPr/>
            </w:pPr>
            <w:r>
              <w:rPr/>
            </w:r>
          </w:p>
        </w:tc>
        <w:tc>
          <w:tcPr>
            <w:tcW w:w="2127" w:type="dxa"/>
            <w:tcBorders>
              <w:top w:val="nil"/>
              <w:left w:val="nil"/>
              <w:bottom w:val="nil"/>
              <w:right w:val="nil"/>
            </w:tcBorders>
          </w:tcPr>
          <w:p>
            <w:pPr>
              <w:pStyle w:val="Normal"/>
              <w:spacing w:lineRule="auto" w:line="259" w:before="0" w:after="160"/>
              <w:rPr/>
            </w:pPr>
            <w:r>
              <w:rPr/>
            </w:r>
          </w:p>
        </w:tc>
        <w:tc>
          <w:tcPr>
            <w:tcW w:w="4309" w:type="dxa"/>
            <w:tcBorders>
              <w:top w:val="nil"/>
              <w:left w:val="nil"/>
              <w:bottom w:val="nil"/>
              <w:right w:val="nil"/>
            </w:tcBorders>
          </w:tcPr>
          <w:p>
            <w:pPr>
              <w:pStyle w:val="Normal"/>
              <w:spacing w:lineRule="auto" w:line="259" w:before="0" w:after="160"/>
              <w:rPr/>
            </w:pPr>
            <w:r>
              <w:rPr/>
            </w:r>
          </w:p>
        </w:tc>
      </w:tr>
      <w:tr>
        <w:trPr/>
        <w:tc>
          <w:tcPr>
            <w:tcW w:w="1842" w:type="dxa"/>
            <w:tcBorders>
              <w:top w:val="nil"/>
              <w:left w:val="nil"/>
              <w:bottom w:val="single" w:sz="6" w:space="0" w:color="000000"/>
              <w:right w:val="nil"/>
            </w:tcBorders>
          </w:tcPr>
          <w:p>
            <w:pPr>
              <w:pStyle w:val="Normal"/>
              <w:spacing w:lineRule="auto" w:line="259" w:before="0" w:after="160"/>
              <w:rPr/>
            </w:pPr>
            <w:r>
              <w:rPr/>
            </w:r>
          </w:p>
        </w:tc>
        <w:tc>
          <w:tcPr>
            <w:tcW w:w="2691" w:type="dxa"/>
            <w:tcBorders>
              <w:top w:val="nil"/>
              <w:left w:val="nil"/>
              <w:bottom w:val="single" w:sz="6" w:space="0" w:color="000000"/>
              <w:right w:val="nil"/>
            </w:tcBorders>
          </w:tcPr>
          <w:p>
            <w:pPr>
              <w:pStyle w:val="Normal"/>
              <w:spacing w:lineRule="auto" w:line="259" w:before="0" w:after="160"/>
              <w:rPr/>
            </w:pPr>
            <w:r>
              <w:rPr/>
              <w:t>Number of land conflict cases</w:t>
            </w:r>
          </w:p>
        </w:tc>
        <w:tc>
          <w:tcPr>
            <w:tcW w:w="2979" w:type="dxa"/>
            <w:tcBorders>
              <w:top w:val="nil"/>
              <w:left w:val="nil"/>
              <w:bottom w:val="single" w:sz="6" w:space="0" w:color="000000"/>
              <w:right w:val="nil"/>
            </w:tcBorders>
          </w:tcPr>
          <w:p>
            <w:pPr>
              <w:pStyle w:val="Normal"/>
              <w:spacing w:lineRule="auto" w:line="259" w:before="0" w:after="160"/>
              <w:rPr/>
            </w:pPr>
            <w:r>
              <w:rPr/>
            </w:r>
          </w:p>
        </w:tc>
        <w:tc>
          <w:tcPr>
            <w:tcW w:w="2127" w:type="dxa"/>
            <w:tcBorders>
              <w:top w:val="nil"/>
              <w:left w:val="nil"/>
              <w:bottom w:val="single" w:sz="6" w:space="0" w:color="000000"/>
              <w:right w:val="nil"/>
            </w:tcBorders>
          </w:tcPr>
          <w:p>
            <w:pPr>
              <w:pStyle w:val="Normal"/>
              <w:spacing w:lineRule="auto" w:line="259" w:before="0" w:after="160"/>
              <w:rPr/>
            </w:pPr>
            <w:r>
              <w:rPr/>
              <w:t>Categorical</w:t>
            </w:r>
          </w:p>
        </w:tc>
        <w:tc>
          <w:tcPr>
            <w:tcW w:w="4309" w:type="dxa"/>
            <w:tcBorders>
              <w:top w:val="nil"/>
              <w:left w:val="nil"/>
              <w:bottom w:val="single" w:sz="6" w:space="0" w:color="000000"/>
              <w:right w:val="nil"/>
            </w:tcBorders>
          </w:tcPr>
          <w:p>
            <w:pPr>
              <w:pStyle w:val="Normal"/>
              <w:spacing w:lineRule="auto" w:line="259" w:before="0" w:after="160"/>
              <w:rPr/>
            </w:pPr>
            <w:r>
              <w:rPr/>
              <w:t>In the previous 12 months</w:t>
            </w:r>
          </w:p>
        </w:tc>
      </w:tr>
      <w:tr>
        <w:trPr/>
        <w:tc>
          <w:tcPr>
            <w:tcW w:w="1842" w:type="dxa"/>
            <w:tcBorders>
              <w:top w:val="single" w:sz="6" w:space="0" w:color="000000"/>
              <w:left w:val="nil"/>
              <w:bottom w:val="nil"/>
              <w:right w:val="nil"/>
            </w:tcBorders>
          </w:tcPr>
          <w:p>
            <w:pPr>
              <w:pStyle w:val="Normal"/>
              <w:spacing w:lineRule="auto" w:line="259" w:before="0" w:after="160"/>
              <w:rPr/>
            </w:pPr>
            <w:r>
              <w:rPr/>
              <w:t>Migration</w:t>
            </w:r>
          </w:p>
        </w:tc>
        <w:tc>
          <w:tcPr>
            <w:tcW w:w="2691" w:type="dxa"/>
            <w:tcBorders>
              <w:top w:val="single" w:sz="6" w:space="0" w:color="000000"/>
              <w:left w:val="nil"/>
              <w:bottom w:val="nil"/>
              <w:right w:val="nil"/>
            </w:tcBorders>
          </w:tcPr>
          <w:p>
            <w:pPr>
              <w:pStyle w:val="Normal"/>
              <w:spacing w:lineRule="auto" w:line="259" w:before="0" w:after="160"/>
              <w:rPr/>
            </w:pPr>
            <w:r>
              <w:rPr/>
              <w:t>Number of in-migrants</w:t>
            </w:r>
          </w:p>
        </w:tc>
        <w:tc>
          <w:tcPr>
            <w:tcW w:w="2979" w:type="dxa"/>
            <w:tcBorders>
              <w:top w:val="single" w:sz="6" w:space="0" w:color="000000"/>
              <w:left w:val="nil"/>
              <w:bottom w:val="nil"/>
              <w:right w:val="nil"/>
            </w:tcBorders>
          </w:tcPr>
          <w:p>
            <w:pPr>
              <w:pStyle w:val="Normal"/>
              <w:spacing w:lineRule="auto" w:line="259" w:before="0" w:after="160"/>
              <w:rPr/>
            </w:pPr>
            <w:r>
              <w:rPr/>
            </w:r>
          </w:p>
        </w:tc>
        <w:tc>
          <w:tcPr>
            <w:tcW w:w="2127" w:type="dxa"/>
            <w:tcBorders>
              <w:top w:val="single" w:sz="6" w:space="0" w:color="000000"/>
              <w:left w:val="nil"/>
              <w:bottom w:val="nil"/>
              <w:right w:val="nil"/>
            </w:tcBorders>
          </w:tcPr>
          <w:p>
            <w:pPr>
              <w:pStyle w:val="Normal"/>
              <w:spacing w:lineRule="auto" w:line="259" w:before="0" w:after="160"/>
              <w:rPr/>
            </w:pPr>
            <w:r>
              <w:rPr/>
              <w:t>Categorical</w:t>
            </w:r>
          </w:p>
        </w:tc>
        <w:tc>
          <w:tcPr>
            <w:tcW w:w="4309" w:type="dxa"/>
            <w:tcBorders>
              <w:top w:val="single" w:sz="6" w:space="0" w:color="000000"/>
              <w:left w:val="nil"/>
              <w:bottom w:val="nil"/>
              <w:right w:val="nil"/>
            </w:tcBorders>
          </w:tcPr>
          <w:p>
            <w:pPr>
              <w:pStyle w:val="Normal"/>
              <w:spacing w:lineRule="auto" w:line="259" w:before="0" w:after="160"/>
              <w:rPr/>
            </w:pPr>
            <w:r>
              <w:rPr/>
              <w:t>Migration into the commune</w:t>
            </w:r>
          </w:p>
        </w:tc>
      </w:tr>
      <w:tr>
        <w:trPr/>
        <w:tc>
          <w:tcPr>
            <w:tcW w:w="1842" w:type="dxa"/>
            <w:tcBorders>
              <w:top w:val="nil"/>
              <w:left w:val="nil"/>
              <w:bottom w:val="single" w:sz="6" w:space="0" w:color="000000"/>
              <w:right w:val="nil"/>
            </w:tcBorders>
          </w:tcPr>
          <w:p>
            <w:pPr>
              <w:pStyle w:val="Normal"/>
              <w:spacing w:lineRule="auto" w:line="259" w:before="0" w:after="160"/>
              <w:rPr/>
            </w:pPr>
            <w:r>
              <w:rPr/>
            </w:r>
          </w:p>
        </w:tc>
        <w:tc>
          <w:tcPr>
            <w:tcW w:w="2691" w:type="dxa"/>
            <w:tcBorders>
              <w:top w:val="nil"/>
              <w:left w:val="nil"/>
              <w:bottom w:val="single" w:sz="6" w:space="0" w:color="000000"/>
              <w:right w:val="nil"/>
            </w:tcBorders>
          </w:tcPr>
          <w:p>
            <w:pPr>
              <w:pStyle w:val="Normal"/>
              <w:spacing w:lineRule="auto" w:line="259" w:before="0" w:after="160"/>
              <w:rPr/>
            </w:pPr>
            <w:r>
              <w:rPr/>
              <w:t>Number of out-migrants</w:t>
            </w:r>
          </w:p>
        </w:tc>
        <w:tc>
          <w:tcPr>
            <w:tcW w:w="2979" w:type="dxa"/>
            <w:tcBorders>
              <w:top w:val="nil"/>
              <w:left w:val="nil"/>
              <w:bottom w:val="single" w:sz="6" w:space="0" w:color="000000"/>
              <w:right w:val="nil"/>
            </w:tcBorders>
          </w:tcPr>
          <w:p>
            <w:pPr>
              <w:pStyle w:val="Normal"/>
              <w:spacing w:lineRule="auto" w:line="259" w:before="0" w:after="160"/>
              <w:rPr/>
            </w:pPr>
            <w:r>
              <w:rPr/>
            </w:r>
          </w:p>
        </w:tc>
        <w:tc>
          <w:tcPr>
            <w:tcW w:w="2127" w:type="dxa"/>
            <w:tcBorders>
              <w:top w:val="nil"/>
              <w:left w:val="nil"/>
              <w:bottom w:val="single" w:sz="6" w:space="0" w:color="000000"/>
              <w:right w:val="nil"/>
            </w:tcBorders>
          </w:tcPr>
          <w:p>
            <w:pPr>
              <w:pStyle w:val="Normal"/>
              <w:spacing w:lineRule="auto" w:line="259" w:before="0" w:after="160"/>
              <w:rPr/>
            </w:pPr>
            <w:r>
              <w:rPr/>
              <w:t>Categorical</w:t>
            </w:r>
          </w:p>
        </w:tc>
        <w:tc>
          <w:tcPr>
            <w:tcW w:w="4309" w:type="dxa"/>
            <w:tcBorders>
              <w:top w:val="nil"/>
              <w:left w:val="nil"/>
              <w:bottom w:val="single" w:sz="6" w:space="0" w:color="000000"/>
              <w:right w:val="nil"/>
            </w:tcBorders>
          </w:tcPr>
          <w:p>
            <w:pPr>
              <w:pStyle w:val="Normal"/>
              <w:spacing w:lineRule="auto" w:line="259" w:before="0" w:after="160"/>
              <w:rPr/>
            </w:pPr>
            <w:r>
              <w:rPr/>
              <w:t>Migration out of the commune</w:t>
            </w:r>
          </w:p>
        </w:tc>
      </w:tr>
      <w:tr>
        <w:trPr/>
        <w:tc>
          <w:tcPr>
            <w:tcW w:w="1842" w:type="dxa"/>
            <w:tcBorders>
              <w:top w:val="single" w:sz="6" w:space="0" w:color="000000"/>
              <w:left w:val="nil"/>
              <w:bottom w:val="nil"/>
              <w:right w:val="nil"/>
            </w:tcBorders>
          </w:tcPr>
          <w:p>
            <w:pPr>
              <w:pStyle w:val="Normal"/>
              <w:spacing w:lineRule="auto" w:line="259" w:before="0" w:after="160"/>
              <w:rPr/>
            </w:pPr>
            <w:r>
              <w:rPr/>
              <w:t>Control</w:t>
            </w:r>
          </w:p>
        </w:tc>
        <w:tc>
          <w:tcPr>
            <w:tcW w:w="2691" w:type="dxa"/>
            <w:tcBorders>
              <w:top w:val="single" w:sz="6" w:space="0" w:color="000000"/>
              <w:left w:val="nil"/>
              <w:bottom w:val="nil"/>
              <w:right w:val="nil"/>
            </w:tcBorders>
          </w:tcPr>
          <w:p>
            <w:pPr>
              <w:pStyle w:val="Normal"/>
              <w:spacing w:lineRule="auto" w:line="259" w:before="0" w:after="160"/>
              <w:rPr/>
            </w:pPr>
            <w:r>
              <w:rPr/>
              <w:t>Mean elevation (masl)</w:t>
            </w:r>
          </w:p>
        </w:tc>
        <w:tc>
          <w:tcPr>
            <w:tcW w:w="2979" w:type="dxa"/>
            <w:tcBorders>
              <w:top w:val="single" w:sz="6" w:space="0" w:color="000000"/>
              <w:left w:val="nil"/>
              <w:bottom w:val="nil"/>
              <w:right w:val="nil"/>
            </w:tcBorders>
          </w:tcPr>
          <w:p>
            <w:pPr>
              <w:pStyle w:val="Normal"/>
              <w:spacing w:lineRule="auto" w:line="259" w:before="0" w:after="160"/>
              <w:rPr/>
            </w:pPr>
            <w:r>
              <w:rPr/>
            </w:r>
          </w:p>
        </w:tc>
        <w:tc>
          <w:tcPr>
            <w:tcW w:w="2127" w:type="dxa"/>
            <w:tcBorders>
              <w:top w:val="single" w:sz="6" w:space="0" w:color="000000"/>
              <w:left w:val="nil"/>
              <w:bottom w:val="nil"/>
              <w:right w:val="nil"/>
            </w:tcBorders>
          </w:tcPr>
          <w:p>
            <w:pPr>
              <w:pStyle w:val="Normal"/>
              <w:spacing w:lineRule="auto" w:line="259" w:before="0" w:after="160"/>
              <w:rPr/>
            </w:pPr>
            <w:r>
              <w:rPr/>
              <w:t>Categorical</w:t>
            </w:r>
          </w:p>
        </w:tc>
        <w:tc>
          <w:tcPr>
            <w:tcW w:w="4309" w:type="dxa"/>
            <w:tcBorders>
              <w:top w:val="single" w:sz="6" w:space="0" w:color="000000"/>
              <w:left w:val="nil"/>
              <w:bottom w:val="nil"/>
              <w:right w:val="nil"/>
            </w:tcBorders>
          </w:tcPr>
          <w:p>
            <w:pPr>
              <w:pStyle w:val="Normal"/>
              <w:spacing w:lineRule="auto" w:line="259" w:before="0" w:after="160"/>
              <w:rPr/>
            </w:pPr>
            <w:r>
              <w:rPr/>
              <w:t>Mean elevation for the commune</w:t>
            </w:r>
          </w:p>
        </w:tc>
      </w:tr>
      <w:tr>
        <w:trPr/>
        <w:tc>
          <w:tcPr>
            <w:tcW w:w="1842" w:type="dxa"/>
            <w:tcBorders>
              <w:top w:val="nil"/>
              <w:left w:val="nil"/>
              <w:bottom w:val="nil"/>
              <w:right w:val="nil"/>
            </w:tcBorders>
          </w:tcPr>
          <w:p>
            <w:pPr>
              <w:pStyle w:val="Normal"/>
              <w:spacing w:lineRule="auto" w:line="259" w:before="0" w:after="160"/>
              <w:rPr/>
            </w:pPr>
            <w:r>
              <w:rPr/>
            </w:r>
          </w:p>
        </w:tc>
        <w:tc>
          <w:tcPr>
            <w:tcW w:w="2691" w:type="dxa"/>
            <w:tcBorders>
              <w:top w:val="nil"/>
              <w:left w:val="nil"/>
              <w:bottom w:val="nil"/>
              <w:right w:val="nil"/>
            </w:tcBorders>
          </w:tcPr>
          <w:p>
            <w:pPr>
              <w:pStyle w:val="Normal"/>
              <w:spacing w:lineRule="auto" w:line="259" w:before="0" w:after="160"/>
              <w:rPr/>
            </w:pPr>
            <w:r>
              <w:rPr/>
              <w:t>Distance to international border (km)</w:t>
            </w:r>
          </w:p>
        </w:tc>
        <w:tc>
          <w:tcPr>
            <w:tcW w:w="2979" w:type="dxa"/>
            <w:tcBorders>
              <w:top w:val="nil"/>
              <w:left w:val="nil"/>
              <w:bottom w:val="nil"/>
              <w:right w:val="nil"/>
            </w:tcBorders>
          </w:tcPr>
          <w:p>
            <w:pPr>
              <w:pStyle w:val="Normal"/>
              <w:spacing w:lineRule="auto" w:line="259" w:before="0" w:after="160"/>
              <w:rPr/>
            </w:pPr>
            <w:r>
              <w:rPr/>
            </w:r>
          </w:p>
        </w:tc>
        <w:tc>
          <w:tcPr>
            <w:tcW w:w="2127" w:type="dxa"/>
            <w:tcBorders>
              <w:top w:val="nil"/>
              <w:left w:val="nil"/>
              <w:bottom w:val="nil"/>
              <w:right w:val="nil"/>
            </w:tcBorders>
          </w:tcPr>
          <w:p>
            <w:pPr>
              <w:pStyle w:val="Normal"/>
              <w:spacing w:lineRule="auto" w:line="259" w:before="0" w:after="160"/>
              <w:rPr/>
            </w:pPr>
            <w:r>
              <w:rPr/>
              <w:t>Categorical</w:t>
            </w:r>
          </w:p>
        </w:tc>
        <w:tc>
          <w:tcPr>
            <w:tcW w:w="4309" w:type="dxa"/>
            <w:tcBorders>
              <w:top w:val="nil"/>
              <w:left w:val="nil"/>
              <w:bottom w:val="nil"/>
              <w:right w:val="nil"/>
            </w:tcBorders>
          </w:tcPr>
          <w:p>
            <w:pPr>
              <w:pStyle w:val="Normal"/>
              <w:spacing w:lineRule="auto" w:line="259" w:before="0" w:after="160"/>
              <w:rPr/>
            </w:pPr>
            <w:r>
              <w:rPr/>
              <w:t>Distance from the centre of the commune to the nearest international border</w:t>
            </w:r>
          </w:p>
        </w:tc>
      </w:tr>
      <w:tr>
        <w:trPr/>
        <w:tc>
          <w:tcPr>
            <w:tcW w:w="1842" w:type="dxa"/>
            <w:tcBorders>
              <w:top w:val="nil"/>
              <w:left w:val="nil"/>
              <w:bottom w:val="nil"/>
              <w:right w:val="nil"/>
            </w:tcBorders>
          </w:tcPr>
          <w:p>
            <w:pPr>
              <w:pStyle w:val="Normal"/>
              <w:spacing w:lineRule="auto" w:line="259" w:before="0" w:after="160"/>
              <w:rPr/>
            </w:pPr>
            <w:r>
              <w:rPr/>
            </w:r>
          </w:p>
        </w:tc>
        <w:tc>
          <w:tcPr>
            <w:tcW w:w="2691" w:type="dxa"/>
            <w:tcBorders>
              <w:top w:val="nil"/>
              <w:left w:val="nil"/>
              <w:bottom w:val="nil"/>
              <w:right w:val="nil"/>
            </w:tcBorders>
          </w:tcPr>
          <w:p>
            <w:pPr>
              <w:pStyle w:val="Normal"/>
              <w:spacing w:lineRule="auto" w:line="259" w:before="0" w:after="160"/>
              <w:rPr/>
            </w:pPr>
            <w:r>
              <w:rPr/>
              <w:t>Distance to Provincial Capital (km)</w:t>
            </w:r>
          </w:p>
        </w:tc>
        <w:tc>
          <w:tcPr>
            <w:tcW w:w="2979" w:type="dxa"/>
            <w:tcBorders>
              <w:top w:val="nil"/>
              <w:left w:val="nil"/>
              <w:bottom w:val="nil"/>
              <w:right w:val="nil"/>
            </w:tcBorders>
          </w:tcPr>
          <w:p>
            <w:pPr>
              <w:pStyle w:val="Normal"/>
              <w:spacing w:lineRule="auto" w:line="259" w:before="0" w:after="160"/>
              <w:rPr/>
            </w:pPr>
            <w:r>
              <w:rPr/>
            </w:r>
          </w:p>
        </w:tc>
        <w:tc>
          <w:tcPr>
            <w:tcW w:w="2127" w:type="dxa"/>
            <w:tcBorders>
              <w:top w:val="nil"/>
              <w:left w:val="nil"/>
              <w:bottom w:val="nil"/>
              <w:right w:val="nil"/>
            </w:tcBorders>
          </w:tcPr>
          <w:p>
            <w:pPr>
              <w:pStyle w:val="Normal"/>
              <w:spacing w:lineRule="auto" w:line="259" w:before="0" w:after="160"/>
              <w:rPr/>
            </w:pPr>
            <w:r>
              <w:rPr/>
              <w:t>Categorical</w:t>
            </w:r>
          </w:p>
        </w:tc>
        <w:tc>
          <w:tcPr>
            <w:tcW w:w="4309" w:type="dxa"/>
            <w:tcBorders>
              <w:top w:val="nil"/>
              <w:left w:val="nil"/>
              <w:bottom w:val="nil"/>
              <w:right w:val="nil"/>
            </w:tcBorders>
          </w:tcPr>
          <w:p>
            <w:pPr>
              <w:pStyle w:val="Normal"/>
              <w:spacing w:lineRule="auto" w:line="259" w:before="0" w:after="160"/>
              <w:rPr/>
            </w:pPr>
            <w:r>
              <w:rPr/>
              <w:t>Distance from the centre of the commune to the centre of the provincial capital (town or city)</w:t>
            </w:r>
          </w:p>
        </w:tc>
      </w:tr>
      <w:tr>
        <w:trPr/>
        <w:tc>
          <w:tcPr>
            <w:tcW w:w="1842" w:type="dxa"/>
            <w:tcBorders>
              <w:top w:val="nil"/>
              <w:left w:val="nil"/>
              <w:bottom w:val="nil"/>
              <w:right w:val="nil"/>
            </w:tcBorders>
          </w:tcPr>
          <w:p>
            <w:pPr>
              <w:pStyle w:val="Normal"/>
              <w:spacing w:lineRule="auto" w:line="259" w:before="0" w:after="160"/>
              <w:rPr/>
            </w:pPr>
            <w:r>
              <w:rPr/>
            </w:r>
          </w:p>
        </w:tc>
        <w:tc>
          <w:tcPr>
            <w:tcW w:w="2691" w:type="dxa"/>
            <w:tcBorders>
              <w:top w:val="nil"/>
              <w:left w:val="nil"/>
              <w:bottom w:val="nil"/>
              <w:right w:val="nil"/>
            </w:tcBorders>
          </w:tcPr>
          <w:p>
            <w:pPr>
              <w:pStyle w:val="Normal"/>
              <w:spacing w:lineRule="auto" w:line="259" w:before="0" w:after="160"/>
              <w:rPr/>
            </w:pPr>
            <w:r>
              <w:rPr/>
              <w:t>Presence of economic land concessions</w:t>
            </w:r>
          </w:p>
        </w:tc>
        <w:tc>
          <w:tcPr>
            <w:tcW w:w="2979" w:type="dxa"/>
            <w:tcBorders>
              <w:top w:val="nil"/>
              <w:left w:val="nil"/>
              <w:bottom w:val="nil"/>
              <w:right w:val="nil"/>
            </w:tcBorders>
          </w:tcPr>
          <w:p>
            <w:pPr>
              <w:pStyle w:val="Normal"/>
              <w:spacing w:lineRule="auto" w:line="259" w:before="0" w:after="160"/>
              <w:rPr/>
            </w:pPr>
            <w:r>
              <w:rPr/>
            </w:r>
          </w:p>
        </w:tc>
        <w:tc>
          <w:tcPr>
            <w:tcW w:w="2127" w:type="dxa"/>
            <w:tcBorders>
              <w:top w:val="nil"/>
              <w:left w:val="nil"/>
              <w:bottom w:val="nil"/>
              <w:right w:val="nil"/>
            </w:tcBorders>
          </w:tcPr>
          <w:p>
            <w:pPr>
              <w:pStyle w:val="Normal"/>
              <w:spacing w:lineRule="auto" w:line="259" w:before="0" w:after="160"/>
              <w:rPr/>
            </w:pPr>
            <w:r>
              <w:rPr/>
            </w:r>
          </w:p>
        </w:tc>
        <w:tc>
          <w:tcPr>
            <w:tcW w:w="4309" w:type="dxa"/>
            <w:tcBorders>
              <w:top w:val="nil"/>
              <w:left w:val="nil"/>
              <w:bottom w:val="nil"/>
              <w:right w:val="nil"/>
            </w:tcBorders>
          </w:tcPr>
          <w:p>
            <w:pPr>
              <w:pStyle w:val="Normal"/>
              <w:spacing w:lineRule="auto" w:line="259" w:before="0" w:after="160"/>
              <w:rPr/>
            </w:pPr>
            <w:r>
              <w:rPr/>
              <w:t>Binary. 1 = part or all of an economic land concession falls within the boundary of the commune, 0 = no economic land concession falls within the commune boundary</w:t>
            </w:r>
          </w:p>
        </w:tc>
      </w:tr>
      <w:tr>
        <w:trPr/>
        <w:tc>
          <w:tcPr>
            <w:tcW w:w="1842" w:type="dxa"/>
            <w:tcBorders>
              <w:top w:val="nil"/>
              <w:left w:val="nil"/>
              <w:bottom w:val="nil"/>
              <w:right w:val="nil"/>
            </w:tcBorders>
          </w:tcPr>
          <w:p>
            <w:pPr>
              <w:pStyle w:val="Normal"/>
              <w:spacing w:lineRule="auto" w:line="259" w:before="0" w:after="160"/>
              <w:rPr/>
            </w:pPr>
            <w:r>
              <w:rPr/>
            </w:r>
          </w:p>
        </w:tc>
        <w:tc>
          <w:tcPr>
            <w:tcW w:w="2691" w:type="dxa"/>
            <w:tcBorders>
              <w:top w:val="nil"/>
              <w:left w:val="nil"/>
              <w:bottom w:val="nil"/>
              <w:right w:val="nil"/>
            </w:tcBorders>
          </w:tcPr>
          <w:p>
            <w:pPr>
              <w:pStyle w:val="Normal"/>
              <w:spacing w:lineRule="auto" w:line="259" w:before="0" w:after="160"/>
              <w:rPr/>
            </w:pPr>
            <w:r>
              <w:rPr/>
              <w:t>Presence of protected area</w:t>
            </w:r>
          </w:p>
        </w:tc>
        <w:tc>
          <w:tcPr>
            <w:tcW w:w="2979" w:type="dxa"/>
            <w:tcBorders>
              <w:top w:val="nil"/>
              <w:left w:val="nil"/>
              <w:bottom w:val="nil"/>
              <w:right w:val="nil"/>
            </w:tcBorders>
          </w:tcPr>
          <w:p>
            <w:pPr>
              <w:pStyle w:val="Normal"/>
              <w:spacing w:lineRule="auto" w:line="259" w:before="0" w:after="160"/>
              <w:rPr/>
            </w:pPr>
            <w:r>
              <w:rPr/>
            </w:r>
          </w:p>
        </w:tc>
        <w:tc>
          <w:tcPr>
            <w:tcW w:w="2127" w:type="dxa"/>
            <w:tcBorders>
              <w:top w:val="nil"/>
              <w:left w:val="nil"/>
              <w:bottom w:val="nil"/>
              <w:right w:val="nil"/>
            </w:tcBorders>
          </w:tcPr>
          <w:p>
            <w:pPr>
              <w:pStyle w:val="Normal"/>
              <w:spacing w:lineRule="auto" w:line="259" w:before="0" w:after="160"/>
              <w:rPr/>
            </w:pPr>
            <w:r>
              <w:rPr/>
            </w:r>
          </w:p>
        </w:tc>
        <w:tc>
          <w:tcPr>
            <w:tcW w:w="4309" w:type="dxa"/>
            <w:tcBorders>
              <w:top w:val="nil"/>
              <w:left w:val="nil"/>
              <w:bottom w:val="nil"/>
              <w:right w:val="nil"/>
            </w:tcBorders>
          </w:tcPr>
          <w:p>
            <w:pPr>
              <w:pStyle w:val="Normal"/>
              <w:spacing w:lineRule="auto" w:line="259" w:before="0" w:after="160"/>
              <w:rPr/>
            </w:pPr>
            <w:r>
              <w:rPr/>
              <w:t>Binary. 1 = part or all of an protected area falls within the boundary of the commune, 0 = no protected area falls within the commune boundary. "Protected area" includes Wildlife Sanctuary, National Park, Protected Landscapes, Multiple-use areas, RAMSAR sites</w:t>
            </w:r>
          </w:p>
        </w:tc>
      </w:tr>
      <w:tr>
        <w:trPr/>
        <w:tc>
          <w:tcPr>
            <w:tcW w:w="1842" w:type="dxa"/>
            <w:tcBorders>
              <w:top w:val="nil"/>
              <w:left w:val="nil"/>
              <w:bottom w:val="single" w:sz="12" w:space="0" w:color="000000"/>
              <w:right w:val="nil"/>
            </w:tcBorders>
          </w:tcPr>
          <w:p>
            <w:pPr>
              <w:pStyle w:val="Normal"/>
              <w:spacing w:lineRule="auto" w:line="259" w:before="0" w:after="160"/>
              <w:rPr/>
            </w:pPr>
            <w:r>
              <w:rPr/>
            </w:r>
          </w:p>
        </w:tc>
        <w:tc>
          <w:tcPr>
            <w:tcW w:w="2691" w:type="dxa"/>
            <w:tcBorders>
              <w:top w:val="nil"/>
              <w:left w:val="nil"/>
              <w:bottom w:val="single" w:sz="12" w:space="0" w:color="000000"/>
              <w:right w:val="nil"/>
            </w:tcBorders>
          </w:tcPr>
          <w:p>
            <w:pPr>
              <w:pStyle w:val="Normal"/>
              <w:spacing w:lineRule="auto" w:line="259" w:before="0" w:after="160"/>
              <w:rPr/>
            </w:pPr>
            <w:r>
              <w:rPr/>
              <w:t>Protected area category</w:t>
            </w:r>
          </w:p>
        </w:tc>
        <w:tc>
          <w:tcPr>
            <w:tcW w:w="2979" w:type="dxa"/>
            <w:tcBorders>
              <w:top w:val="nil"/>
              <w:left w:val="nil"/>
              <w:bottom w:val="single" w:sz="12" w:space="0" w:color="000000"/>
              <w:right w:val="nil"/>
            </w:tcBorders>
          </w:tcPr>
          <w:p>
            <w:pPr>
              <w:pStyle w:val="Normal"/>
              <w:spacing w:lineRule="auto" w:line="259" w:before="0" w:after="160"/>
              <w:rPr/>
            </w:pPr>
            <w:r>
              <w:rPr/>
            </w:r>
          </w:p>
        </w:tc>
        <w:tc>
          <w:tcPr>
            <w:tcW w:w="2127" w:type="dxa"/>
            <w:tcBorders>
              <w:top w:val="nil"/>
              <w:left w:val="nil"/>
              <w:bottom w:val="single" w:sz="12" w:space="0" w:color="000000"/>
              <w:right w:val="nil"/>
            </w:tcBorders>
          </w:tcPr>
          <w:p>
            <w:pPr>
              <w:pStyle w:val="Normal"/>
              <w:spacing w:lineRule="auto" w:line="259" w:before="0" w:after="160"/>
              <w:rPr/>
            </w:pPr>
            <w:r>
              <w:rPr/>
            </w:r>
          </w:p>
        </w:tc>
        <w:tc>
          <w:tcPr>
            <w:tcW w:w="4309" w:type="dxa"/>
            <w:tcBorders>
              <w:top w:val="nil"/>
              <w:left w:val="nil"/>
              <w:bottom w:val="single" w:sz="12" w:space="0" w:color="000000"/>
              <w:right w:val="nil"/>
            </w:tcBorders>
          </w:tcPr>
          <w:p>
            <w:pPr>
              <w:pStyle w:val="Normal"/>
              <w:spacing w:lineRule="auto" w:line="259" w:before="0" w:after="160"/>
              <w:rPr/>
            </w:pPr>
            <w:r>
              <w:rPr/>
              <w:t>None = no protected area falls within commune, MULTI = more than one category of protected area falls within commune, WS = wildlife sanctuary, NP = national park, PL = protected landscape, MUA = multiple-use area, RMS = RAMSAR</w:t>
            </w:r>
          </w:p>
        </w:tc>
      </w:tr>
    </w:tbl>
    <w:p>
      <w:pPr>
        <w:sectPr>
          <w:type w:val="nextPage"/>
          <w:pgSz w:orient="landscape" w:w="16838" w:h="11906"/>
          <w:pgMar w:left="1440" w:right="1440" w:header="0" w:top="1440" w:footer="0" w:bottom="1440" w:gutter="0"/>
          <w:pgNumType w:fmt="decimal"/>
          <w:formProt w:val="false"/>
          <w:textDirection w:val="lrTb"/>
          <w:docGrid w:type="default" w:linePitch="360" w:charSpace="4096"/>
        </w:sectPr>
      </w:pPr>
    </w:p>
    <w:p>
      <w:pPr>
        <w:pStyle w:val="Normal"/>
        <w:rPr>
          <w:b/>
          <w:b/>
          <w:bCs/>
          <w:i/>
          <w:i/>
          <w:iCs/>
        </w:rPr>
      </w:pPr>
      <w:r>
        <w:rPr>
          <w:b/>
          <w:bCs/>
          <w:i/>
          <w:iCs/>
        </w:rPr>
        <w:t>Data processing</w:t>
      </w:r>
    </w:p>
    <w:p>
      <w:pPr>
        <w:pStyle w:val="Normal"/>
        <w:rPr/>
      </w:pPr>
      <w:r>
        <w:rPr/>
        <w:t>The forest cover variable (response) for both analyses was extracted from the ESACCI product by totalling the number of pixels (1 Pixel = 0.09km</w:t>
      </w:r>
      <w:r>
        <w:rPr>
          <w:vertAlign w:val="superscript"/>
        </w:rPr>
        <w:t>2</w:t>
      </w:r>
      <w:r>
        <w:rPr/>
        <w:t xml:space="preserve">) in each year classified as bands 50, 60, 61, 62, 70, 71, 72, 80, 81, 82, 90, and 100 (Table S4). For the macroeconomic analysis, the total forest cover for the whole country was used, and for the socioeconomic analysis the forest cover layer was further stratified into forest cover per commune and forest cover per province. Forest cover data processing was done in QGIS </w:t>
      </w:r>
      <w:r>
        <w:fldChar w:fldCharType="begin"/>
      </w:r>
      <w:r>
        <w:rPr/>
        <w:instrText>ADDIN ZOTERO_ITEM CSL_CITATION {"citationID":"t8OXUywT","properties":{"formattedCitation":"({\\i{}QGIS Geographic Information System} 2020)","plainCitation":"(QGIS Geographic Information System 2020)","dontUpdate":true,"noteIndex":0},"citationItems":[{"id":2069,"uris":["http://zotero.org/users/2170232/items/YVJCTSHP"],"uri":["http://zotero.org/users/2170232/items/YVJCTSHP"],"itemData":{"id":2069,"type":"book","publisher":"Open Source Geospatial Foundation Program","title":"QGIS Geographic Information System","URL":"http://qgis.osgeo.org","version":"3.16","issued":{"date-parts":[["2020"]]}}}],"schema":"https://github.com/citation-style-language/schema/raw/master/csl-citation.json"}</w:instrText>
      </w:r>
      <w:r>
        <w:rPr/>
      </w:r>
      <w:r>
        <w:rPr/>
        <w:fldChar w:fldCharType="separate"/>
      </w:r>
      <w:r>
        <w:rPr/>
        <w:t>(QGIS Geographic Information System v3.16)</w:t>
      </w:r>
      <w:r>
        <w:rPr/>
      </w:r>
      <w:r>
        <w:rPr/>
        <w:fldChar w:fldCharType="end"/>
      </w:r>
      <w:r>
        <w:rPr/>
        <w:t xml:space="preserve">. For both analyses, predictor variables were checked for collinearity, and if two variables in the same set had a correlation coefficient of &gt;0.6 then generally one was removed (Supporting Information).  </w:t>
      </w:r>
      <w:r>
        <w:fldChar w:fldCharType="begin"/>
      </w:r>
      <w:r>
        <w:rPr/>
        <w:instrText>ADDIN ZOTERO_ITEM CSL_CITATION {"citationID":"pzELEQiV","properties":{"formattedCitation":"(2021)","plainCitation":"(2021)","dontUpdate":true,"noteIndex":0},"citationItems":[{"id":2067,"uris":["http://zotero.org/users/2170232/items/FKWGSHYN"],"uri":["http://zotero.org/users/2170232/items/FKWGSHYN"],"itemData":{"id":2067,"type":"book","event-place":"Vienna, Austria","publisher":"R Foundation for Statistical Computing","publisher-place":"Vienna, Austria","title":"R: A language and Environment for Statistical Computing","URL":"https://www.R-project.org/","version":"4.0","author":[{"family":"","given":"R Core Team"}],"issued":{"date-parts":[["2021"]]}}}],"schema":"https://github.com/citation-style-language/schema/raw/master/csl-citation.json"}</w:instrText>
      </w:r>
      <w:r>
        <w:rPr/>
      </w:r>
      <w:r>
        <w:rPr/>
        <w:fldChar w:fldCharType="separate"/>
      </w:r>
      <w:r>
        <w:rPr/>
      </w:r>
      <w:r>
        <w:rPr/>
      </w:r>
      <w:r>
        <w:rPr/>
        <w:fldChar w:fldCharType="end"/>
      </w:r>
    </w:p>
    <w:p>
      <w:pPr>
        <w:pStyle w:val="Normal"/>
        <w:rPr>
          <w:i/>
          <w:i/>
          <w:iCs/>
        </w:rPr>
      </w:pPr>
      <w:r>
        <w:rPr>
          <w:i/>
          <w:iCs/>
        </w:rPr>
        <w:t>Macroeconomic analysis</w:t>
      </w:r>
    </w:p>
    <w:p>
      <w:pPr>
        <w:pStyle w:val="Normal"/>
        <w:rPr/>
      </w:pPr>
      <w:r>
        <w:rPr/>
        <w:t xml:space="preserve">Forest cover was converted to change in forest cover using </w:t>
      </w:r>
      <w:r>
        <w:rPr>
          <w:i/>
          <w:iCs/>
        </w:rPr>
        <w:t>forest cover</w:t>
      </w:r>
      <w:r>
        <w:rPr>
          <w:i/>
          <w:iCs/>
          <w:vertAlign w:val="subscript"/>
        </w:rPr>
        <w:t>t+1</w:t>
      </w:r>
      <w:r>
        <w:rPr>
          <w:i/>
          <w:iCs/>
        </w:rPr>
        <w:t xml:space="preserve"> − forest cover</w:t>
      </w:r>
      <w:r>
        <w:rPr>
          <w:i/>
          <w:iCs/>
          <w:vertAlign w:val="subscript"/>
        </w:rPr>
        <w:t>t</w:t>
      </w:r>
      <w:r>
        <w:rPr/>
        <w:t xml:space="preserve">, where </w:t>
      </w:r>
      <w:r>
        <w:rPr>
          <w:i/>
          <w:iCs/>
        </w:rPr>
        <w:t>t</w:t>
      </w:r>
      <w:r>
        <w:rPr/>
        <w:t xml:space="preserve"> represents year </w:t>
      </w:r>
      <w:r>
        <w:rPr>
          <w:i/>
          <w:iCs/>
        </w:rPr>
        <w:t>t.</w:t>
      </w:r>
      <w:r>
        <w:rPr/>
        <w:t xml:space="preserve"> There were no periods of forest gain during the study period, and so the response can be considered as rate of forest loss. All predictors were converted from raw values to change in values using </w:t>
      </w:r>
      <w:r>
        <w:rPr>
          <w:i/>
          <w:iCs/>
        </w:rPr>
        <w:t>X</w:t>
      </w:r>
      <w:r>
        <w:rPr>
          <w:i/>
          <w:iCs/>
          <w:vertAlign w:val="subscript"/>
        </w:rPr>
        <w:t>t+1</w:t>
      </w:r>
      <w:r>
        <w:rPr>
          <w:i/>
          <w:iCs/>
        </w:rPr>
        <w:t xml:space="preserve"> – X</w:t>
      </w:r>
      <w:r>
        <w:rPr>
          <w:i/>
          <w:iCs/>
          <w:vertAlign w:val="subscript"/>
        </w:rPr>
        <w:t>t</w:t>
      </w:r>
      <w:r>
        <w:rPr>
          <w:i/>
          <w:iCs/>
        </w:rPr>
        <w:t xml:space="preserve">, </w:t>
      </w:r>
      <w:r>
        <w:rPr/>
        <w:t xml:space="preserve">where </w:t>
      </w:r>
      <w:r>
        <w:rPr>
          <w:i/>
          <w:iCs/>
        </w:rPr>
        <w:t>t</w:t>
      </w:r>
      <w:r>
        <w:rPr/>
        <w:t xml:space="preserve"> represents year </w:t>
      </w:r>
      <w:r>
        <w:rPr>
          <w:i/>
          <w:iCs/>
        </w:rPr>
        <w:t>t</w:t>
      </w:r>
      <w:r>
        <w:rPr/>
        <w:t xml:space="preserve"> </w:t>
      </w:r>
      <w:r>
        <w:fldChar w:fldCharType="begin"/>
      </w:r>
      <w:r>
        <w:rPr/>
        <w:instrText>ADDIN ZOTERO_ITEM CSL_CITATION {"citationID":"CczzV0iT","properties":{"formattedCitation":"(Barrett et al., 2006)","plainCitation":"(Barrett et al., 2006)","noteIndex":0},"citationItems":[{"id":2145,"uris":["http://zotero.org/users/2170232/items/5YDBP8SP"],"uri":["http://zotero.org/users/2170232/items/5YDBP8SP"],"itemData":{"id":2145,"type":"article-journal","abstract":"Abstract: We argue that two problems weaken the claims of those who link corruption and the exploitation of natural resources. The first is conceptual and the second is methodological. Studies that use national-level indicators of corruption fail to note that corruption comes in many forms, at multiple levels, that may affect resource use quite differently: negatively, positively, or not at all. Without a clear causal model of the mechanism by which corruption affects resources, one should treat with caution any estimated relationship between corruption and the state of natural resources. Simple, atheoretical models linking corruption measures and natural resource use typically do not account for other important control variables pivotal to the relationship between humans and natural resources. By way of illustration of these two general concerns, we used statistical methods to demonstrate that the findings of a recent, well-known study that posits a link between corruption and decreases in forests and elephants are not robust to simple conceptual and methodological refinements. In particular, once we controlled for a few plausible anthropogenic and biophysical conditioning factors, estimated the effects in changes rather than levels so as not to confound cross-sectional and longitudinal variation, and incorporated additional observations from the same data sources, corruption levels no longer had any explanatory power.","container-title":"Conservation Biology","DOI":"10.1111/j.1523-1739.2006.00521.x","ISSN":"1523-1739","issue":"5","language":"en","page":"1358-1366","source":"Wiley Online Library","title":"The Complex Links between Governance and Biodiversity","volume":"20","author":[{"family":"Barrett","given":"Christopher B."},{"family":"Gibson","given":"Clark C."},{"family":"Hoffman","given":"Barak"},{"family":"McCUBBINS","given":"Mathew D."}],"issued":{"date-parts":[["2006"]]}}}],"schema":"https://github.com/citation-style-language/schema/raw/master/csl-citation.json"}</w:instrText>
      </w:r>
      <w:r>
        <w:rPr/>
      </w:r>
      <w:r>
        <w:rPr/>
        <w:fldChar w:fldCharType="separate"/>
      </w:r>
      <w:r>
        <w:rPr/>
      </w:r>
      <w:r>
        <w:rPr>
          <w:rFonts w:cs="Calibri"/>
        </w:rPr>
        <w:t>(Barrett et al., 2006)</w:t>
      </w:r>
      <w:r>
        <w:rPr/>
      </w:r>
      <w:r>
        <w:rPr/>
        <w:fldChar w:fldCharType="end"/>
      </w:r>
      <w:r>
        <w:rPr/>
        <w:t xml:space="preserve">. The variable </w:t>
      </w:r>
      <w:r>
        <w:rPr>
          <w:i/>
          <w:iCs/>
        </w:rPr>
        <w:t>forest remaining</w:t>
      </w:r>
      <w:r>
        <w:rPr/>
        <w:t xml:space="preserve"> was left as raw values (km</w:t>
      </w:r>
      <w:r>
        <w:rPr>
          <w:vertAlign w:val="superscript"/>
        </w:rPr>
        <w:t>2</w:t>
      </w:r>
      <w:r>
        <w:rPr/>
        <w:t xml:space="preserve">). Cambodia’s first general election and subsequent adoption of a free market economy occurred in 1993, resulting in unreliable GDP-related values for 1993 </w:t>
      </w:r>
      <w:r>
        <w:fldChar w:fldCharType="begin"/>
      </w:r>
      <w:r>
        <w:rPr/>
        <w:instrText>ADDIN ZOTERO_ITEM CSL_CITATION {"citationID":"885LiH9b","properties":{"formattedCitation":"(Chhair and Ung, 2013)","plainCitation":"(Chhair and Ung, 2013)","noteIndex":0},"citationItems":[{"id":2286,"uris":["http://zotero.org/users/2170232/items/2XHBTHBR"],"uri":["http://zotero.org/users/2170232/items/2XHBTHBR"],"itemData":{"id":2286,"type":"report","abstract":"The industrialization which started in 1953 had been completely disrupted by the chronic civil war and closed-door policy of successive communism/socialism regimes. Since 1993 Cambodia has embraced a market economy heavily dependent on foreign capital and foreign markets. As a result, the economy has experienced high economic growth rate yet with low linkage to domestic economy. The government’s Rice Export Policy introduced in 2010 to\ndiversify its economy, maximize its value added and job creation was highly evaluated to bring those benefits under the environment of weak governance. Whether similar kind of such a policy for other sectors is successful remains to be seen","collection-title":"WIDER","genre":"Working Paper","number":"No.7","publisher":"World Institue for Development Economics Research","title":"Economic history of industrialization in Cambodia","author":[{"family":"Chhair","given":"Sokty"},{"family":"Ung","given":"Luyna"}],"issued":{"date-parts":[["2013"]]}}}],"schema":"https://github.com/citation-style-language/schema/raw/master/csl-citation.json"}</w:instrText>
      </w:r>
      <w:r>
        <w:rPr/>
      </w:r>
      <w:r>
        <w:rPr/>
        <w:fldChar w:fldCharType="separate"/>
      </w:r>
      <w:r>
        <w:rPr/>
      </w:r>
      <w:r>
        <w:rPr>
          <w:rFonts w:cs="Calibri"/>
        </w:rPr>
        <w:t>(Chhair and Ung, 2013)</w:t>
      </w:r>
      <w:r>
        <w:rPr/>
      </w:r>
      <w:r>
        <w:rPr/>
        <w:fldChar w:fldCharType="end"/>
      </w:r>
      <w:r>
        <w:rPr/>
        <w:t xml:space="preserve"> and subsequent change values in 1994, and so t</w:t>
      </w:r>
      <w:commentRangeStart w:id="9"/>
      <w:r>
        <w:rPr/>
        <w:t>hese were removed.</w:t>
      </w:r>
      <w:r>
        <w:rPr/>
      </w:r>
      <w:commentRangeEnd w:id="9"/>
      <w:r>
        <w:commentReference w:id="9"/>
      </w:r>
      <w:r>
        <w:rPr/>
        <w:t xml:space="preserve"> To simplify interpretation, </w:t>
      </w:r>
      <w:commentRangeStart w:id="10"/>
      <w:r>
        <w:rPr/>
        <w:t xml:space="preserve">predictor variables were not centred or scaled prior to change calculations or modelling. </w:t>
      </w:r>
      <w:commentRangeEnd w:id="10"/>
      <w:r>
        <w:commentReference w:id="10"/>
      </w:r>
      <w:r>
        <w:rPr/>
      </w:r>
    </w:p>
    <w:p>
      <w:pPr>
        <w:pStyle w:val="Normal"/>
        <w:rPr>
          <w:i/>
          <w:i/>
          <w:iCs/>
        </w:rPr>
      </w:pPr>
      <w:r>
        <w:rPr>
          <w:i/>
          <w:iCs/>
        </w:rPr>
        <w:t>Socioeconomic analysis</w:t>
      </w:r>
    </w:p>
    <w:p>
      <w:pPr>
        <w:pStyle w:val="Normal"/>
        <w:rPr/>
      </w:pPr>
      <w:r>
        <w:rPr/>
        <w:t xml:space="preserve">Data from the Commune Database were at the resolution of individual village, and so the selected variables (Table 2) were </w:t>
      </w:r>
      <w:commentRangeStart w:id="11"/>
      <w:r>
        <w:rPr/>
        <w:t xml:space="preserve">aggregated to the commune and province level </w:t>
      </w:r>
      <w:r>
        <w:rPr/>
      </w:r>
      <w:commentRangeEnd w:id="11"/>
      <w:r>
        <w:commentReference w:id="11"/>
      </w:r>
      <w:r>
        <w:rPr/>
        <w:t xml:space="preserve">after error checking and cleaning (Supporting Information). This resulted in between 1,317 and 1,512 communes, and 23 Provinces (excluding Phnom Penh). The number of communes changed between years due to administrative changes. Some variables were converted from raw values to proportional data to account for large differences in commune and province size and human population (Table 2). Data were checked for errors in R (Supporting Information, R Core Team, version 4.0). </w:t>
      </w:r>
    </w:p>
    <w:p>
      <w:pPr>
        <w:pStyle w:val="Normal"/>
        <w:rPr>
          <w:b/>
          <w:b/>
          <w:bCs/>
          <w:i/>
          <w:i/>
          <w:iCs/>
        </w:rPr>
      </w:pPr>
      <w:r>
        <w:rPr>
          <w:b/>
          <w:bCs/>
          <w:i/>
          <w:iCs/>
        </w:rPr>
        <w:t xml:space="preserve">Modelling </w:t>
      </w:r>
    </w:p>
    <w:p>
      <w:pPr>
        <w:pStyle w:val="Normal"/>
        <w:rPr>
          <w:i/>
          <w:i/>
          <w:iCs/>
        </w:rPr>
      </w:pPr>
      <w:r>
        <w:rPr>
          <w:i/>
          <w:iCs/>
        </w:rPr>
        <w:t>Macroeconomic models</w:t>
      </w:r>
    </w:p>
    <w:p>
      <w:pPr>
        <w:pStyle w:val="Normal"/>
        <w:rPr/>
      </w:pPr>
      <w:r>
        <w:rPr/>
        <w:t xml:space="preserve">This analysis aimed to model the relationships between changes in macroeconomic predictors and 1) the change in forest cover at a national level and 2) the allocation of new ELCs, for the time period 1993 – 2015. Models were run for both response variables with each of the three variable sets: economic development, commodity prices, and producer prices. </w:t>
      </w:r>
      <w:commentRangeStart w:id="12"/>
      <w:r>
        <w:rPr/>
        <w:t>To account for the effect of time, a linear model of the response as a function of time (year) was run and the model residuals were extracted and used as a control predictor in all subsequent models.</w:t>
      </w:r>
      <w:r>
        <w:rPr/>
      </w:r>
      <w:commentRangeEnd w:id="12"/>
      <w:r>
        <w:commentReference w:id="12"/>
      </w:r>
      <w:r>
        <w:rPr/>
        <w:t xml:space="preserve"> The amount of forest remaining (km</w:t>
      </w:r>
      <w:r>
        <w:rPr>
          <w:vertAlign w:val="superscript"/>
        </w:rPr>
        <w:t>2</w:t>
      </w:r>
      <w:r>
        <w:rPr/>
        <w:t xml:space="preserve">) was also included as a control variable in all models. Modelling was done using Generalised linear models (GLM) and followed an information theoretic approach </w:t>
      </w:r>
      <w:r>
        <w:fldChar w:fldCharType="begin"/>
      </w:r>
      <w:r>
        <w:rPr/>
        <w:instrText>ADDIN ZOTERO_ITEM CSL_CITATION {"citationID":"W8sLh8uK","properties":{"formattedCitation":"(Burnham and Anderson, 2007)","plainCitation":"(Burnham and Anderson, 2007)","noteIndex":0},"citationItems":[{"id":2667,"uris":["http://zotero.org/users/2170232/items/XAWFRFE5"],"uri":["http://zotero.org/users/2170232/items/XAWFRFE5"],"itemData":{"id":2667,"type":"book","abstract":"We wrote this book to introduce graduate students and research workers in various scienti?c disciplines to the use of information-theoretic approaches in the analysis of empirical data. These methods allow the data-based selection of a “best” model and a ranking and weighting of the remaining models in a pre-de?ned set. Traditional statistical inference can then be based on this selected best model. However, we now emphasize that information-theoretic approaches allow formal inference to be based on more than one model (m- timodel inference). Such procedures lead to more robust inferences in many cases, and we advocate these approaches throughout the book. The second edition was prepared with three goals in mind. First, we have tried to improve the presentation of the material. Boxes now highlight ess- tial expressions and points. Some reorganization has been done to improve the ?ow of concepts, and a new chapter has been added. Chapters 2 and 4 have been streamlined in view of the detailed theory provided in Chapter 7. S- ond, concepts related to making formal inferences from more than one model (multimodel inference) have been emphasized throughout the book, but p- ticularly in Chapters 4, 5, and 6. Third, new technical material has been added to Chapters 5 and 6. Well over 100 new references to the technical literature are given. These changes result primarily from our experiences while giving several seminars, workshops, and graduate courses on material in the ?rst e- tion.","ISBN":"978-0-387-22456-5","language":"en","note":"Google-Books-ID: IWUKBwAAQBAJ","number-of-pages":"512","publisher":"Springer Science &amp; Business Media","source":"Google Books","title":"Model Selection and Multimodel Inference: A Practical Information-Theoretic Approach","title-short":"Model Selection and Multimodel Inference","author":[{"family":"Burnham","given":"Kenneth P."},{"family":"Anderson","given":"David R."}],"issued":{"date-parts":[["2007",5,28]]}}}],"schema":"https://github.com/citation-style-language/schema/raw/master/csl-citation.json"}</w:instrText>
      </w:r>
      <w:r>
        <w:rPr/>
      </w:r>
      <w:r>
        <w:rPr/>
        <w:fldChar w:fldCharType="separate"/>
      </w:r>
      <w:r>
        <w:rPr/>
      </w:r>
      <w:r>
        <w:rPr>
          <w:rFonts w:cs="Calibri"/>
        </w:rPr>
        <w:t>(Burnham and Anderson, 2007)</w:t>
      </w:r>
      <w:r>
        <w:rPr/>
      </w:r>
      <w:r>
        <w:rPr/>
        <w:fldChar w:fldCharType="end"/>
      </w:r>
      <w:r>
        <w:rPr/>
        <w:t xml:space="preserve">. For the models with rate of forest loss as the response both gaussian and gamma distributions were tested, and for the models with ELC allocation a Poisson distribution was used. Resulting models were compared using Akaike’s Information Criterion (AIC). Final rate of forest loss models used gaussian distributions. All predictors in each model set had been selected because of a priori hypotheses (Table S2), and so within each set all combinations of possible models were run and compared using AIC. Models with ∆AIC &lt; 6 were considered to have sufficient support and retained in the final model set. Model averaging was implemented for the final model set, resulting in model-averaged coefficients for all model terms </w:t>
      </w:r>
      <w:r>
        <w:fldChar w:fldCharType="begin"/>
      </w:r>
      <w:r>
        <w:rPr/>
        <w:instrText>ADDIN ZOTERO_ITEM CSL_CITATION {"citationID":"7EKj9FXi","properties":{"formattedCitation":"(Burnham and Anderson, 2007)","plainCitation":"(Burnham and Anderson, 2007)","noteIndex":0},"citationItems":[{"id":2667,"uris":["http://zotero.org/users/2170232/items/XAWFRFE5"],"uri":["http://zotero.org/users/2170232/items/XAWFRFE5"],"itemData":{"id":2667,"type":"book","abstract":"We wrote this book to introduce graduate students and research workers in various scienti?c disciplines to the use of information-theoretic approaches in the analysis of empirical data. These methods allow the data-based selection of a “best” model and a ranking and weighting of the remaining models in a pre-de?ned set. Traditional statistical inference can then be based on this selected best model. However, we now emphasize that information-theoretic approaches allow formal inference to be based on more than one model (m- timodel inference). Such procedures lead to more robust inferences in many cases, and we advocate these approaches throughout the book. The second edition was prepared with three goals in mind. First, we have tried to improve the presentation of the material. Boxes now highlight ess- tial expressions and points. Some reorganization has been done to improve the ?ow of concepts, and a new chapter has been added. Chapters 2 and 4 have been streamlined in view of the detailed theory provided in Chapter 7. S- ond, concepts related to making formal inferences from more than one model (multimodel inference) have been emphasized throughout the book, but p- ticularly in Chapters 4, 5, and 6. Third, new technical material has been added to Chapters 5 and 6. Well over 100 new references to the technical literature are given. These changes result primarily from our experiences while giving several seminars, workshops, and graduate courses on material in the ?rst e- tion.","ISBN":"978-0-387-22456-5","language":"en","note":"Google-Books-ID: IWUKBwAAQBAJ","number-of-pages":"512","publisher":"Springer Science &amp; Business Media","source":"Google Books","title":"Model Selection and Multimodel Inference: A Practical Information-Theoretic Approach","title-short":"Model Selection and Multimodel Inference","author":[{"family":"Burnham","given":"Kenneth P."},{"family":"Anderson","given":"David R."}],"issued":{"date-parts":[["2007",5,28]]}}}],"schema":"https://github.com/citation-style-language/schema/raw/master/csl-citation.json"}</w:instrText>
      </w:r>
      <w:r>
        <w:rPr/>
      </w:r>
      <w:r>
        <w:rPr/>
        <w:fldChar w:fldCharType="separate"/>
      </w:r>
      <w:r>
        <w:rPr/>
      </w:r>
      <w:r>
        <w:rPr>
          <w:rFonts w:cs="Calibri"/>
        </w:rPr>
        <w:t>(Burnham and Anderson, 2007)</w:t>
      </w:r>
      <w:r>
        <w:rPr/>
      </w:r>
      <w:r>
        <w:rPr/>
        <w:fldChar w:fldCharType="end"/>
      </w:r>
      <w:r>
        <w:rPr/>
        <w:t xml:space="preserve">. Models were run and averaged using the MuMIn package in R (Version 1.43.17, </w:t>
      </w:r>
      <w:r>
        <w:fldChar w:fldCharType="begin"/>
      </w:r>
      <w:r>
        <w:rPr/>
        <w:instrText>ADDIN ZOTERO_ITEM CSL_CITATION {"citationID":"Q0OhtjnI","properties":{"formattedCitation":"(Barto\\uc0\\u324{} 2020)","plainCitation":"(Bartoń 2020)","dontUpdate":true,"noteIndex":0},"citationItems":[{"id":2704,"uris":["http://zotero.org/users/2170232/items/TVZKJH5U"],"uri":["http://zotero.org/users/2170232/items/TVZKJH5U"],"itemData":{"id":2704,"type":"book","abstract":"Tools for performing model selection and model averaging. Automated\n             model selection through subsetting the maximum model, with optional\n             constraints for model inclusion. Model parameter and prediction\n             averaging based on model weights derived from information criteria\n             (AICc and alike) or custom model weighting schemes.","medium":"R","title":"MuMIn: Multi-Model Inference","title-short":"MuMIn","URL":"https://rdrr.io/cran/MuMIn/","version":"1.43.17","author":[{"family":"Bartoń","given":"K"}],"accessed":{"date-parts":[["2021",4,29]]},"issued":{"date-parts":[["2020"]]}}}],"schema":"https://github.com/citation-style-language/schema/raw/master/csl-citation.json"}</w:instrText>
      </w:r>
      <w:r>
        <w:rPr/>
      </w:r>
      <w:r>
        <w:rPr/>
        <w:fldChar w:fldCharType="separate"/>
      </w:r>
      <w:r>
        <w:rPr/>
        <w:t>Bartoń 2020)</w:t>
      </w:r>
      <w:r>
        <w:rPr/>
      </w:r>
      <w:r>
        <w:rPr/>
        <w:fldChar w:fldCharType="end"/>
      </w:r>
      <w:r>
        <w:rPr/>
        <w:t>. This modelling procedure was repeated for a one-year time lag and two-year time lag as follows:</w:t>
      </w:r>
    </w:p>
    <w:p>
      <w:pPr>
        <w:pStyle w:val="Normal"/>
        <w:rPr/>
      </w:pPr>
      <w:commentRangeStart w:id="13"/>
      <w:r>
        <w:rPr/>
        <w:t>No time lag:</w:t>
      </w:r>
      <w:commentRangeEnd w:id="13"/>
      <w:r>
        <w:commentReference w:id="13"/>
      </w:r>
      <w:r>
        <w:rPr/>
      </w:r>
    </w:p>
    <w:p>
      <w:pPr>
        <w:pStyle w:val="Normal"/>
        <w:rPr/>
      </w:pPr>
      <w:r>
        <w:rPr/>
      </w:r>
      <m:oMath xmlns:m="http://schemas.openxmlformats.org/officeDocument/2006/math">
        <m:sSub>
          <m:e>
            <m:r>
              <w:rPr>
                <w:rFonts w:ascii="Cambria Math" w:hAnsi="Cambria Math"/>
              </w:rPr>
              <m:t xml:space="preserve">y</m:t>
            </m:r>
          </m:e>
          <m:sub>
            <m:r>
              <w:rPr>
                <w:rFonts w:ascii="Cambria Math" w:hAnsi="Cambria Math"/>
              </w:rPr>
              <m:t xml:space="preserve">t</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1</m:t>
            </m:r>
          </m:sub>
        </m:sSub>
        <m:sSub>
          <m:e>
            <m:r>
              <w:rPr>
                <w:rFonts w:ascii="Cambria Math" w:hAnsi="Cambria Math"/>
              </w:rPr>
              <m:t xml:space="preserve">x</m:t>
            </m:r>
          </m:e>
          <m:sub>
            <m:r>
              <w:rPr>
                <w:rFonts w:ascii="Cambria Math" w:hAnsi="Cambria Math"/>
              </w:rPr>
              <m:t xml:space="preserve">1</m:t>
            </m:r>
            <m:r>
              <w:rPr>
                <w:rFonts w:ascii="Cambria Math" w:hAnsi="Cambria Math"/>
              </w:rPr>
              <m:t xml:space="preserve">t</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β</m:t>
            </m:r>
          </m:e>
          <m:sub>
            <m:r>
              <w:rPr>
                <w:rFonts w:ascii="Cambria Math" w:hAnsi="Cambria Math"/>
              </w:rPr>
              <m:t xml:space="preserve">p</m:t>
            </m:r>
          </m:sub>
        </m:sSub>
        <m:sSub>
          <m:e>
            <m:r>
              <w:rPr>
                <w:rFonts w:ascii="Cambria Math" w:hAnsi="Cambria Math"/>
              </w:rPr>
              <m:t xml:space="preserve">x</m:t>
            </m:r>
          </m:e>
          <m:sub>
            <m:r>
              <w:rPr>
                <w:rFonts w:ascii="Cambria Math" w:hAnsi="Cambria Math"/>
              </w:rPr>
              <m:t xml:space="preserve">pt</m:t>
            </m:r>
          </m:sub>
        </m:sSub>
        <m:r>
          <w:rPr>
            <w:rFonts w:ascii="Cambria Math" w:hAnsi="Cambria Math"/>
          </w:rPr>
          <m:t xml:space="preserve">+</m:t>
        </m:r>
        <m:sSub>
          <m:e>
            <m:r>
              <w:rPr>
                <w:rFonts w:ascii="Cambria Math" w:hAnsi="Cambria Math"/>
              </w:rPr>
              <m:t xml:space="preserve">ϵ</m:t>
            </m:r>
          </m:e>
          <m:sub>
            <m:r>
              <w:rPr>
                <w:rFonts w:ascii="Cambria Math" w:hAnsi="Cambria Math"/>
              </w:rPr>
              <m:t xml:space="preserve">t</m:t>
            </m:r>
          </m:sub>
        </m:sSub>
      </m:oMath>
    </w:p>
    <w:p>
      <w:pPr>
        <w:pStyle w:val="Normal"/>
        <w:rPr>
          <w:i/>
          <w:i/>
          <w:iCs/>
        </w:rPr>
      </w:pPr>
      <w:r>
        <w:rPr/>
        <w:t xml:space="preserve">Where </w:t>
      </w:r>
      <w:r>
        <w:rPr/>
      </w:r>
      <m:oMath xmlns:m="http://schemas.openxmlformats.org/officeDocument/2006/math">
        <m:r>
          <w:rPr>
            <w:rFonts w:ascii="Cambria Math" w:hAnsi="Cambria Math"/>
          </w:rPr>
          <m:t xml:space="preserve">γ</m:t>
        </m:r>
      </m:oMath>
      <w:r>
        <w:rPr/>
        <w:t xml:space="preserve"> is the response at time </w:t>
      </w:r>
      <w:r>
        <w:rPr/>
      </w:r>
      <m:oMath xmlns:m="http://schemas.openxmlformats.org/officeDocument/2006/math">
        <m:r>
          <w:rPr>
            <w:rFonts w:ascii="Cambria Math" w:hAnsi="Cambria Math"/>
          </w:rPr>
          <m:t xml:space="preserve">t</m:t>
        </m:r>
      </m:oMath>
      <w:r>
        <w:rPr/>
        <w:t xml:space="preserve">, and </w:t>
      </w:r>
      <w:r>
        <w:rPr/>
      </w:r>
      <m:oMath xmlns:m="http://schemas.openxmlformats.org/officeDocument/2006/math">
        <m:sSub>
          <m:e>
            <m:r>
              <w:rPr>
                <w:rFonts w:ascii="Cambria Math" w:hAnsi="Cambria Math"/>
              </w:rPr>
              <m:t xml:space="preserve">x</m:t>
            </m:r>
          </m:e>
          <m:sub>
            <m:r>
              <w:rPr>
                <w:rFonts w:ascii="Cambria Math" w:hAnsi="Cambria Math"/>
              </w:rPr>
              <m:t xml:space="preserve">j</m:t>
            </m:r>
          </m:sub>
        </m:sSub>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p</m:t>
        </m:r>
      </m:oMath>
      <w:r>
        <w:rPr/>
        <w:t xml:space="preserve"> is predictor variable </w:t>
      </w:r>
      <w:r>
        <w:rPr/>
      </w:r>
      <m:oMath xmlns:m="http://schemas.openxmlformats.org/officeDocument/2006/math">
        <m:r>
          <w:rPr>
            <w:rFonts w:ascii="Cambria Math" w:hAnsi="Cambria Math"/>
          </w:rPr>
          <m:t xml:space="preserve">j</m:t>
        </m:r>
      </m:oMath>
      <w:r>
        <w:rPr/>
        <w:t xml:space="preserve"> at time</w:t>
      </w:r>
      <w:r>
        <w:rPr/>
      </w:r>
      <m:oMath xmlns:m="http://schemas.openxmlformats.org/officeDocument/2006/math">
        <m:r>
          <w:rPr>
            <w:rFonts w:ascii="Cambria Math" w:hAnsi="Cambria Math"/>
          </w:rPr>
          <m:t xml:space="preserve">t</m:t>
        </m:r>
      </m:oMath>
      <w:r>
        <w:rPr/>
        <w:t xml:space="preserve">.  </w:t>
      </w:r>
    </w:p>
    <w:p>
      <w:pPr>
        <w:pStyle w:val="Normal"/>
        <w:rPr/>
      </w:pPr>
      <w:r>
        <w:rPr/>
        <w:t>One year time lag:</w:t>
      </w:r>
    </w:p>
    <w:p>
      <w:pPr>
        <w:pStyle w:val="Normal"/>
        <w:rPr/>
      </w:pPr>
      <w:r>
        <w:rPr/>
      </w:r>
      <m:oMath xmlns:m="http://schemas.openxmlformats.org/officeDocument/2006/math">
        <m:sSub>
          <m:e>
            <m:r>
              <w:rPr>
                <w:rFonts w:ascii="Cambria Math" w:hAnsi="Cambria Math"/>
              </w:rPr>
              <m:t xml:space="preserve">y</m:t>
            </m:r>
          </m:e>
          <m:sub>
            <m:r>
              <w:rPr>
                <w:rFonts w:ascii="Cambria Math" w:hAnsi="Cambria Math"/>
              </w:rPr>
              <m:t xml:space="preserve">t</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1</m:t>
            </m:r>
          </m:sub>
        </m:sSub>
        <m:sSub>
          <m:e>
            <m:r>
              <w:rPr>
                <w:rFonts w:ascii="Cambria Math" w:hAnsi="Cambria Math"/>
              </w:rPr>
              <m:t xml:space="preserve">x</m:t>
            </m:r>
          </m:e>
          <m:sub>
            <m:r>
              <w:rPr>
                <w:rFonts w:ascii="Cambria Math" w:hAnsi="Cambria Math"/>
              </w:rPr>
              <m:t xml:space="preserve">1</m:t>
            </m:r>
            <m:r>
              <w:rPr>
                <w:rFonts w:ascii="Cambria Math" w:hAnsi="Cambria Math"/>
              </w:rPr>
              <m:t xml:space="preserve">t</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β</m:t>
            </m:r>
          </m:e>
          <m:sub>
            <m:r>
              <w:rPr>
                <w:rFonts w:ascii="Cambria Math" w:hAnsi="Cambria Math"/>
              </w:rPr>
              <m:t xml:space="preserve">p</m:t>
            </m:r>
          </m:sub>
        </m:sSub>
        <m:sSub>
          <m:e>
            <m:r>
              <w:rPr>
                <w:rFonts w:ascii="Cambria Math" w:hAnsi="Cambria Math"/>
              </w:rPr>
              <m:t xml:space="preserve">x</m:t>
            </m:r>
          </m:e>
          <m:sub>
            <m:r>
              <w:rPr>
                <w:rFonts w:ascii="Cambria Math" w:hAnsi="Cambria Math"/>
              </w:rPr>
              <m:t xml:space="preserve">pt</m:t>
            </m:r>
          </m:sub>
        </m:sSub>
        <m:r>
          <w:rPr>
            <w:rFonts w:ascii="Cambria Math" w:hAnsi="Cambria Math"/>
          </w:rPr>
          <m:t xml:space="preserve">+</m:t>
        </m:r>
        <m:sSub>
          <m:e>
            <m:r>
              <w:rPr>
                <w:rFonts w:ascii="Cambria Math" w:hAnsi="Cambria Math"/>
              </w:rPr>
              <m:t xml:space="preserve">ϵ</m:t>
            </m:r>
          </m:e>
          <m:sub>
            <m:r>
              <w:rPr>
                <w:rFonts w:ascii="Cambria Math" w:hAnsi="Cambria Math"/>
              </w:rPr>
              <m:t xml:space="preserve">t</m:t>
            </m:r>
          </m:sub>
        </m:sSub>
      </m:oMath>
    </w:p>
    <w:p>
      <w:pPr>
        <w:pStyle w:val="Normal"/>
        <w:rPr/>
      </w:pPr>
      <w:r>
        <w:rPr/>
        <w:t xml:space="preserve">Where </w:t>
      </w:r>
      <w:r>
        <w:rPr/>
      </w:r>
      <m:oMath xmlns:m="http://schemas.openxmlformats.org/officeDocument/2006/math">
        <m:r>
          <w:rPr>
            <w:rFonts w:ascii="Cambria Math" w:hAnsi="Cambria Math"/>
          </w:rPr>
          <m:t xml:space="preserve">γ</m:t>
        </m:r>
      </m:oMath>
      <w:r>
        <w:rPr/>
        <w:t xml:space="preserve"> is the response at time </w:t>
      </w:r>
      <w:r>
        <w:rPr/>
      </w:r>
      <m:oMath xmlns:m="http://schemas.openxmlformats.org/officeDocument/2006/math">
        <m:r>
          <w:rPr>
            <w:rFonts w:ascii="Cambria Math" w:hAnsi="Cambria Math"/>
          </w:rPr>
          <m:t xml:space="preserve">t</m:t>
        </m:r>
        <m:r>
          <w:rPr>
            <w:rFonts w:ascii="Cambria Math" w:hAnsi="Cambria Math"/>
          </w:rPr>
          <m:t xml:space="preserve">+</m:t>
        </m:r>
        <m:r>
          <w:rPr>
            <w:rFonts w:ascii="Cambria Math" w:hAnsi="Cambria Math"/>
          </w:rPr>
          <m:t xml:space="preserve">1</m:t>
        </m:r>
      </m:oMath>
      <w:r>
        <w:rPr/>
        <w:t xml:space="preserve">, and </w:t>
      </w:r>
      <w:r>
        <w:rPr/>
      </w:r>
      <m:oMath xmlns:m="http://schemas.openxmlformats.org/officeDocument/2006/math">
        <m:sSub>
          <m:e>
            <m:r>
              <w:rPr>
                <w:rFonts w:ascii="Cambria Math" w:hAnsi="Cambria Math"/>
              </w:rPr>
              <m:t xml:space="preserve">x</m:t>
            </m:r>
          </m:e>
          <m:sub>
            <m:r>
              <w:rPr>
                <w:rFonts w:ascii="Cambria Math" w:hAnsi="Cambria Math"/>
              </w:rPr>
              <m:t xml:space="preserve">j</m:t>
            </m:r>
          </m:sub>
        </m:sSub>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p</m:t>
        </m:r>
      </m:oMath>
      <w:r>
        <w:rPr/>
        <w:t xml:space="preserve"> is predictor variable </w:t>
      </w:r>
      <w:r>
        <w:rPr/>
      </w:r>
      <m:oMath xmlns:m="http://schemas.openxmlformats.org/officeDocument/2006/math">
        <m:r>
          <w:rPr>
            <w:rFonts w:ascii="Cambria Math" w:hAnsi="Cambria Math"/>
          </w:rPr>
          <m:t xml:space="preserve">j</m:t>
        </m:r>
      </m:oMath>
      <w:r>
        <w:rPr/>
        <w:t xml:space="preserve"> at time</w:t>
      </w:r>
      <w:r>
        <w:rPr/>
      </w:r>
      <m:oMath xmlns:m="http://schemas.openxmlformats.org/officeDocument/2006/math">
        <m:r>
          <w:rPr>
            <w:rFonts w:ascii="Cambria Math" w:hAnsi="Cambria Math"/>
          </w:rPr>
          <m:t xml:space="preserve">t</m:t>
        </m:r>
      </m:oMath>
      <w:r>
        <w:rPr/>
        <w:t xml:space="preserve">.  </w:t>
      </w:r>
    </w:p>
    <w:p>
      <w:pPr>
        <w:pStyle w:val="Normal"/>
        <w:rPr>
          <w:i/>
          <w:i/>
          <w:iCs/>
        </w:rPr>
      </w:pPr>
      <w:r>
        <w:rPr/>
        <w:t>Two year time lag:</w:t>
      </w:r>
    </w:p>
    <w:p>
      <w:pPr>
        <w:pStyle w:val="Normal"/>
        <w:rPr/>
      </w:pPr>
      <w:r>
        <w:rPr/>
      </w:r>
      <m:oMath xmlns:m="http://schemas.openxmlformats.org/officeDocument/2006/math">
        <m:sSub>
          <m:e>
            <m:r>
              <w:rPr>
                <w:rFonts w:ascii="Cambria Math" w:hAnsi="Cambria Math"/>
              </w:rPr>
              <m:t xml:space="preserve">y</m:t>
            </m:r>
          </m:e>
          <m:sub>
            <m:r>
              <w:rPr>
                <w:rFonts w:ascii="Cambria Math" w:hAnsi="Cambria Math"/>
              </w:rPr>
              <m:t xml:space="preserve">t</m:t>
            </m:r>
            <m:r>
              <w:rPr>
                <w:rFonts w:ascii="Cambria Math" w:hAnsi="Cambria Math"/>
              </w:rPr>
              <m:t xml:space="preserve">+</m:t>
            </m:r>
            <m:r>
              <w:rPr>
                <w:rFonts w:ascii="Cambria Math" w:hAnsi="Cambria Math"/>
              </w:rPr>
              <m:t xml:space="preserve">2</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1</m:t>
            </m:r>
          </m:sub>
        </m:sSub>
        <m:sSub>
          <m:e>
            <m:r>
              <w:rPr>
                <w:rFonts w:ascii="Cambria Math" w:hAnsi="Cambria Math"/>
              </w:rPr>
              <m:t xml:space="preserve">x</m:t>
            </m:r>
          </m:e>
          <m:sub>
            <m:r>
              <w:rPr>
                <w:rFonts w:ascii="Cambria Math" w:hAnsi="Cambria Math"/>
              </w:rPr>
              <m:t xml:space="preserve">1</m:t>
            </m:r>
            <m:r>
              <w:rPr>
                <w:rFonts w:ascii="Cambria Math" w:hAnsi="Cambria Math"/>
              </w:rPr>
              <m:t xml:space="preserve">t</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β</m:t>
            </m:r>
          </m:e>
          <m:sub>
            <m:r>
              <w:rPr>
                <w:rFonts w:ascii="Cambria Math" w:hAnsi="Cambria Math"/>
              </w:rPr>
              <m:t xml:space="preserve">p</m:t>
            </m:r>
          </m:sub>
        </m:sSub>
        <m:sSub>
          <m:e>
            <m:r>
              <w:rPr>
                <w:rFonts w:ascii="Cambria Math" w:hAnsi="Cambria Math"/>
              </w:rPr>
              <m:t xml:space="preserve">x</m:t>
            </m:r>
          </m:e>
          <m:sub>
            <m:r>
              <w:rPr>
                <w:rFonts w:ascii="Cambria Math" w:hAnsi="Cambria Math"/>
              </w:rPr>
              <m:t xml:space="preserve">pt</m:t>
            </m:r>
          </m:sub>
        </m:sSub>
        <m:r>
          <w:rPr>
            <w:rFonts w:ascii="Cambria Math" w:hAnsi="Cambria Math"/>
          </w:rPr>
          <m:t xml:space="preserve">+</m:t>
        </m:r>
        <m:sSub>
          <m:e>
            <m:r>
              <w:rPr>
                <w:rFonts w:ascii="Cambria Math" w:hAnsi="Cambria Math"/>
              </w:rPr>
              <m:t xml:space="preserve">ϵ</m:t>
            </m:r>
          </m:e>
          <m:sub>
            <m:r>
              <w:rPr>
                <w:rFonts w:ascii="Cambria Math" w:hAnsi="Cambria Math"/>
              </w:rPr>
              <m:t xml:space="preserve">t</m:t>
            </m:r>
          </m:sub>
        </m:sSub>
      </m:oMath>
    </w:p>
    <w:p>
      <w:pPr>
        <w:pStyle w:val="Normal"/>
        <w:rPr/>
      </w:pPr>
      <w:r>
        <w:rPr/>
        <w:t xml:space="preserve">Where </w:t>
      </w:r>
      <w:r>
        <w:rPr/>
      </w:r>
      <m:oMath xmlns:m="http://schemas.openxmlformats.org/officeDocument/2006/math">
        <m:r>
          <w:rPr>
            <w:rFonts w:ascii="Cambria Math" w:hAnsi="Cambria Math"/>
          </w:rPr>
          <m:t xml:space="preserve">γ</m:t>
        </m:r>
      </m:oMath>
      <w:r>
        <w:rPr/>
        <w:t xml:space="preserve"> is the response at time </w:t>
      </w:r>
      <w:r>
        <w:rPr/>
      </w:r>
      <m:oMath xmlns:m="http://schemas.openxmlformats.org/officeDocument/2006/math">
        <m:r>
          <w:rPr>
            <w:rFonts w:ascii="Cambria Math" w:hAnsi="Cambria Math"/>
          </w:rPr>
          <m:t xml:space="preserve">t</m:t>
        </m:r>
        <m:r>
          <w:rPr>
            <w:rFonts w:ascii="Cambria Math" w:hAnsi="Cambria Math"/>
          </w:rPr>
          <m:t xml:space="preserve">+</m:t>
        </m:r>
        <m:r>
          <w:rPr>
            <w:rFonts w:ascii="Cambria Math" w:hAnsi="Cambria Math"/>
          </w:rPr>
          <m:t xml:space="preserve">2</m:t>
        </m:r>
      </m:oMath>
      <w:r>
        <w:rPr/>
        <w:t xml:space="preserve">, and </w:t>
      </w:r>
      <w:r>
        <w:rPr/>
      </w:r>
      <m:oMath xmlns:m="http://schemas.openxmlformats.org/officeDocument/2006/math">
        <m:sSub>
          <m:e>
            <m:r>
              <w:rPr>
                <w:rFonts w:ascii="Cambria Math" w:hAnsi="Cambria Math"/>
              </w:rPr>
              <m:t xml:space="preserve">x</m:t>
            </m:r>
          </m:e>
          <m:sub>
            <m:r>
              <w:rPr>
                <w:rFonts w:ascii="Cambria Math" w:hAnsi="Cambria Math"/>
              </w:rPr>
              <m:t xml:space="preserve">j</m:t>
            </m:r>
          </m:sub>
        </m:sSub>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p</m:t>
        </m:r>
      </m:oMath>
      <w:r>
        <w:rPr/>
        <w:t xml:space="preserve"> is predictor variable </w:t>
      </w:r>
      <w:r>
        <w:rPr/>
      </w:r>
      <m:oMath xmlns:m="http://schemas.openxmlformats.org/officeDocument/2006/math">
        <m:r>
          <w:rPr>
            <w:rFonts w:ascii="Cambria Math" w:hAnsi="Cambria Math"/>
          </w:rPr>
          <m:t xml:space="preserve">j</m:t>
        </m:r>
      </m:oMath>
      <w:r>
        <w:rPr/>
        <w:t xml:space="preserve"> at time</w:t>
      </w:r>
      <w:r>
        <w:rPr/>
      </w:r>
      <m:oMath xmlns:m="http://schemas.openxmlformats.org/officeDocument/2006/math">
        <m:r>
          <w:rPr>
            <w:rFonts w:ascii="Cambria Math" w:hAnsi="Cambria Math"/>
          </w:rPr>
          <m:t xml:space="preserve">t</m:t>
        </m:r>
      </m:oMath>
      <w:r>
        <w:rPr/>
        <w:t xml:space="preserve">.  </w:t>
      </w:r>
    </w:p>
    <w:p>
      <w:pPr>
        <w:pStyle w:val="Normal"/>
        <w:rPr>
          <w:i/>
          <w:i/>
          <w:iCs/>
        </w:rPr>
      </w:pPr>
      <w:r>
        <w:rPr>
          <w:i/>
          <w:iCs/>
        </w:rPr>
      </w:r>
    </w:p>
    <w:p>
      <w:pPr>
        <w:pStyle w:val="Normal"/>
        <w:rPr/>
      </w:pPr>
      <w:r>
        <w:rPr>
          <w:i/>
          <w:iCs/>
        </w:rPr>
        <w:t>Socioeconomic models</w:t>
      </w:r>
    </w:p>
    <w:p>
      <w:pPr>
        <w:pStyle w:val="Normal"/>
        <w:rPr/>
      </w:pPr>
      <w:r>
        <w:rPr/>
        <w:t xml:space="preserve">This analysis aimed to model the relationships between forest cover and socioeconomic variables within communes between 2007 – 2012. The results of initial commune-level modelling prompted further aggregation of the data to the province-level and models were built to investigate the relationships between forest cover and socioeconomic variables within provinces for the same time period. </w:t>
      </w:r>
    </w:p>
    <w:p>
      <w:pPr>
        <w:pStyle w:val="Normal"/>
        <w:ind w:firstLine="720"/>
        <w:rPr>
          <w:i/>
          <w:i/>
          <w:iCs/>
        </w:rPr>
      </w:pPr>
      <w:r>
        <w:rPr>
          <w:i/>
          <w:iCs/>
        </w:rPr>
        <w:t>Commune-level models</w:t>
      </w:r>
    </w:p>
    <w:p>
      <w:pPr>
        <w:pStyle w:val="Normal"/>
        <w:rPr/>
      </w:pPr>
      <w:r>
        <w:rPr/>
        <w:t xml:space="preserve">Generalised linear mixed models (GLMM) with Poisson errors were used with commune nested within province as random intercept terms to account for repeat measurements and the hierarchical data structure, and year as a random slope term to account for temporal autocorrelation </w:t>
      </w:r>
      <w:r>
        <w:fldChar w:fldCharType="begin"/>
      </w:r>
      <w:r>
        <w:rPr/>
        <w:instrText>ADDIN ZOTERO_ITEM CSL_CITATION {"citationID":"SmityQpd","properties":{"formattedCitation":"(Zuur et al., 2009)","plainCitation":"(Zuur et al., 2009)","noteIndex":0},"citationItems":[{"id":2700,"uris":["http://zotero.org/users/2170232/items/A3LU44GR"],"uri":["http://zotero.org/users/2170232/items/A3LU44GR"],"itemData":{"id":2700,"type":"book","collection-title":"Statistics for Biology and Health","event-place":"New York, USA","ISBN":"978-0-387-87457-9","publisher":"Springer Science+Business Media","publisher-place":"New York, USA","title":"Mixed effects models and extensions in ecology with R","URL":"DOI 10.1007/978-0-387-87458-6 1,","author":[{"family":"Zuur","given":"Alain F."},{"family":"Ieno","given":"Elena N."},{"family":"Walker","given":"Neil J."},{"family":"Saveliev","given":"Anatoly A."},{"family":"Smith","given":"Graham M."}],"issued":{"date-parts":[["2009"]]}}}],"schema":"https://github.com/citation-style-language/schema/raw/master/csl-citation.json"}</w:instrText>
      </w:r>
      <w:r>
        <w:rPr/>
      </w:r>
      <w:r>
        <w:rPr/>
        <w:fldChar w:fldCharType="separate"/>
      </w:r>
      <w:r>
        <w:rPr/>
      </w:r>
      <w:r>
        <w:rPr>
          <w:rFonts w:cs="Calibri"/>
        </w:rPr>
        <w:t>(Zuur et al., 2009)</w:t>
      </w:r>
      <w:r>
        <w:rPr/>
      </w:r>
      <w:r>
        <w:rPr/>
        <w:fldChar w:fldCharType="end"/>
      </w:r>
      <w:r>
        <w:rPr/>
        <w:t>. The natural logarithm of commune area (km</w:t>
      </w:r>
      <w:r>
        <w:rPr>
          <w:vertAlign w:val="superscript"/>
        </w:rPr>
        <w:t>2</w:t>
      </w:r>
      <w:r>
        <w:rPr/>
        <w:t xml:space="preserve">) was used as an offset term in all models to account for large variation in commune size. Due to the large number of available predictor variables, maximal within-set models were run first for each of the 8 variable sets (Table S8), and </w:t>
      </w:r>
      <w:commentRangeStart w:id="14"/>
      <w:r>
        <w:rPr/>
        <w:t>variables with very weak, or no effect were dropped</w:t>
      </w:r>
      <w:r>
        <w:rPr/>
      </w:r>
      <w:commentRangeEnd w:id="14"/>
      <w:r>
        <w:commentReference w:id="14"/>
      </w:r>
      <w:r>
        <w:rPr/>
        <w:t xml:space="preserve">. Simplified models were compared with maximal models using likelihood ratio tests and analysis of variance tests. If a variable set had only one variable, this was automatically taken forward. Because assessment of term significance in GLMMs is complex, </w:t>
      </w:r>
      <w:commentRangeStart w:id="15"/>
      <w:r>
        <w:rPr/>
        <w:t>predictions and plots were made for all terms before being dropped to ensure noteworthy effects were not being missed</w:t>
      </w:r>
      <w:r>
        <w:rPr/>
      </w:r>
      <w:commentRangeEnd w:id="15"/>
      <w:r>
        <w:commentReference w:id="15"/>
      </w:r>
      <w:r>
        <w:rPr/>
        <w:t xml:space="preserve">. This process resulted in a final set of 13 variables which were used to create a candidate set of 10 models (Table S19). Following an information theoretic approach </w:t>
      </w:r>
      <w:r>
        <w:fldChar w:fldCharType="begin"/>
      </w:r>
      <w:r>
        <w:rPr/>
        <w:instrText>ADDIN ZOTERO_ITEM CSL_CITATION {"citationID":"8ICFBCnK","properties":{"formattedCitation":"(Burnham and Anderson, 2007)","plainCitation":"(Burnham and Anderson, 2007)","noteIndex":0},"citationItems":[{"id":2667,"uris":["http://zotero.org/users/2170232/items/XAWFRFE5"],"uri":["http://zotero.org/users/2170232/items/XAWFRFE5"],"itemData":{"id":2667,"type":"book","abstract":"We wrote this book to introduce graduate students and research workers in various scienti?c disciplines to the use of information-theoretic approaches in the analysis of empirical data. These methods allow the data-based selection of a “best” model and a ranking and weighting of the remaining models in a pre-de?ned set. Traditional statistical inference can then be based on this selected best model. However, we now emphasize that information-theoretic approaches allow formal inference to be based on more than one model (m- timodel inference). Such procedures lead to more robust inferences in many cases, and we advocate these approaches throughout the book. The second edition was prepared with three goals in mind. First, we have tried to improve the presentation of the material. Boxes now highlight ess- tial expressions and points. Some reorganization has been done to improve the ?ow of concepts, and a new chapter has been added. Chapters 2 and 4 have been streamlined in view of the detailed theory provided in Chapter 7. S- ond, concepts related to making formal inferences from more than one model (multimodel inference) have been emphasized throughout the book, but p- ticularly in Chapters 4, 5, and 6. Third, new technical material has been added to Chapters 5 and 6. Well over 100 new references to the technical literature are given. These changes result primarily from our experiences while giving several seminars, workshops, and graduate courses on material in the ?rst e- tion.","ISBN":"978-0-387-22456-5","language":"en","note":"Google-Books-ID: IWUKBwAAQBAJ","number-of-pages":"512","publisher":"Springer Science &amp; Business Media","source":"Google Books","title":"Model Selection and Multimodel Inference: A Practical Information-Theoretic Approach","title-short":"Model Selection and Multimodel Inference","author":[{"family":"Burnham","given":"Kenneth P."},{"family":"Anderson","given":"David R."}],"issued":{"date-parts":[["2007",5,28]]}}}],"schema":"https://github.com/citation-style-language/schema/raw/master/csl-citation.json"}</w:instrText>
      </w:r>
      <w:r>
        <w:rPr/>
      </w:r>
      <w:r>
        <w:rPr/>
        <w:fldChar w:fldCharType="separate"/>
      </w:r>
      <w:r>
        <w:rPr/>
      </w:r>
      <w:r>
        <w:rPr>
          <w:rFonts w:cs="Calibri"/>
        </w:rPr>
        <w:t>(Burnham and Anderson, 2007)</w:t>
      </w:r>
      <w:r>
        <w:rPr/>
      </w:r>
      <w:r>
        <w:rPr/>
        <w:fldChar w:fldCharType="end"/>
      </w:r>
      <w:r>
        <w:rPr/>
        <w:t xml:space="preserve"> models were compared via AIC to select the top model or models. The resulting final model fit was assessed via diagnostic plots (residuals versus fitted, quantile-quantile of random effects, Supporting Information, </w:t>
      </w:r>
      <w:r>
        <w:fldChar w:fldCharType="begin"/>
      </w:r>
      <w:r>
        <w:rPr/>
        <w:instrText>ADDIN ZOTERO_ITEM CSL_CITATION {"citationID":"suNnabPj","properties":{"formattedCitation":"(Harrison et al. 2018)","plainCitation":"(Harrison et al. 2018)","dontUpdate":true,"noteIndex":0},"citationItems":[{"id":2215,"uris":["http://zotero.org/users/2170232/items/Y263KQX6"],"uri":["http://zotero.org/users/2170232/items/Y263KQX6"],"itemData":{"id":2215,"type":"article-journal","abstract":"The use of linear mixed effects models (LMMs) is increasingly common in the analysis of biological data. Whilst LMMs offer a flexible approach to modelling a broad range of data types, ecological data are often complex and require complex model structures, and the fitting and interpretation of such models is not always straightforward. The ability to achieve robust biological inference requires that practitioners know how and when to apply these tools. Here, we provide a general overview of current methods for the application of LMMs to biological data, and highlight the typical pitfalls that can be encountered in the statistical modelling process. We tackle several issues regarding methods of model selection, with particular reference to the use of information theory and multi-model inference in ecology. We offer practical solutions and direct the reader to key references that provide further technical detail for those seeking a deeper understanding. This overview should serve as a widely accessible code of best practice for applying LMMs to complex biological problems and model structures, and in doing so improve the robustness of conclusions drawn from studies investigating ecological and evolutionary questions.","container-title":"PeerJ","DOI":"10.7717/peerj.4794","ISSN":"2167-8359","journalAbbreviation":"PeerJ","language":"en","page":"e4794","source":"peerj.com","title":"A brief introduction to mixed effects modelling and multi-model inference in ecology","volume":"6","author":[{"family":"Harrison","given":"Xavier A."},{"family":"Donaldson","given":"Lynda"},{"family":"Correa-Cano","given":"Maria Eugenia"},{"family":"Evans","given":"Julian"},{"family":"Fisher","given":"David N."},{"family":"Goodwin","given":"Cecily E. D."},{"family":"Robinson","given":"Beth S."},{"family":"Hodgson","given":"David J."},{"family":"Inger","given":"Richard"}],"issued":{"date-parts":[["2018",5,23]]}}}],"schema":"https://github.com/citation-style-language/schema/raw/master/csl-citation.json"}</w:instrText>
      </w:r>
      <w:r>
        <w:rPr/>
      </w:r>
      <w:r>
        <w:rPr/>
        <w:fldChar w:fldCharType="separate"/>
      </w:r>
      <w:r>
        <w:rPr/>
        <w:t>Harrison et al (2018)</w:t>
      </w:r>
      <w:r>
        <w:rPr/>
      </w:r>
      <w:r>
        <w:rPr/>
        <w:fldChar w:fldCharType="end"/>
      </w:r>
      <w:r>
        <w:rPr/>
        <w:t>).  Marginal (fixed effects only) and conditional (fixed and random effects) pseudo-R</w:t>
      </w:r>
      <w:r>
        <w:rPr>
          <w:vertAlign w:val="superscript"/>
        </w:rPr>
        <w:t>2</w:t>
      </w:r>
      <w:r>
        <w:rPr/>
        <w:t xml:space="preserve"> values were calculated based on </w:t>
      </w:r>
      <w:r>
        <w:fldChar w:fldCharType="begin"/>
      </w:r>
      <w:r>
        <w:rPr/>
        <w:instrText>ADDIN ZOTERO_ITEM CSL_CITATION {"citationID":"V5omb3jK","properties":{"formattedCitation":"(Nakagawa &amp; Schielzeth 2017)","plainCitation":"(Nakagawa &amp; Schielzeth 2017)","dontUpdate":true,"noteIndex":0},"citationItems":[{"id":2205,"uris":["http://zotero.org/users/2170232/items/NWMA7IIB"],"uri":["http://zotero.org/users/2170232/items/NWMA7IIB"],"itemData":{"id":2205,"type":"article-journal","abstract":"Summary The use of both linear and generalized linear mixed-effects models (LMMs and GLMMs) has become popular not only in social and medical sciences, but also in biological sciences, especially in the field of ecology and evolution. Information criteria, such as Akaike Information Criterion (AIC), are usually presented as model comparison tools for mixed-effects models. The presentation of ?variance explained? (R2) as a relevant summarizing statistic of mixed-effects models, however, is rare, even though R2 is routinely reported for linear models (LMs) and also generalized linear models (GLMs). R2 has the extremely useful property of providing an absolute value for the goodness-of-fit of a model, which cannot be given by the information criteria. As a summary statistic that describes the amount of variance explained, R2 can also be a quantity of biological interest. One reason for the under-appreciation of R2 for mixed-effects models lies in the fact that R2 can be defined in a number of ways. Furthermore, most definitions of R2 for mixed-effects have theoretical problems (e.g. decreased or negative R2 values in larger models) and/or their use is hindered by practical difficulties (e.g. implementation). Here, we make a case for the importance of reporting R2 for mixed-effects models. We first provide the common definitions of R2 for LMs and GLMs and discuss the key problems associated with calculating R2 for mixed-effects models. We then recommend a general and simple method for calculating two types of R2 (marginal and conditional R2) for both LMMs and GLMMs, which are less susceptible to common problems. This method is illustrated by examples and can be widely employed by researchers in any fields of research, regardless of software packages used for fitting mixed-effects models. The proposed method has the potential to facilitate the presentation of R2 for a wide range of circumstances.","container-title":"Methods in Ecology and Evolution","DOI":"10.1111/j.2041-210x.2012.00261.x@10.1111/(ISSN)2041-210X.STATSTOO","ISSN":"2041-210X","journalAbbreviation":"Methods in Ecology and Evolution","page":"133-142","source":"besjournals.onlinelibrary.wiley.com (Atypon)","title":"A general and simple method for obtaining R2 from generalized linear mixed-effects models","author":[{"family":"Nakagawa","given":"Shinichi"},{"family":"Schielzeth","given":"Holger"}],"issued":{"date-parts":[["2017",7,25]]}}}],"schema":"https://github.com/citation-style-language/schema/raw/master/csl-citation.json"}</w:instrText>
      </w:r>
      <w:r>
        <w:rPr/>
      </w:r>
      <w:r>
        <w:rPr/>
        <w:fldChar w:fldCharType="separate"/>
      </w:r>
      <w:r>
        <w:rPr/>
        <w:t>Nakagawa &amp; Schielzeth (2017)</w:t>
      </w:r>
      <w:r>
        <w:rPr/>
      </w:r>
      <w:r>
        <w:rPr/>
        <w:fldChar w:fldCharType="end"/>
      </w:r>
      <w:r>
        <w:rPr/>
        <w:t xml:space="preserve"> using the R package ‘MuMIn’ </w:t>
      </w:r>
      <w:r>
        <w:fldChar w:fldCharType="begin"/>
      </w:r>
      <w:r>
        <w:rPr/>
        <w:instrText>ADDIN ZOTERO_ITEM CSL_CITATION {"citationID":"aNENcyHk","properties":{"formattedCitation":"(Barto\\uc0\\u324{}, 2020)","plainCitation":"(Bartoń, 2020)","noteIndex":0},"citationItems":[{"id":2704,"uris":["http://zotero.org/users/2170232/items/TVZKJH5U"],"uri":["http://zotero.org/users/2170232/items/TVZKJH5U"],"itemData":{"id":2704,"type":"book","abstract":"Tools for performing model selection and model averaging. Automated\n             model selection through subsetting the maximum model, with optional\n             constraints for model inclusion. Model parameter and prediction\n             averaging based on model weights derived from information criteria\n             (AICc and alike) or custom model weighting schemes.","medium":"R","title":"MuMIn: Multi-Model Inference","title-short":"MuMIn","URL":"https://rdrr.io/cran/MuMIn/","version":"1.43.17","author":[{"family":"Bartoń","given":"K"}],"accessed":{"date-parts":[["2021",4,29]]},"issued":{"date-parts":[["2020"]]}}}],"schema":"https://github.com/citation-style-language/schema/raw/master/csl-citation.json"}</w:instrText>
      </w:r>
      <w:r>
        <w:rPr/>
      </w:r>
      <w:r>
        <w:rPr/>
        <w:fldChar w:fldCharType="separate"/>
      </w:r>
      <w:r>
        <w:rPr/>
      </w:r>
      <w:r>
        <w:rPr>
          <w:rFonts w:cs="Calibri"/>
          <w:szCs w:val="24"/>
        </w:rPr>
        <w:t>(Bartoń, 2020)</w:t>
      </w:r>
      <w:r>
        <w:rPr/>
      </w:r>
      <w:r>
        <w:rPr/>
        <w:fldChar w:fldCharType="end"/>
      </w:r>
      <w:r>
        <w:rPr/>
        <w:t xml:space="preserve">. To investigate the variation in effects between provinces, predictions were made for each variable within each commune and the </w:t>
      </w:r>
      <w:commentRangeStart w:id="16"/>
      <w:r>
        <w:rPr/>
        <w:t>50% quantile from all commune-level predictions within each province was extracted as the provincial mean prediction</w:t>
      </w:r>
      <w:r>
        <w:rPr/>
      </w:r>
      <w:commentRangeEnd w:id="16"/>
      <w:r>
        <w:commentReference w:id="16"/>
      </w:r>
      <w:r>
        <w:rPr/>
        <w:t xml:space="preserve">. </w:t>
      </w:r>
    </w:p>
    <w:p>
      <w:pPr>
        <w:pStyle w:val="Normal"/>
        <w:rPr>
          <w:i/>
          <w:i/>
          <w:iCs/>
        </w:rPr>
      </w:pPr>
      <w:r>
        <w:rPr/>
        <w:tab/>
      </w:r>
      <w:r>
        <w:rPr>
          <w:i/>
          <w:iCs/>
        </w:rPr>
        <w:t>Province-level models</w:t>
      </w:r>
    </w:p>
    <w:p>
      <w:pPr>
        <w:pStyle w:val="Normal"/>
        <w:rPr/>
      </w:pPr>
      <w:r>
        <w:rPr/>
        <w:t>The same GLMM model formulation was used for the province-level models except that commune was removed from the random effects structure. Based on provincial-level histograms of predictor variables, 14 predictors were converted to categorical variables by splitting the data by the mean, resulting in “high” and “low” values (Table 2). Following an information theoretic approach, a candidate set of models was created (Table S</w:t>
      </w:r>
      <w:commentRangeStart w:id="17"/>
      <w:r>
        <w:rPr/>
        <w:t>x</w:t>
      </w:r>
      <w:r>
        <w:rPr/>
      </w:r>
      <w:commentRangeEnd w:id="17"/>
      <w:r>
        <w:commentReference w:id="17"/>
      </w:r>
      <w:r>
        <w:rPr/>
        <w:t>) and model comparison was done using AIC.</w:t>
      </w:r>
    </w:p>
    <w:p>
      <w:pPr>
        <w:pStyle w:val="Normal"/>
        <w:rPr/>
      </w:pPr>
      <w:r>
        <w:rPr>
          <w:b/>
          <w:bCs/>
          <w:i/>
          <w:iCs/>
        </w:rPr>
        <w:t>Cluster analysis</w:t>
      </w:r>
    </w:p>
    <w:p>
      <w:pPr>
        <w:pStyle w:val="Normal"/>
        <w:rPr/>
      </w:pPr>
      <w:r>
        <w:rPr/>
        <w:t xml:space="preserve">Agglomerative clustering was conducted to create a typology for provinces </w:t>
      </w:r>
      <w:commentRangeStart w:id="18"/>
      <w:r>
        <w:rPr/>
        <w:t>based on the socioeconomic variables used in the analysis above</w:t>
      </w:r>
      <w:r>
        <w:rPr/>
      </w:r>
      <w:commentRangeEnd w:id="18"/>
      <w:r>
        <w:commentReference w:id="18"/>
      </w:r>
      <w:r>
        <w:rPr/>
        <w:t xml:space="preserve">. Several agglomerative clustering approaches were assessed. These were single linkage, complete linkage, unweighted pair-group using arithmetic averages (UPGMA), unweighted pair-group using centroids (UPGMC), Ward’s minimum variance, and flexible clustering. The methods were compared using cophenetic correlation and Gower distance metrics, and the appropriate number of clusters (k) was selected using the matrix correlation statistics </w:t>
      </w:r>
      <w:r>
        <w:fldChar w:fldCharType="begin"/>
      </w:r>
      <w:r>
        <w:rPr/>
        <w:instrText>ADDIN ZOTERO_ITEM CSL_CITATION {"citationID":"R9LUkZIu","properties":{"formattedCitation":"(Borcard et al., 2018)","plainCitation":"(Borcard et al., 2018)","noteIndex":0},"citationItems":[{"id":2706,"uris":["http://zotero.org/users/2170232/items/5WYR7AXF"],"uri":["http://zotero.org/users/2170232/items/5WYR7AXF"],"itemData":{"id":2706,"type":"chapter","abstract":"In most cases, data exploration and the computation of association matrices are preliminary steps towards deeper analyses. In this chapter you will go further by experimenting one of the large groups of analytical methods used in ecology: clustering. Practically, you will learn how to choose among various clustering methods and compute them, apply these techniques to the Doubs River data to identify groups of sites and fish species. You will also explore two methods of constrained clustering, a powerful modelling approach where the clustering process is constrained by an external data set.","collection-title":"Use R!","container-title":"Numerical Ecology with R","event-place":"Cham","ISBN":"978-3-319-71404-2","language":"en","note":"DOI: 10.1007/978-3-319-71404-2_4","page":"59-150","publisher":"Springer International Publishing","publisher-place":"Cham","source":"Springer Link","title":"Cluster Analysis","URL":"https://doi.org/10.1007/978-3-319-71404-2_4","author":[{"family":"Borcard","given":"Daniel"},{"family":"Gillet","given":"François"},{"family":"Legendre","given":"Pierre"}],"editor":[{"family":"Borcard","given":"Daniel"},{"family":"Gillet","given":"François"},{"family":"Legendre","given":"Pierre"}],"accessed":{"date-parts":[["2021",4,30]]},"issued":{"date-parts":[["2018"]]}}}],"schema":"https://github.com/citation-style-language/schema/raw/master/csl-citation.json"}</w:instrText>
      </w:r>
      <w:r>
        <w:rPr/>
      </w:r>
      <w:r>
        <w:rPr/>
        <w:fldChar w:fldCharType="separate"/>
      </w:r>
      <w:r>
        <w:rPr/>
      </w:r>
      <w:r>
        <w:rPr>
          <w:rFonts w:cs="Calibri"/>
        </w:rPr>
        <w:t>(Borcard et al., 2018)</w:t>
      </w:r>
      <w:r>
        <w:rPr/>
      </w:r>
      <w:r>
        <w:rPr/>
        <w:fldChar w:fldCharType="end"/>
      </w:r>
      <w:r>
        <w:rPr/>
        <w:t xml:space="preserve">. The capital city of Phnom Penh, which is technically a province in itself, was removed prior to clustering because it has extreme values for many of the variables and is thus an outlier that affects the clustering. </w:t>
      </w:r>
    </w:p>
    <w:p>
      <w:pPr>
        <w:pStyle w:val="Normal"/>
        <w:rPr/>
      </w:pPr>
      <w:r>
        <w:rPr/>
      </w:r>
    </w:p>
    <w:p>
      <w:pPr>
        <w:pStyle w:val="Normal"/>
        <w:rPr/>
      </w:pPr>
      <w:r>
        <w:rPr/>
      </w:r>
    </w:p>
    <w:p>
      <w:pPr>
        <w:sectPr>
          <w:type w:val="nextPage"/>
          <w:pgSz w:w="11906" w:h="16838"/>
          <w:pgMar w:left="1440" w:right="1440" w:header="0" w:top="1440" w:footer="0" w:bottom="1440" w:gutter="0"/>
          <w:pgNumType w:fmt="decimal"/>
          <w:formProt w:val="false"/>
          <w:textDirection w:val="lrTb"/>
          <w:docGrid w:type="default" w:linePitch="360" w:charSpace="4096"/>
        </w:sectPr>
        <w:pStyle w:val="Normal"/>
        <w:rPr/>
      </w:pPr>
      <w:r>
        <w:rPr/>
      </w:r>
    </w:p>
    <w:p>
      <w:pPr>
        <w:pStyle w:val="Normal"/>
        <w:rPr>
          <w:b/>
          <w:b/>
          <w:bCs/>
          <w:sz w:val="24"/>
          <w:szCs w:val="24"/>
        </w:rPr>
      </w:pPr>
      <w:commentRangeStart w:id="19"/>
      <w:r>
        <w:rPr>
          <w:b/>
          <w:bCs/>
          <w:sz w:val="24"/>
          <w:szCs w:val="24"/>
        </w:rPr>
        <w:t>Results</w:t>
      </w:r>
      <w:r>
        <w:rPr>
          <w:b/>
          <w:bCs/>
          <w:sz w:val="24"/>
          <w:szCs w:val="24"/>
        </w:rPr>
      </w:r>
      <w:commentRangeEnd w:id="19"/>
      <w:r>
        <w:commentReference w:id="19"/>
      </w:r>
      <w:r>
        <w:rPr>
          <w:b/>
          <w:bCs/>
          <w:sz w:val="24"/>
          <w:szCs w:val="24"/>
        </w:rPr>
        <w:t xml:space="preserve"> </w:t>
      </w:r>
    </w:p>
    <w:p>
      <w:pPr>
        <w:pStyle w:val="Normal"/>
        <w:rPr>
          <w:b/>
          <w:b/>
          <w:bCs/>
          <w:i/>
          <w:i/>
          <w:iCs/>
        </w:rPr>
      </w:pPr>
      <w:r>
        <w:rPr>
          <w:b/>
          <w:bCs/>
          <w:i/>
          <w:iCs/>
        </w:rPr>
        <w:t>Macroeconomic analysis</w:t>
      </w:r>
    </w:p>
    <w:p>
      <w:pPr>
        <w:pStyle w:val="Normal"/>
        <w:rPr>
          <w:i/>
          <w:i/>
          <w:iCs/>
        </w:rPr>
      </w:pPr>
      <w:commentRangeStart w:id="20"/>
      <w:r>
        <w:rPr>
          <w:i/>
          <w:iCs/>
        </w:rPr>
        <w:t>Rate</w:t>
      </w:r>
      <w:r>
        <w:rPr>
          <w:i/>
          <w:iCs/>
        </w:rPr>
      </w:r>
      <w:commentRangeEnd w:id="20"/>
      <w:r>
        <w:commentReference w:id="20"/>
      </w:r>
      <w:r>
        <w:rPr>
          <w:i/>
          <w:iCs/>
        </w:rPr>
        <w:t xml:space="preserve"> of forest loss response</w:t>
      </w:r>
    </w:p>
    <w:p>
      <w:pPr>
        <w:pStyle w:val="Normal"/>
        <w:rPr/>
      </w:pPr>
      <w:r>
        <w:rPr/>
        <w:t xml:space="preserve">Models revealed that there were no strong effects of the macroeconomic predictors on forest loss between 1993 and 2015 (Figures S2 – S4). For each predictor set there were between 5 and 28 models in the top model set and final coefficients were calculated using full averages </w:t>
      </w:r>
      <w:r>
        <w:fldChar w:fldCharType="begin"/>
      </w:r>
      <w:r>
        <w:rPr/>
        <w:instrText>ADDIN ZOTERO_ITEM CSL_CITATION {"citationID":"0VP53lay","properties":{"formattedCitation":"(Burnham and Anderson, 2007)","plainCitation":"(Burnham and Anderson, 2007)","dontUpdate":true,"noteIndex":0},"citationItems":[{"id":2667,"uris":["http://zotero.org/users/2170232/items/XAWFRFE5"],"uri":["http://zotero.org/users/2170232/items/XAWFRFE5"],"itemData":{"id":2667,"type":"book","abstract":"We wrote this book to introduce graduate students and research workers in various scienti?c disciplines to the use of information-theoretic approaches in the analysis of empirical data. These methods allow the data-based selection of a “best” model and a ranking and weighting of the remaining models in a pre-de?ned set. Traditional statistical inference can then be based on this selected best model. However, we now emphasize that information-theoretic approaches allow formal inference to be based on more than one model (m- timodel inference). Such procedures lead to more robust inferences in many cases, and we advocate these approaches throughout the book. The second edition was prepared with three goals in mind. First, we have tried to improve the presentation of the material. Boxes now highlight ess- tial expressions and points. Some reorganization has been done to improve the ?ow of concepts, and a new chapter has been added. Chapters 2 and 4 have been streamlined in view of the detailed theory provided in Chapter 7. S- ond, concepts related to making formal inferences from more than one model (multimodel inference) have been emphasized throughout the book, but p- ticularly in Chapters 4, 5, and 6. Third, new technical material has been added to Chapters 5 and 6. Well over 100 new references to the technical literature are given. These changes result primarily from our experiences while giving several seminars, workshops, and graduate courses on material in the ?rst e- tion.","ISBN":"978-0-387-22456-5","language":"en","note":"Google-Books-ID: IWUKBwAAQBAJ","number-of-pages":"512","publisher":"Springer Science &amp; Business Media","source":"Google Books","title":"Model Selection and Multimodel Inference: A Practical Information-Theoretic Approach","title-short":"Model Selection and Multimodel Inference","author":[{"family":"Burnham","given":"Kenneth P."},{"family":"Anderson","given":"David R."}],"issued":{"date-parts":[["2007",5,28]]}}}],"schema":"https://github.com/citation-style-language/schema/raw/master/csl-citation.json"}</w:instrText>
      </w:r>
      <w:r>
        <w:rPr/>
      </w:r>
      <w:r>
        <w:rPr/>
        <w:fldChar w:fldCharType="separate"/>
      </w:r>
      <w:r>
        <w:rPr/>
      </w:r>
      <w:r>
        <w:rPr>
          <w:rFonts w:cs="Calibri"/>
        </w:rPr>
        <w:t>(</w:t>
      </w:r>
      <w:r>
        <w:rPr/>
        <w:t>Tables S9 – S17</w:t>
      </w:r>
      <w:r>
        <w:rPr>
          <w:rFonts w:cs="Calibri"/>
        </w:rPr>
        <w:t>, Burnham and Anderson, 2007)</w:t>
      </w:r>
      <w:r>
        <w:rPr/>
      </w:r>
      <w:r>
        <w:rPr/>
        <w:fldChar w:fldCharType="end"/>
      </w:r>
      <w:r>
        <w:rPr/>
        <w:t xml:space="preserve">. The largest effects were from two of the control variables (population density, </w:t>
      </w:r>
      <w:commentRangeStart w:id="21"/>
      <w:r>
        <w:rPr/>
        <w:t>time</w:t>
      </w:r>
      <w:r>
        <w:rPr/>
      </w:r>
      <w:commentRangeEnd w:id="21"/>
      <w:r>
        <w:commentReference w:id="21"/>
      </w:r>
      <w:r>
        <w:rPr/>
        <w:t>). The largest effect overall was for population density with a one-year time lag (full averaged coefficient = -632.9, SE = 64.8, Table S10). The largest effect excluding control variables was for agricultural proportion of GDP with a one-year time lag (full averaged coefficient = -14.9, SE = 7.9) suggesting that there is a small reduction in the rate of forest loss as the contribution of agriculture to national GDP increases, although this effect is very weak (Figure S2, Table S10) and is not considered definitive.</w:t>
      </w:r>
    </w:p>
    <w:p>
      <w:pPr>
        <w:pStyle w:val="Normal"/>
        <w:rPr>
          <w:i/>
          <w:i/>
          <w:iCs/>
        </w:rPr>
      </w:pPr>
      <w:r>
        <w:rPr>
          <w:i/>
          <w:iCs/>
        </w:rPr>
        <w:t>New economic land concession response</w:t>
      </w:r>
    </w:p>
    <w:p>
      <w:pPr>
        <w:pStyle w:val="Normal"/>
        <w:rPr/>
      </w:pPr>
      <w:r>
        <w:rPr/>
        <w:t xml:space="preserve">There were 287 new ELCs allocated within the study period, with the majority (51%) being designated for rubber production (Table S18). The most valuable crop in terms of commodity price during the study period was rubber, with a mean market price of $1743/ton, followed by rice ($348/ton) and sugar ($282/ton, Table S18). The most valuable crop in terms of producer (farmgate) prices was sugar with a mean price over the study period of $2115/ton, followed by rubber ($317/ton) and corn ($197/ton, Table S18). </w:t>
      </w:r>
      <w:commentRangeStart w:id="22"/>
      <w:r>
        <w:rPr/>
        <w:t>A greater number of effects were revealed in the macroeconomic analysis</w:t>
      </w:r>
      <w:r>
        <w:rPr/>
      </w:r>
      <w:commentRangeEnd w:id="22"/>
      <w:r>
        <w:commentReference w:id="22"/>
      </w:r>
      <w:r>
        <w:rPr/>
        <w:t xml:space="preserve"> with new economic land concession allocation as the response. The largest effect was for the economic control variable population density, where there were very strong negative effects across all time lags (rate ratios for one-year lag = 0.012, two-year lag = 0.002, three-year lag = 0.0005, Table 3), indicating that new ELCs do not get allocated in areas of high human population density. </w:t>
      </w:r>
      <w:commentRangeStart w:id="23"/>
      <w:r>
        <w:rPr/>
        <w:t>The largest overall effect excluding control variables was for changes in agricultural proportion of GDP with no time lag and a one-year time lag (no time lag rate ratio = 1.310, and one-year time lag rate ratio = 1.284</w:t>
      </w:r>
      <w:r>
        <w:rPr/>
      </w:r>
      <w:ins w:id="0" w:author="Jeroen Minderman" w:date="2021-08-30T13:25:24Z">
        <w:commentRangeEnd w:id="23"/>
        <w:r>
          <w:commentReference w:id="23"/>
        </w:r>
        <w:r>
          <w:rPr/>
          <w:commentReference w:id="24"/>
        </w:r>
      </w:ins>
      <w:r>
        <w:rPr/>
        <w:t xml:space="preserve">, Table 3, Figure 2). </w:t>
      </w:r>
    </w:p>
    <w:p>
      <w:pPr>
        <w:pStyle w:val="Normal"/>
        <w:rPr/>
      </w:pPr>
      <w:r>
        <w:rPr/>
        <w:t xml:space="preserve">From an economic perspective there were positive relationships between the allocation of new ELCs and increases in the agricultural proportion of GDP and increases in foreign direct investment (one-year time lag rate ratio = 1.004, Table 3, Figure 2). These effects suggest ties between both the development of new industrial-scale concessions and the growth of the agricultural sector, and the injection of foreign wealth into the sector via the purchasing of concessions by international companies. For example, when the agricultural sector’s proportion of national GDP decreases by 3% in a given year relative to the previous year, the number of new ELCs allocated that year is predicted to be approximately 2, whereas when the sector’s proportion of national GDP increases in a given year by 1% relative to the previous year, the number of new ELCs is predicted to be 6. When the amount of foreign investment decreases by approximately $10 million relative to the previous year, the number of new ELCs one year later is predicted to be 3. Conversely, when foreign investment in a given year increases by approximately $300 million relative to the previous year, then one year later the number of new ELCs is predicted to be 10. The one-year time lag of the effect of foreign investment suggests that it takes approximately one year from the time of investment for a company to see the creation of their land concession. There was also a positive relationship between new ELC allocation and increases in development flows to the environment sector (no time lag rate ratio = 1.031). This suggests that in the short-term, investments into the environment sector via development funding (predominantly from international donors) does not reduce the number of new ELC allocations. </w:t>
      </w:r>
    </w:p>
    <w:p>
      <w:pPr>
        <w:pStyle w:val="Normal"/>
        <w:rPr/>
      </w:pPr>
      <w:r>
        <w:rPr/>
        <w:t>There was a negative relationship between new ELC allocation and increases in per capita GDP (one-year time lag rate ratio = 0.985 and two-year time lag rate ratio = 0.974, Table 3, Figure 2). The reduction in ELC allocation</w:t>
      </w:r>
      <w:commentRangeStart w:id="25"/>
      <w:r>
        <w:rPr/>
        <w:t xml:space="preserve"> as GDP increases</w:t>
      </w:r>
      <w:r>
        <w:rPr/>
      </w:r>
      <w:commentRangeEnd w:id="25"/>
      <w:r>
        <w:commentReference w:id="25"/>
      </w:r>
      <w:r>
        <w:rPr/>
        <w:t xml:space="preserve">, over a period of one and two years, potentially suggests that there is a positive economic effect of ELCs. New concessions inject money into the national economy at various scales, for example at the national level via taxes to the government, and to the local level via employment opportunities and infrastructure development. Thus, as the economy grows, the need for new ELCs diminishes. For example, when GDP per capita in a given year falls by approximately $6 relative to the previous year, the number of new ELCs is predicted to be 8, whereas when the GDP per capita rises in a given year by approximately $60 relative to the previous year, the number of new ELCs predicted is only 3.  </w:t>
      </w:r>
    </w:p>
    <w:p>
      <w:pPr>
        <w:pStyle w:val="Normal"/>
        <w:rPr/>
      </w:pPr>
      <w:r>
        <w:rPr/>
        <w:t xml:space="preserve">The largest effect within the commodity set was for the change in market price of rice in the same year as the response (no time lag) with a rate ratio of 1.009 (Table 3). There were further strong positive relationships between the changes in the market price of rubber (no time lag rate ratio = 1.001), the changes in the non-food production index (one-year time lag rate ratio = 1.007), and changes in the market price of sugar (two-year time lag rate ratio = 1.009). Economic land concessions in Cambodia are predominantly agro-industrial concessions, and therefore the positive relationships between the market price of agricultural commodities and new ELC allocations is not surprising. Rubber and rice are the most valuable market commodities within the variable set, and we can see this reflected in the model; if rubber market prices do not change between years </w:t>
      </w:r>
      <w:r>
        <w:rPr>
          <w:i/>
          <w:iCs/>
        </w:rPr>
        <w:t>t</w:t>
      </w:r>
      <w:r>
        <w:rPr/>
        <w:t xml:space="preserve"> and </w:t>
      </w:r>
      <w:r>
        <w:rPr>
          <w:i/>
          <w:iCs/>
        </w:rPr>
        <w:t>t+1</w:t>
      </w:r>
      <w:r>
        <w:rPr/>
        <w:t xml:space="preserve"> then approximately 4 new ELCs are predicted in year </w:t>
      </w:r>
      <w:r>
        <w:rPr>
          <w:i/>
          <w:iCs/>
        </w:rPr>
        <w:t>t+1</w:t>
      </w:r>
      <w:r>
        <w:rPr/>
        <w:t xml:space="preserve">, whereas if the price of rubber increases by $1500/ton in year </w:t>
      </w:r>
      <w:r>
        <w:rPr>
          <w:i/>
          <w:iCs/>
        </w:rPr>
        <w:t>t</w:t>
      </w:r>
      <w:r>
        <w:rPr/>
        <w:t xml:space="preserve">, then approximately 29 new ELCs are predicted in year </w:t>
      </w:r>
      <w:r>
        <w:rPr>
          <w:i/>
          <w:iCs/>
        </w:rPr>
        <w:t>t+1</w:t>
      </w:r>
      <w:r>
        <w:rPr/>
        <w:t xml:space="preserve">. Similarly, if there is no change in the market price of rice between two given years, then approximately 5 new ELCs are predicted. If the market value increases by $300/ton then in year </w:t>
      </w:r>
      <w:r>
        <w:rPr>
          <w:i/>
          <w:iCs/>
        </w:rPr>
        <w:t>t+1</w:t>
      </w:r>
      <w:r>
        <w:rPr/>
        <w:t xml:space="preserve"> approximately 80 new ELCs are predicted. Interestingly the effect of changes in sugar price were weak when there was no time lag, but the effect was stronger when both a one-year and two-year time lag were introduced (Figure 3).  </w:t>
      </w:r>
    </w:p>
    <w:p>
      <w:pPr>
        <w:pStyle w:val="Normal"/>
        <w:rPr/>
      </w:pPr>
      <w:r>
        <w:rPr/>
        <w:t xml:space="preserve">There were three negative relationships between ELC allocation and commodity variables, all of which were in the same year as the response (no time lag, Figure 3). There were weak negative effects of changes in the market prices of corn (no time lag rate ratio = 0.997) and sugar (no time lag rate ratio = 0.999). Considering the stronger positive effects of sugar price on ELCs after one- and two-year lags, it is unlikely that the very weak negative effect with no time lag is meaningful. The non-food production index had a much stronger negative effect on ELC allocation when there was no time lag (rate ratio = 0.990). The change in direction of the effect of the non-food production index between no time lag and a one-year time lag suggests a complex relationship between the index and ELCs. </w:t>
      </w:r>
    </w:p>
    <w:p>
      <w:pPr>
        <w:pStyle w:val="Normal"/>
        <w:rPr/>
      </w:pPr>
      <w:r>
        <w:rPr/>
        <w:t xml:space="preserve">The producer price variable set, which reflects the farmgate prices of the commodities, had both positive and negative relationships with ELC allocation (Figure 4, Table 3). The strongest positive relationship was with changes in the producer price of rubber (no time lag rate ratio = 1.035). The effect of positive changes (i.e., net increases) in the price a farmer will get for rubber production can be seen in the predictions of new ELCs (Figure 4). The difference between the number of ELC allocations when the producer price of rubber changes from a decrease of $30/ton (from year </w:t>
      </w:r>
      <w:r>
        <w:rPr>
          <w:i/>
          <w:iCs/>
        </w:rPr>
        <w:t xml:space="preserve">t </w:t>
      </w:r>
      <w:r>
        <w:rPr/>
        <w:t xml:space="preserve">to year </w:t>
      </w:r>
      <w:r>
        <w:rPr>
          <w:i/>
          <w:iCs/>
        </w:rPr>
        <w:t>t+1</w:t>
      </w:r>
      <w:r>
        <w:rPr/>
        <w:t xml:space="preserve">) to no change at all (i.e., the price remains constant) is approximately 3. In contrast, the difference in ELC allocation between no change in price and a positive change of $30/ton is more than 12. This suggests that producers are highly influenced by sale prices of commodities, particularly of high value products such as rubber, and that they will act quickly when there is the potential for financial gain. There were also positive relationships between ELC allocation and changes in the producer price of corn (one-year time lag rate ratio = 1.011) and the producer price of rice (two-year time lag rate ratio = 1.013, Figure 4, Table 3). Corn and rice are less valuable in terms of absolute producer prices than sugar and rubber, and this may be reflected in the time lag that exists between positive changes in the prices and increases in new ELCs. </w:t>
      </w:r>
    </w:p>
    <w:p>
      <w:pPr>
        <w:pStyle w:val="Normal"/>
        <w:rPr/>
      </w:pPr>
      <w:r>
        <w:rPr/>
        <w:t xml:space="preserve">There were two negative relationships between producer price variables and new ELC allocations (Figure 4). Increases in the producer prices of rice and cassava resulted in fewer predicted ELCs in the same year (no time lag rate ratio = 0.976) and two years later (two-year time lag rate ratio = 0.982), respectively. The difference in the direction of the effect of rice producer prices in year </w:t>
      </w:r>
      <w:r>
        <w:rPr>
          <w:i/>
          <w:iCs/>
        </w:rPr>
        <w:t>t</w:t>
      </w:r>
      <w:r>
        <w:rPr/>
        <w:t xml:space="preserve"> and year </w:t>
      </w:r>
      <w:r>
        <w:rPr>
          <w:i/>
          <w:iCs/>
        </w:rPr>
        <w:t>t+2</w:t>
      </w:r>
      <w:r>
        <w:rPr/>
        <w:t xml:space="preserve"> (Figure 4) suggests that there is a complex relationship between rice production and new ELC allocation. Rice production is the dominant agricultural crop in Cambodia and is the second most valuable commodity in terms of market value (Table S18). Yet only 1.7% of ELCs created during the study period were designated for rice production (Table S18), suggesting that rice production and price were not driving forces behind ELC allocation. The negative relationship between the producer price of cassava and new ELC allocation was strong (two-year time lag rate ratio = 0.982, Figure 4). Cassava is not a</w:t>
        <w:tab/>
        <w:t xml:space="preserve"> valuable crop, yet it was the third most designated crop for new ELCs during the study period (4.9% of new ELCs, Table S18). It is unclear what is driving the negative relationship between cassava and new ELCs after two years. </w:t>
      </w:r>
    </w:p>
    <w:p>
      <w:pPr>
        <w:pStyle w:val="Normal"/>
        <w:rPr>
          <w:b/>
          <w:b/>
          <w:bCs/>
          <w:i/>
          <w:i/>
          <w:iCs/>
        </w:rPr>
      </w:pPr>
      <w:r>
        <w:rPr>
          <w:b/>
          <w:bCs/>
          <w:i/>
          <w:iCs/>
        </w:rPr>
      </w:r>
    </w:p>
    <w:p>
      <w:pPr>
        <w:pStyle w:val="Normal"/>
        <w:rPr>
          <w:b/>
          <w:b/>
          <w:bCs/>
          <w:i/>
          <w:i/>
          <w:iCs/>
        </w:rPr>
      </w:pPr>
      <w:r>
        <w:rPr>
          <w:b/>
          <w:bCs/>
          <w:i/>
          <w:iCs/>
        </w:rPr>
      </w:r>
    </w:p>
    <w:p>
      <w:pPr>
        <w:pStyle w:val="Normal"/>
        <w:rPr>
          <w:b/>
          <w:b/>
          <w:bCs/>
          <w:i/>
          <w:i/>
          <w:iCs/>
        </w:rPr>
      </w:pPr>
      <w:r>
        <w:rPr>
          <w:b/>
          <w:bCs/>
          <w:i/>
          <w:iCs/>
        </w:rPr>
      </w:r>
    </w:p>
    <w:p>
      <w:pPr>
        <w:pStyle w:val="Normal"/>
        <w:rPr>
          <w:b/>
          <w:b/>
          <w:bCs/>
          <w:i/>
          <w:i/>
          <w:iCs/>
        </w:rPr>
      </w:pPr>
      <w:r>
        <w:rPr>
          <w:b/>
          <w:bCs/>
          <w:i/>
          <w:iCs/>
        </w:rPr>
      </w:r>
    </w:p>
    <w:p>
      <w:pPr>
        <w:pStyle w:val="Normal"/>
        <w:rPr>
          <w:b/>
          <w:b/>
          <w:bCs/>
          <w:i/>
          <w:i/>
          <w:iCs/>
        </w:rPr>
      </w:pPr>
      <w:r>
        <w:rPr>
          <w:b/>
          <w:bCs/>
          <w:i/>
          <w:iCs/>
        </w:rPr>
      </w:r>
    </w:p>
    <w:p>
      <w:pPr>
        <w:pStyle w:val="Normal"/>
        <w:rPr>
          <w:b/>
          <w:b/>
          <w:bCs/>
          <w:i/>
          <w:i/>
          <w:iCs/>
        </w:rPr>
      </w:pPr>
      <w:r>
        <w:rPr>
          <w:b/>
          <w:bCs/>
          <w:i/>
          <w:iCs/>
        </w:rPr>
      </w:r>
    </w:p>
    <w:p>
      <w:pPr>
        <w:pStyle w:val="Normal"/>
        <w:rPr>
          <w:b/>
          <w:b/>
          <w:bCs/>
          <w:i/>
          <w:i/>
          <w:iCs/>
        </w:rPr>
      </w:pPr>
      <w:r>
        <w:rPr>
          <w:b/>
          <w:bCs/>
          <w:i/>
          <w:iCs/>
        </w:rPr>
      </w:r>
    </w:p>
    <w:p>
      <w:pPr>
        <w:pStyle w:val="Normal"/>
        <w:rPr>
          <w:b/>
          <w:b/>
          <w:bCs/>
          <w:i/>
          <w:i/>
          <w:iCs/>
        </w:rPr>
      </w:pPr>
      <w:r>
        <w:rPr>
          <w:b/>
          <w:bCs/>
          <w:i/>
          <w:iCs/>
        </w:rPr>
      </w:r>
    </w:p>
    <w:p>
      <w:pPr>
        <w:pStyle w:val="Normal"/>
        <w:rPr>
          <w:b/>
          <w:b/>
          <w:bCs/>
          <w:i/>
          <w:i/>
          <w:iCs/>
        </w:rPr>
      </w:pPr>
      <w:r>
        <w:rPr>
          <w:b/>
          <w:bCs/>
          <w:i/>
          <w:iCs/>
        </w:rPr>
      </w:r>
    </w:p>
    <w:p>
      <w:pPr>
        <w:sectPr>
          <w:type w:val="nextPage"/>
          <w:pgSz w:w="11906" w:h="16838"/>
          <w:pgMar w:left="1440" w:right="1440" w:header="0" w:top="1440" w:footer="0" w:bottom="1440" w:gutter="0"/>
          <w:pgNumType w:fmt="decimal"/>
          <w:formProt w:val="false"/>
          <w:textDirection w:val="lrTb"/>
          <w:docGrid w:type="default" w:linePitch="360" w:charSpace="4096"/>
        </w:sectPr>
        <w:pStyle w:val="Normal"/>
        <w:rPr>
          <w:b/>
          <w:b/>
          <w:bCs/>
          <w:i/>
          <w:i/>
          <w:iCs/>
        </w:rPr>
      </w:pPr>
      <w:r>
        <w:rPr>
          <w:b/>
          <w:bCs/>
          <w:i/>
          <w:iCs/>
        </w:rPr>
      </w:r>
    </w:p>
    <w:p>
      <w:pPr>
        <w:pStyle w:val="Normal"/>
        <w:rPr>
          <w:b/>
          <w:b/>
          <w:bCs/>
          <w:sz w:val="20"/>
          <w:szCs w:val="20"/>
        </w:rPr>
      </w:pPr>
      <w:r>
        <w:rPr>
          <w:b/>
          <w:bCs/>
          <w:sz w:val="20"/>
          <w:szCs w:val="20"/>
        </w:rPr>
        <w:t>Table 3. Parameter coefficients, standard errors, and rate ratios from the</w:t>
      </w:r>
      <w:commentRangeStart w:id="26"/>
      <w:r>
        <w:rPr>
          <w:b/>
          <w:bCs/>
          <w:sz w:val="20"/>
          <w:szCs w:val="20"/>
        </w:rPr>
        <w:t xml:space="preserve"> top model(s) in</w:t>
      </w:r>
      <w:r>
        <w:rPr>
          <w:b/>
          <w:bCs/>
          <w:sz w:val="20"/>
          <w:szCs w:val="20"/>
        </w:rPr>
      </w:r>
      <w:commentRangeEnd w:id="26"/>
      <w:r>
        <w:commentReference w:id="26"/>
      </w:r>
      <w:r>
        <w:rPr>
          <w:b/>
          <w:bCs/>
          <w:sz w:val="20"/>
          <w:szCs w:val="20"/>
        </w:rPr>
        <w:t xml:space="preserve"> the macroeconomic analysis with rate of economic land concession allocation response. Missing values denote predictor variables that were not selected in the top model(s) for that lag period.</w:t>
      </w:r>
    </w:p>
    <w:tbl>
      <w:tblPr>
        <w:tblW w:w="13175" w:type="dxa"/>
        <w:jc w:val="left"/>
        <w:tblInd w:w="0" w:type="dxa"/>
        <w:tblCellMar>
          <w:top w:w="0" w:type="dxa"/>
          <w:left w:w="108" w:type="dxa"/>
          <w:bottom w:w="0" w:type="dxa"/>
          <w:right w:w="108" w:type="dxa"/>
        </w:tblCellMar>
        <w:tblLook w:val="04a0" w:noHBand="0" w:noVBand="1" w:firstColumn="1" w:lastRow="0" w:lastColumn="0" w:firstRow="1"/>
      </w:tblPr>
      <w:tblGrid>
        <w:gridCol w:w="2119"/>
        <w:gridCol w:w="1133"/>
        <w:gridCol w:w="992"/>
        <w:gridCol w:w="1135"/>
        <w:gridCol w:w="283"/>
        <w:gridCol w:w="1133"/>
        <w:gridCol w:w="994"/>
        <w:gridCol w:w="1134"/>
        <w:gridCol w:w="282"/>
        <w:gridCol w:w="1560"/>
        <w:gridCol w:w="1133"/>
        <w:gridCol w:w="1276"/>
      </w:tblGrid>
      <w:tr>
        <w:trPr>
          <w:trHeight w:val="288" w:hRule="atLeast"/>
        </w:trPr>
        <w:tc>
          <w:tcPr>
            <w:tcW w:w="2119" w:type="dxa"/>
            <w:tcBorders>
              <w:top w:val="single" w:sz="12" w:space="0" w:color="000000"/>
            </w:tcBorders>
            <w:shd w:color="auto" w:fill="auto" w:val="clear"/>
          </w:tcPr>
          <w:p>
            <w:pPr>
              <w:pStyle w:val="Normal"/>
              <w:spacing w:lineRule="auto" w:line="240" w:before="0" w:after="0"/>
              <w:rPr>
                <w:rFonts w:ascii="Times New Roman" w:hAnsi="Times New Roman" w:eastAsia="Times New Roman" w:cs="Times New Roman"/>
                <w:sz w:val="20"/>
                <w:szCs w:val="20"/>
                <w:lang w:eastAsia="en-GB"/>
              </w:rPr>
            </w:pPr>
            <w:r>
              <w:rPr>
                <w:rFonts w:eastAsia="Times New Roman" w:cs="Times New Roman" w:ascii="Times New Roman" w:hAnsi="Times New Roman"/>
                <w:sz w:val="20"/>
                <w:szCs w:val="20"/>
                <w:lang w:eastAsia="en-GB"/>
              </w:rPr>
            </w:r>
          </w:p>
        </w:tc>
        <w:tc>
          <w:tcPr>
            <w:tcW w:w="3260" w:type="dxa"/>
            <w:gridSpan w:val="3"/>
            <w:tcBorders>
              <w:top w:val="single" w:sz="12" w:space="0" w:color="000000"/>
            </w:tcBorders>
            <w:shd w:color="auto" w:fill="auto" w:val="clear"/>
          </w:tcPr>
          <w:p>
            <w:pPr>
              <w:pStyle w:val="Normal"/>
              <w:spacing w:lineRule="auto" w:line="240" w:before="0" w:after="0"/>
              <w:jc w:val="center"/>
              <w:rPr>
                <w:rFonts w:ascii="Calibri" w:hAnsi="Calibri" w:eastAsia="Times New Roman" w:cs="Calibri"/>
                <w:b/>
                <w:b/>
                <w:bCs/>
                <w:i/>
                <w:i/>
                <w:iCs/>
                <w:color w:val="000000"/>
                <w:sz w:val="20"/>
                <w:szCs w:val="20"/>
                <w:lang w:eastAsia="en-GB"/>
              </w:rPr>
            </w:pPr>
            <w:r>
              <w:rPr>
                <w:rFonts w:eastAsia="Times New Roman" w:cs="Calibri"/>
                <w:b/>
                <w:bCs/>
                <w:i/>
                <w:iCs/>
                <w:color w:val="000000"/>
                <w:sz w:val="20"/>
                <w:szCs w:val="20"/>
                <w:lang w:eastAsia="en-GB"/>
              </w:rPr>
              <w:t>No time lag</w:t>
            </w:r>
          </w:p>
        </w:tc>
        <w:tc>
          <w:tcPr>
            <w:tcW w:w="283" w:type="dxa"/>
            <w:tcBorders>
              <w:top w:val="single" w:sz="12" w:space="0" w:color="000000"/>
            </w:tcBorders>
          </w:tcPr>
          <w:p>
            <w:pPr>
              <w:pStyle w:val="Normal"/>
              <w:spacing w:lineRule="auto" w:line="240" w:before="0" w:after="0"/>
              <w:rPr>
                <w:rFonts w:ascii="Calibri" w:hAnsi="Calibri" w:eastAsia="Times New Roman" w:cs="Calibri"/>
                <w:b/>
                <w:b/>
                <w:bCs/>
                <w:i/>
                <w:i/>
                <w:iCs/>
                <w:color w:val="000000"/>
                <w:sz w:val="20"/>
                <w:szCs w:val="20"/>
                <w:lang w:eastAsia="en-GB"/>
              </w:rPr>
            </w:pPr>
            <w:r>
              <w:rPr>
                <w:rFonts w:eastAsia="Times New Roman" w:cs="Calibri"/>
                <w:b/>
                <w:bCs/>
                <w:i/>
                <w:iCs/>
                <w:color w:val="000000"/>
                <w:sz w:val="20"/>
                <w:szCs w:val="20"/>
                <w:lang w:eastAsia="en-GB"/>
              </w:rPr>
            </w:r>
          </w:p>
        </w:tc>
        <w:tc>
          <w:tcPr>
            <w:tcW w:w="3261" w:type="dxa"/>
            <w:gridSpan w:val="3"/>
            <w:tcBorders>
              <w:top w:val="single" w:sz="12" w:space="0" w:color="000000"/>
            </w:tcBorders>
            <w:shd w:color="auto" w:fill="auto" w:val="clear"/>
          </w:tcPr>
          <w:p>
            <w:pPr>
              <w:pStyle w:val="Normal"/>
              <w:spacing w:lineRule="auto" w:line="240" w:before="0" w:after="0"/>
              <w:jc w:val="center"/>
              <w:rPr>
                <w:rFonts w:ascii="Calibri" w:hAnsi="Calibri" w:eastAsia="Times New Roman" w:cs="Calibri"/>
                <w:b/>
                <w:b/>
                <w:bCs/>
                <w:i/>
                <w:i/>
                <w:iCs/>
                <w:color w:val="000000"/>
                <w:sz w:val="20"/>
                <w:szCs w:val="20"/>
                <w:lang w:eastAsia="en-GB"/>
              </w:rPr>
            </w:pPr>
            <w:r>
              <w:rPr>
                <w:rFonts w:eastAsia="Times New Roman" w:cs="Calibri"/>
                <w:b/>
                <w:bCs/>
                <w:i/>
                <w:iCs/>
                <w:color w:val="000000"/>
                <w:sz w:val="20"/>
                <w:szCs w:val="20"/>
                <w:lang w:eastAsia="en-GB"/>
              </w:rPr>
              <w:t>1 year time lag</w:t>
            </w:r>
          </w:p>
        </w:tc>
        <w:tc>
          <w:tcPr>
            <w:tcW w:w="282" w:type="dxa"/>
            <w:tcBorders>
              <w:top w:val="single" w:sz="12" w:space="0" w:color="000000"/>
            </w:tcBorders>
          </w:tcPr>
          <w:p>
            <w:pPr>
              <w:pStyle w:val="Normal"/>
              <w:spacing w:lineRule="auto" w:line="240" w:before="0" w:after="0"/>
              <w:rPr>
                <w:rFonts w:ascii="Calibri" w:hAnsi="Calibri" w:eastAsia="Times New Roman" w:cs="Calibri"/>
                <w:b/>
                <w:b/>
                <w:bCs/>
                <w:i/>
                <w:i/>
                <w:iCs/>
                <w:color w:val="000000"/>
                <w:sz w:val="20"/>
                <w:szCs w:val="20"/>
                <w:lang w:eastAsia="en-GB"/>
              </w:rPr>
            </w:pPr>
            <w:r>
              <w:rPr>
                <w:rFonts w:eastAsia="Times New Roman" w:cs="Calibri"/>
                <w:b/>
                <w:bCs/>
                <w:i/>
                <w:iCs/>
                <w:color w:val="000000"/>
                <w:sz w:val="20"/>
                <w:szCs w:val="20"/>
                <w:lang w:eastAsia="en-GB"/>
              </w:rPr>
            </w:r>
          </w:p>
        </w:tc>
        <w:tc>
          <w:tcPr>
            <w:tcW w:w="3969" w:type="dxa"/>
            <w:gridSpan w:val="3"/>
            <w:tcBorders>
              <w:top w:val="single" w:sz="12" w:space="0" w:color="000000"/>
            </w:tcBorders>
            <w:shd w:color="auto" w:fill="auto" w:val="clear"/>
          </w:tcPr>
          <w:p>
            <w:pPr>
              <w:pStyle w:val="Normal"/>
              <w:spacing w:lineRule="auto" w:line="240" w:before="0" w:after="0"/>
              <w:jc w:val="center"/>
              <w:rPr>
                <w:rFonts w:ascii="Calibri" w:hAnsi="Calibri" w:eastAsia="Times New Roman" w:cs="Calibri"/>
                <w:b/>
                <w:b/>
                <w:bCs/>
                <w:i/>
                <w:i/>
                <w:iCs/>
                <w:color w:val="000000"/>
                <w:sz w:val="20"/>
                <w:szCs w:val="20"/>
                <w:lang w:eastAsia="en-GB"/>
              </w:rPr>
            </w:pPr>
            <w:r>
              <w:rPr>
                <w:rFonts w:eastAsia="Times New Roman" w:cs="Calibri"/>
                <w:b/>
                <w:bCs/>
                <w:i/>
                <w:iCs/>
                <w:color w:val="000000"/>
                <w:sz w:val="20"/>
                <w:szCs w:val="20"/>
                <w:lang w:eastAsia="en-GB"/>
              </w:rPr>
              <w:t>2 year time lag</w:t>
            </w:r>
          </w:p>
        </w:tc>
      </w:tr>
      <w:tr>
        <w:trPr>
          <w:trHeight w:val="288" w:hRule="atLeast"/>
        </w:trPr>
        <w:tc>
          <w:tcPr>
            <w:tcW w:w="2119" w:type="dxa"/>
            <w:tcBorders>
              <w:bottom w:val="single" w:sz="12" w:space="0" w:color="000000"/>
            </w:tcBorders>
            <w:shd w:color="auto" w:fill="auto" w:val="clear"/>
          </w:tcPr>
          <w:p>
            <w:pPr>
              <w:pStyle w:val="Normal"/>
              <w:spacing w:lineRule="auto" w:line="240" w:before="0" w:after="0"/>
              <w:rPr>
                <w:rFonts w:ascii="Calibri" w:hAnsi="Calibri" w:eastAsia="Times New Roman" w:cs="Calibri"/>
                <w:b/>
                <w:b/>
                <w:bCs/>
                <w:color w:val="000000"/>
                <w:sz w:val="20"/>
                <w:szCs w:val="20"/>
                <w:lang w:eastAsia="en-GB"/>
              </w:rPr>
            </w:pPr>
            <w:r>
              <w:rPr>
                <w:rFonts w:eastAsia="Times New Roman" w:cs="Calibri"/>
                <w:b/>
                <w:bCs/>
                <w:color w:val="000000"/>
                <w:sz w:val="20"/>
                <w:szCs w:val="20"/>
                <w:lang w:eastAsia="en-GB"/>
              </w:rPr>
              <w:t>Variable</w:t>
            </w:r>
          </w:p>
        </w:tc>
        <w:tc>
          <w:tcPr>
            <w:tcW w:w="1133" w:type="dxa"/>
            <w:tcBorders>
              <w:top w:val="single" w:sz="6" w:space="0" w:color="000000"/>
              <w:bottom w:val="single" w:sz="12" w:space="0" w:color="000000"/>
            </w:tcBorders>
            <w:shd w:color="auto" w:fill="auto" w:val="clear"/>
          </w:tcPr>
          <w:p>
            <w:pPr>
              <w:pStyle w:val="Normal"/>
              <w:spacing w:lineRule="auto" w:line="240" w:before="0" w:after="0"/>
              <w:rPr>
                <w:rFonts w:ascii="Calibri" w:hAnsi="Calibri" w:eastAsia="Times New Roman" w:cs="Calibri"/>
                <w:b/>
                <w:b/>
                <w:bCs/>
                <w:color w:val="000000"/>
                <w:sz w:val="20"/>
                <w:szCs w:val="20"/>
                <w:lang w:eastAsia="en-GB"/>
              </w:rPr>
            </w:pPr>
            <w:r>
              <w:rPr>
                <w:rFonts w:eastAsia="Times New Roman" w:cs="Calibri"/>
                <w:b/>
                <w:bCs/>
                <w:color w:val="000000"/>
                <w:sz w:val="20"/>
                <w:szCs w:val="20"/>
                <w:lang w:eastAsia="en-GB"/>
              </w:rPr>
              <w:t>Coefficient</w:t>
            </w:r>
          </w:p>
        </w:tc>
        <w:tc>
          <w:tcPr>
            <w:tcW w:w="992" w:type="dxa"/>
            <w:tcBorders>
              <w:top w:val="single" w:sz="6" w:space="0" w:color="000000"/>
              <w:bottom w:val="single" w:sz="12" w:space="0" w:color="000000"/>
            </w:tcBorders>
            <w:shd w:color="auto" w:fill="auto" w:val="clear"/>
          </w:tcPr>
          <w:p>
            <w:pPr>
              <w:pStyle w:val="Normal"/>
              <w:spacing w:lineRule="auto" w:line="240" w:before="0" w:after="0"/>
              <w:jc w:val="center"/>
              <w:rPr>
                <w:rFonts w:ascii="Calibri" w:hAnsi="Calibri" w:eastAsia="Times New Roman" w:cs="Calibri"/>
                <w:b/>
                <w:b/>
                <w:bCs/>
                <w:color w:val="000000"/>
                <w:sz w:val="20"/>
                <w:szCs w:val="20"/>
                <w:lang w:eastAsia="en-GB"/>
              </w:rPr>
            </w:pPr>
            <w:r>
              <w:rPr>
                <w:rFonts w:eastAsia="Times New Roman" w:cs="Calibri"/>
                <w:b/>
                <w:bCs/>
                <w:color w:val="000000"/>
                <w:sz w:val="20"/>
                <w:szCs w:val="20"/>
                <w:lang w:eastAsia="en-GB"/>
              </w:rPr>
              <w:t>SE</w:t>
            </w:r>
          </w:p>
        </w:tc>
        <w:tc>
          <w:tcPr>
            <w:tcW w:w="1135" w:type="dxa"/>
            <w:tcBorders>
              <w:top w:val="single" w:sz="6" w:space="0" w:color="000000"/>
              <w:bottom w:val="single" w:sz="12" w:space="0" w:color="000000"/>
            </w:tcBorders>
          </w:tcPr>
          <w:p>
            <w:pPr>
              <w:pStyle w:val="Normal"/>
              <w:spacing w:lineRule="auto" w:line="240" w:before="0" w:after="0"/>
              <w:rPr>
                <w:rFonts w:ascii="Calibri" w:hAnsi="Calibri" w:eastAsia="Times New Roman" w:cs="Calibri"/>
                <w:b/>
                <w:b/>
                <w:bCs/>
                <w:color w:val="000000"/>
                <w:sz w:val="20"/>
                <w:szCs w:val="20"/>
                <w:lang w:eastAsia="en-GB"/>
              </w:rPr>
            </w:pPr>
            <w:r>
              <w:rPr>
                <w:rFonts w:eastAsia="Times New Roman" w:cs="Calibri"/>
                <w:b/>
                <w:bCs/>
                <w:color w:val="000000"/>
                <w:sz w:val="20"/>
                <w:szCs w:val="20"/>
                <w:lang w:eastAsia="en-GB"/>
              </w:rPr>
              <w:t>Rate ratio</w:t>
            </w:r>
            <w:r>
              <w:rPr>
                <w:rFonts w:eastAsia="Times New Roman" w:cs="Calibri"/>
                <w:b/>
                <w:bCs/>
                <w:color w:val="000000"/>
                <w:sz w:val="20"/>
                <w:szCs w:val="20"/>
                <w:vertAlign w:val="superscript"/>
                <w:lang w:eastAsia="en-GB"/>
              </w:rPr>
              <w:t>a</w:t>
            </w:r>
          </w:p>
        </w:tc>
        <w:tc>
          <w:tcPr>
            <w:tcW w:w="283" w:type="dxa"/>
            <w:tcBorders>
              <w:bottom w:val="single" w:sz="12" w:space="0" w:color="000000"/>
            </w:tcBorders>
          </w:tcPr>
          <w:p>
            <w:pPr>
              <w:pStyle w:val="Normal"/>
              <w:spacing w:lineRule="auto" w:line="240" w:before="0" w:after="0"/>
              <w:rPr>
                <w:rFonts w:ascii="Calibri" w:hAnsi="Calibri" w:eastAsia="Times New Roman" w:cs="Calibri"/>
                <w:b/>
                <w:b/>
                <w:bCs/>
                <w:color w:val="000000"/>
                <w:sz w:val="20"/>
                <w:szCs w:val="20"/>
                <w:lang w:eastAsia="en-GB"/>
              </w:rPr>
            </w:pPr>
            <w:r>
              <w:rPr>
                <w:rFonts w:eastAsia="Times New Roman" w:cs="Calibri"/>
                <w:b/>
                <w:bCs/>
                <w:color w:val="000000"/>
                <w:sz w:val="20"/>
                <w:szCs w:val="20"/>
                <w:lang w:eastAsia="en-GB"/>
              </w:rPr>
            </w:r>
          </w:p>
        </w:tc>
        <w:tc>
          <w:tcPr>
            <w:tcW w:w="1133" w:type="dxa"/>
            <w:tcBorders>
              <w:top w:val="single" w:sz="6" w:space="0" w:color="000000"/>
              <w:bottom w:val="single" w:sz="12" w:space="0" w:color="000000"/>
            </w:tcBorders>
            <w:shd w:color="auto" w:fill="auto" w:val="clear"/>
          </w:tcPr>
          <w:p>
            <w:pPr>
              <w:pStyle w:val="Normal"/>
              <w:spacing w:lineRule="auto" w:line="240" w:before="0" w:after="0"/>
              <w:rPr>
                <w:rFonts w:ascii="Calibri" w:hAnsi="Calibri" w:eastAsia="Times New Roman" w:cs="Calibri"/>
                <w:b/>
                <w:b/>
                <w:bCs/>
                <w:color w:val="000000"/>
                <w:sz w:val="20"/>
                <w:szCs w:val="20"/>
                <w:lang w:eastAsia="en-GB"/>
              </w:rPr>
            </w:pPr>
            <w:r>
              <w:rPr>
                <w:rFonts w:eastAsia="Times New Roman" w:cs="Calibri"/>
                <w:b/>
                <w:bCs/>
                <w:color w:val="000000"/>
                <w:sz w:val="20"/>
                <w:szCs w:val="20"/>
                <w:lang w:eastAsia="en-GB"/>
              </w:rPr>
              <w:t>Coefficient</w:t>
            </w:r>
          </w:p>
        </w:tc>
        <w:tc>
          <w:tcPr>
            <w:tcW w:w="994" w:type="dxa"/>
            <w:tcBorders>
              <w:top w:val="single" w:sz="6" w:space="0" w:color="000000"/>
              <w:bottom w:val="single" w:sz="12" w:space="0" w:color="000000"/>
            </w:tcBorders>
            <w:shd w:color="auto" w:fill="auto" w:val="clear"/>
          </w:tcPr>
          <w:p>
            <w:pPr>
              <w:pStyle w:val="Normal"/>
              <w:spacing w:lineRule="auto" w:line="240" w:before="0" w:after="0"/>
              <w:jc w:val="center"/>
              <w:rPr>
                <w:rFonts w:ascii="Calibri" w:hAnsi="Calibri" w:eastAsia="Times New Roman" w:cs="Calibri"/>
                <w:b/>
                <w:b/>
                <w:bCs/>
                <w:color w:val="000000"/>
                <w:sz w:val="20"/>
                <w:szCs w:val="20"/>
                <w:lang w:eastAsia="en-GB"/>
              </w:rPr>
            </w:pPr>
            <w:r>
              <w:rPr>
                <w:rFonts w:eastAsia="Times New Roman" w:cs="Calibri"/>
                <w:b/>
                <w:bCs/>
                <w:color w:val="000000"/>
                <w:sz w:val="20"/>
                <w:szCs w:val="20"/>
                <w:lang w:eastAsia="en-GB"/>
              </w:rPr>
              <w:t>SE</w:t>
            </w:r>
          </w:p>
        </w:tc>
        <w:tc>
          <w:tcPr>
            <w:tcW w:w="1134" w:type="dxa"/>
            <w:tcBorders>
              <w:top w:val="single" w:sz="6" w:space="0" w:color="000000"/>
              <w:bottom w:val="single" w:sz="12" w:space="0" w:color="000000"/>
            </w:tcBorders>
          </w:tcPr>
          <w:p>
            <w:pPr>
              <w:pStyle w:val="Normal"/>
              <w:spacing w:lineRule="auto" w:line="240" w:before="0" w:after="0"/>
              <w:rPr>
                <w:rFonts w:ascii="Calibri" w:hAnsi="Calibri" w:eastAsia="Times New Roman" w:cs="Calibri"/>
                <w:b/>
                <w:b/>
                <w:bCs/>
                <w:color w:val="000000"/>
                <w:sz w:val="20"/>
                <w:szCs w:val="20"/>
                <w:lang w:eastAsia="en-GB"/>
              </w:rPr>
            </w:pPr>
            <w:r>
              <w:rPr>
                <w:rFonts w:eastAsia="Times New Roman" w:cs="Calibri"/>
                <w:b/>
                <w:bCs/>
                <w:color w:val="000000"/>
                <w:sz w:val="20"/>
                <w:szCs w:val="20"/>
                <w:lang w:eastAsia="en-GB"/>
              </w:rPr>
              <w:t>Rate ratio</w:t>
            </w:r>
            <w:r>
              <w:rPr>
                <w:rFonts w:eastAsia="Times New Roman" w:cs="Calibri"/>
                <w:b/>
                <w:bCs/>
                <w:color w:val="000000"/>
                <w:sz w:val="20"/>
                <w:szCs w:val="20"/>
                <w:vertAlign w:val="superscript"/>
                <w:lang w:eastAsia="en-GB"/>
              </w:rPr>
              <w:t>a</w:t>
            </w:r>
          </w:p>
        </w:tc>
        <w:tc>
          <w:tcPr>
            <w:tcW w:w="282" w:type="dxa"/>
            <w:tcBorders>
              <w:bottom w:val="single" w:sz="12" w:space="0" w:color="000000"/>
            </w:tcBorders>
          </w:tcPr>
          <w:p>
            <w:pPr>
              <w:pStyle w:val="Normal"/>
              <w:spacing w:lineRule="auto" w:line="240" w:before="0" w:after="0"/>
              <w:rPr>
                <w:rFonts w:ascii="Calibri" w:hAnsi="Calibri" w:eastAsia="Times New Roman" w:cs="Calibri"/>
                <w:b/>
                <w:b/>
                <w:bCs/>
                <w:color w:val="000000"/>
                <w:sz w:val="20"/>
                <w:szCs w:val="20"/>
                <w:lang w:eastAsia="en-GB"/>
              </w:rPr>
            </w:pPr>
            <w:r>
              <w:rPr>
                <w:rFonts w:eastAsia="Times New Roman" w:cs="Calibri"/>
                <w:b/>
                <w:bCs/>
                <w:color w:val="000000"/>
                <w:sz w:val="20"/>
                <w:szCs w:val="20"/>
                <w:lang w:eastAsia="en-GB"/>
              </w:rPr>
            </w:r>
          </w:p>
        </w:tc>
        <w:tc>
          <w:tcPr>
            <w:tcW w:w="1560" w:type="dxa"/>
            <w:tcBorders>
              <w:top w:val="single" w:sz="6" w:space="0" w:color="000000"/>
              <w:bottom w:val="single" w:sz="12" w:space="0" w:color="000000"/>
            </w:tcBorders>
            <w:shd w:color="auto" w:fill="auto" w:val="clear"/>
          </w:tcPr>
          <w:p>
            <w:pPr>
              <w:pStyle w:val="Normal"/>
              <w:spacing w:lineRule="auto" w:line="240" w:before="0" w:after="0"/>
              <w:rPr>
                <w:rFonts w:ascii="Calibri" w:hAnsi="Calibri" w:eastAsia="Times New Roman" w:cs="Calibri"/>
                <w:b/>
                <w:b/>
                <w:bCs/>
                <w:color w:val="000000"/>
                <w:sz w:val="20"/>
                <w:szCs w:val="20"/>
                <w:lang w:eastAsia="en-GB"/>
              </w:rPr>
            </w:pPr>
            <w:r>
              <w:rPr>
                <w:rFonts w:eastAsia="Times New Roman" w:cs="Calibri"/>
                <w:b/>
                <w:bCs/>
                <w:color w:val="000000"/>
                <w:sz w:val="20"/>
                <w:szCs w:val="20"/>
                <w:lang w:eastAsia="en-GB"/>
              </w:rPr>
              <w:t>Coefficient</w:t>
            </w:r>
          </w:p>
        </w:tc>
        <w:tc>
          <w:tcPr>
            <w:tcW w:w="1133" w:type="dxa"/>
            <w:tcBorders>
              <w:top w:val="single" w:sz="6" w:space="0" w:color="000000"/>
              <w:bottom w:val="single" w:sz="12" w:space="0" w:color="000000"/>
            </w:tcBorders>
            <w:shd w:color="auto" w:fill="auto" w:val="clear"/>
          </w:tcPr>
          <w:p>
            <w:pPr>
              <w:pStyle w:val="Normal"/>
              <w:spacing w:lineRule="auto" w:line="240" w:before="0" w:after="0"/>
              <w:rPr>
                <w:rFonts w:ascii="Calibri" w:hAnsi="Calibri" w:eastAsia="Times New Roman" w:cs="Calibri"/>
                <w:b/>
                <w:b/>
                <w:bCs/>
                <w:color w:val="000000"/>
                <w:sz w:val="20"/>
                <w:szCs w:val="20"/>
                <w:lang w:eastAsia="en-GB"/>
              </w:rPr>
            </w:pPr>
            <w:r>
              <w:rPr>
                <w:rFonts w:eastAsia="Times New Roman" w:cs="Calibri"/>
                <w:b/>
                <w:bCs/>
                <w:color w:val="000000"/>
                <w:sz w:val="20"/>
                <w:szCs w:val="20"/>
                <w:lang w:eastAsia="en-GB"/>
              </w:rPr>
              <w:t>SE</w:t>
            </w:r>
          </w:p>
        </w:tc>
        <w:tc>
          <w:tcPr>
            <w:tcW w:w="1276" w:type="dxa"/>
            <w:tcBorders>
              <w:top w:val="single" w:sz="6" w:space="0" w:color="000000"/>
              <w:bottom w:val="single" w:sz="12" w:space="0" w:color="000000"/>
            </w:tcBorders>
          </w:tcPr>
          <w:p>
            <w:pPr>
              <w:pStyle w:val="Normal"/>
              <w:spacing w:lineRule="auto" w:line="240" w:before="0" w:after="0"/>
              <w:rPr>
                <w:rFonts w:ascii="Calibri" w:hAnsi="Calibri" w:eastAsia="Times New Roman" w:cs="Calibri"/>
                <w:b/>
                <w:b/>
                <w:bCs/>
                <w:color w:val="000000"/>
                <w:sz w:val="20"/>
                <w:szCs w:val="20"/>
                <w:lang w:eastAsia="en-GB"/>
              </w:rPr>
            </w:pPr>
            <w:r>
              <w:rPr>
                <w:rFonts w:eastAsia="Times New Roman" w:cs="Calibri"/>
                <w:b/>
                <w:bCs/>
                <w:color w:val="000000"/>
                <w:sz w:val="20"/>
                <w:szCs w:val="20"/>
                <w:lang w:eastAsia="en-GB"/>
              </w:rPr>
              <w:t>Rate ratio</w:t>
            </w:r>
            <w:r>
              <w:rPr>
                <w:rFonts w:eastAsia="Times New Roman" w:cs="Calibri"/>
                <w:b/>
                <w:bCs/>
                <w:color w:val="000000"/>
                <w:sz w:val="20"/>
                <w:szCs w:val="20"/>
                <w:vertAlign w:val="superscript"/>
                <w:lang w:eastAsia="en-GB"/>
              </w:rPr>
              <w:t>a</w:t>
            </w:r>
          </w:p>
        </w:tc>
      </w:tr>
      <w:tr>
        <w:trPr>
          <w:trHeight w:val="288" w:hRule="atLeast"/>
        </w:trPr>
        <w:tc>
          <w:tcPr>
            <w:tcW w:w="2119" w:type="dxa"/>
            <w:tcBorders>
              <w:top w:val="single" w:sz="12" w:space="0" w:color="000000"/>
            </w:tcBorders>
            <w:shd w:color="auto" w:fill="auto" w:val="clear"/>
          </w:tcPr>
          <w:p>
            <w:pPr>
              <w:pStyle w:val="Normal"/>
              <w:spacing w:lineRule="auto" w:line="240" w:before="0" w:after="0"/>
              <w:rPr>
                <w:rFonts w:ascii="Calibri" w:hAnsi="Calibri" w:eastAsia="Times New Roman" w:cs="Calibri"/>
                <w:b/>
                <w:b/>
                <w:bCs/>
                <w:i/>
                <w:i/>
                <w:iCs/>
                <w:color w:val="000000"/>
                <w:sz w:val="20"/>
                <w:szCs w:val="20"/>
                <w:lang w:eastAsia="en-GB"/>
              </w:rPr>
            </w:pPr>
            <w:r>
              <w:rPr>
                <w:rFonts w:eastAsia="Times New Roman" w:cs="Calibri"/>
                <w:b/>
                <w:bCs/>
                <w:i/>
                <w:iCs/>
                <w:color w:val="000000"/>
                <w:sz w:val="20"/>
                <w:szCs w:val="20"/>
                <w:lang w:eastAsia="en-GB"/>
              </w:rPr>
              <w:t xml:space="preserve">Macroeconomic </w:t>
            </w:r>
          </w:p>
        </w:tc>
        <w:tc>
          <w:tcPr>
            <w:tcW w:w="1133" w:type="dxa"/>
            <w:tcBorders>
              <w:top w:val="single" w:sz="12" w:space="0" w:color="000000"/>
            </w:tcBorders>
            <w:shd w:color="auto" w:fill="auto" w:val="clear"/>
          </w:tcPr>
          <w:p>
            <w:pPr>
              <w:pStyle w:val="Normal"/>
              <w:spacing w:lineRule="auto" w:line="240" w:before="0" w:after="0"/>
              <w:rPr>
                <w:rFonts w:ascii="Calibri" w:hAnsi="Calibri" w:eastAsia="Times New Roman" w:cs="Calibri"/>
                <w:b/>
                <w:b/>
                <w:bCs/>
                <w:i/>
                <w:i/>
                <w:iCs/>
                <w:color w:val="000000"/>
                <w:sz w:val="20"/>
                <w:szCs w:val="20"/>
                <w:lang w:eastAsia="en-GB"/>
              </w:rPr>
            </w:pPr>
            <w:r>
              <w:rPr>
                <w:rFonts w:eastAsia="Times New Roman" w:cs="Calibri"/>
                <w:b/>
                <w:bCs/>
                <w:i/>
                <w:iCs/>
                <w:color w:val="000000"/>
                <w:sz w:val="20"/>
                <w:szCs w:val="20"/>
                <w:lang w:eastAsia="en-GB"/>
              </w:rPr>
            </w:r>
          </w:p>
        </w:tc>
        <w:tc>
          <w:tcPr>
            <w:tcW w:w="992" w:type="dxa"/>
            <w:tcBorders>
              <w:top w:val="single" w:sz="12" w:space="0" w:color="000000"/>
            </w:tcBorders>
            <w:shd w:color="auto" w:fill="auto" w:val="clear"/>
          </w:tcPr>
          <w:p>
            <w:pPr>
              <w:pStyle w:val="Normal"/>
              <w:spacing w:lineRule="auto" w:line="240" w:before="0" w:after="0"/>
              <w:rPr>
                <w:rFonts w:ascii="Times New Roman" w:hAnsi="Times New Roman" w:eastAsia="Times New Roman" w:cs="Times New Roman"/>
                <w:sz w:val="20"/>
                <w:szCs w:val="20"/>
                <w:lang w:eastAsia="en-GB"/>
              </w:rPr>
            </w:pPr>
            <w:r>
              <w:rPr>
                <w:rFonts w:eastAsia="Times New Roman" w:cs="Times New Roman" w:ascii="Times New Roman" w:hAnsi="Times New Roman"/>
                <w:sz w:val="20"/>
                <w:szCs w:val="20"/>
                <w:lang w:eastAsia="en-GB"/>
              </w:rPr>
            </w:r>
          </w:p>
        </w:tc>
        <w:tc>
          <w:tcPr>
            <w:tcW w:w="1135" w:type="dxa"/>
            <w:tcBorders>
              <w:top w:val="single" w:sz="12" w:space="0" w:color="000000"/>
            </w:tcBorders>
          </w:tcPr>
          <w:p>
            <w:pPr>
              <w:pStyle w:val="Normal"/>
              <w:spacing w:lineRule="auto" w:line="240" w:before="0" w:after="0"/>
              <w:rPr>
                <w:rFonts w:ascii="Times New Roman" w:hAnsi="Times New Roman" w:eastAsia="Times New Roman" w:cs="Times New Roman"/>
                <w:sz w:val="20"/>
                <w:szCs w:val="20"/>
                <w:lang w:eastAsia="en-GB"/>
              </w:rPr>
            </w:pPr>
            <w:r>
              <w:rPr>
                <w:rFonts w:eastAsia="Times New Roman" w:cs="Times New Roman" w:ascii="Times New Roman" w:hAnsi="Times New Roman"/>
                <w:sz w:val="20"/>
                <w:szCs w:val="20"/>
                <w:lang w:eastAsia="en-GB"/>
              </w:rPr>
            </w:r>
          </w:p>
        </w:tc>
        <w:tc>
          <w:tcPr>
            <w:tcW w:w="283" w:type="dxa"/>
            <w:tcBorders>
              <w:top w:val="single" w:sz="12" w:space="0" w:color="000000"/>
            </w:tcBorders>
          </w:tcPr>
          <w:p>
            <w:pPr>
              <w:pStyle w:val="Normal"/>
              <w:spacing w:lineRule="auto" w:line="240" w:before="0" w:after="0"/>
              <w:rPr>
                <w:rFonts w:ascii="Times New Roman" w:hAnsi="Times New Roman" w:eastAsia="Times New Roman" w:cs="Times New Roman"/>
                <w:sz w:val="20"/>
                <w:szCs w:val="20"/>
                <w:lang w:eastAsia="en-GB"/>
              </w:rPr>
            </w:pPr>
            <w:r>
              <w:rPr>
                <w:rFonts w:eastAsia="Times New Roman" w:cs="Times New Roman" w:ascii="Times New Roman" w:hAnsi="Times New Roman"/>
                <w:sz w:val="20"/>
                <w:szCs w:val="20"/>
                <w:lang w:eastAsia="en-GB"/>
              </w:rPr>
            </w:r>
          </w:p>
        </w:tc>
        <w:tc>
          <w:tcPr>
            <w:tcW w:w="1133" w:type="dxa"/>
            <w:tcBorders>
              <w:top w:val="single" w:sz="12" w:space="0" w:color="000000"/>
            </w:tcBorders>
            <w:shd w:color="auto" w:fill="auto" w:val="clear"/>
          </w:tcPr>
          <w:p>
            <w:pPr>
              <w:pStyle w:val="Normal"/>
              <w:spacing w:lineRule="auto" w:line="240" w:before="0" w:after="0"/>
              <w:rPr>
                <w:rFonts w:ascii="Times New Roman" w:hAnsi="Times New Roman" w:eastAsia="Times New Roman" w:cs="Times New Roman"/>
                <w:sz w:val="20"/>
                <w:szCs w:val="20"/>
                <w:lang w:eastAsia="en-GB"/>
              </w:rPr>
            </w:pPr>
            <w:r>
              <w:rPr>
                <w:rFonts w:eastAsia="Times New Roman" w:cs="Times New Roman" w:ascii="Times New Roman" w:hAnsi="Times New Roman"/>
                <w:sz w:val="20"/>
                <w:szCs w:val="20"/>
                <w:lang w:eastAsia="en-GB"/>
              </w:rPr>
            </w:r>
          </w:p>
        </w:tc>
        <w:tc>
          <w:tcPr>
            <w:tcW w:w="994" w:type="dxa"/>
            <w:tcBorders>
              <w:top w:val="single" w:sz="12" w:space="0" w:color="000000"/>
            </w:tcBorders>
            <w:shd w:color="auto" w:fill="auto" w:val="clear"/>
          </w:tcPr>
          <w:p>
            <w:pPr>
              <w:pStyle w:val="Normal"/>
              <w:spacing w:lineRule="auto" w:line="240" w:before="0" w:after="0"/>
              <w:rPr>
                <w:rFonts w:ascii="Times New Roman" w:hAnsi="Times New Roman" w:eastAsia="Times New Roman" w:cs="Times New Roman"/>
                <w:sz w:val="20"/>
                <w:szCs w:val="20"/>
                <w:lang w:eastAsia="en-GB"/>
              </w:rPr>
            </w:pPr>
            <w:r>
              <w:rPr>
                <w:rFonts w:eastAsia="Times New Roman" w:cs="Times New Roman" w:ascii="Times New Roman" w:hAnsi="Times New Roman"/>
                <w:sz w:val="20"/>
                <w:szCs w:val="20"/>
                <w:lang w:eastAsia="en-GB"/>
              </w:rPr>
            </w:r>
          </w:p>
        </w:tc>
        <w:tc>
          <w:tcPr>
            <w:tcW w:w="1134" w:type="dxa"/>
            <w:tcBorders>
              <w:top w:val="single" w:sz="12" w:space="0" w:color="000000"/>
            </w:tcBorders>
          </w:tcPr>
          <w:p>
            <w:pPr>
              <w:pStyle w:val="Normal"/>
              <w:spacing w:lineRule="auto" w:line="240" w:before="0" w:after="0"/>
              <w:rPr>
                <w:rFonts w:ascii="Times New Roman" w:hAnsi="Times New Roman" w:eastAsia="Times New Roman" w:cs="Times New Roman"/>
                <w:sz w:val="20"/>
                <w:szCs w:val="20"/>
                <w:lang w:eastAsia="en-GB"/>
              </w:rPr>
            </w:pPr>
            <w:r>
              <w:rPr>
                <w:rFonts w:eastAsia="Times New Roman" w:cs="Times New Roman" w:ascii="Times New Roman" w:hAnsi="Times New Roman"/>
                <w:sz w:val="20"/>
                <w:szCs w:val="20"/>
                <w:lang w:eastAsia="en-GB"/>
              </w:rPr>
            </w:r>
          </w:p>
        </w:tc>
        <w:tc>
          <w:tcPr>
            <w:tcW w:w="282" w:type="dxa"/>
            <w:tcBorders>
              <w:top w:val="single" w:sz="12" w:space="0" w:color="000000"/>
            </w:tcBorders>
          </w:tcPr>
          <w:p>
            <w:pPr>
              <w:pStyle w:val="Normal"/>
              <w:spacing w:lineRule="auto" w:line="240" w:before="0" w:after="0"/>
              <w:rPr>
                <w:rFonts w:ascii="Times New Roman" w:hAnsi="Times New Roman" w:eastAsia="Times New Roman" w:cs="Times New Roman"/>
                <w:sz w:val="20"/>
                <w:szCs w:val="20"/>
                <w:lang w:eastAsia="en-GB"/>
              </w:rPr>
            </w:pPr>
            <w:r>
              <w:rPr>
                <w:rFonts w:eastAsia="Times New Roman" w:cs="Times New Roman" w:ascii="Times New Roman" w:hAnsi="Times New Roman"/>
                <w:sz w:val="20"/>
                <w:szCs w:val="20"/>
                <w:lang w:eastAsia="en-GB"/>
              </w:rPr>
            </w:r>
          </w:p>
        </w:tc>
        <w:tc>
          <w:tcPr>
            <w:tcW w:w="1560" w:type="dxa"/>
            <w:tcBorders>
              <w:top w:val="single" w:sz="12" w:space="0" w:color="000000"/>
            </w:tcBorders>
            <w:shd w:color="auto" w:fill="auto" w:val="clear"/>
          </w:tcPr>
          <w:p>
            <w:pPr>
              <w:pStyle w:val="Normal"/>
              <w:spacing w:lineRule="auto" w:line="240" w:before="0" w:after="0"/>
              <w:rPr>
                <w:rFonts w:ascii="Times New Roman" w:hAnsi="Times New Roman" w:eastAsia="Times New Roman" w:cs="Times New Roman"/>
                <w:sz w:val="20"/>
                <w:szCs w:val="20"/>
                <w:lang w:eastAsia="en-GB"/>
              </w:rPr>
            </w:pPr>
            <w:r>
              <w:rPr>
                <w:rFonts w:eastAsia="Times New Roman" w:cs="Times New Roman" w:ascii="Times New Roman" w:hAnsi="Times New Roman"/>
                <w:sz w:val="20"/>
                <w:szCs w:val="20"/>
                <w:lang w:eastAsia="en-GB"/>
              </w:rPr>
            </w:r>
          </w:p>
        </w:tc>
        <w:tc>
          <w:tcPr>
            <w:tcW w:w="1133" w:type="dxa"/>
            <w:tcBorders>
              <w:top w:val="single" w:sz="12" w:space="0" w:color="000000"/>
            </w:tcBorders>
            <w:shd w:color="auto" w:fill="auto" w:val="clear"/>
          </w:tcPr>
          <w:p>
            <w:pPr>
              <w:pStyle w:val="Normal"/>
              <w:spacing w:lineRule="auto" w:line="240" w:before="0" w:after="0"/>
              <w:rPr>
                <w:rFonts w:ascii="Times New Roman" w:hAnsi="Times New Roman" w:eastAsia="Times New Roman" w:cs="Times New Roman"/>
                <w:sz w:val="20"/>
                <w:szCs w:val="20"/>
                <w:lang w:eastAsia="en-GB"/>
              </w:rPr>
            </w:pPr>
            <w:r>
              <w:rPr>
                <w:rFonts w:eastAsia="Times New Roman" w:cs="Times New Roman" w:ascii="Times New Roman" w:hAnsi="Times New Roman"/>
                <w:sz w:val="20"/>
                <w:szCs w:val="20"/>
                <w:lang w:eastAsia="en-GB"/>
              </w:rPr>
            </w:r>
          </w:p>
        </w:tc>
        <w:tc>
          <w:tcPr>
            <w:tcW w:w="1276" w:type="dxa"/>
            <w:tcBorders>
              <w:top w:val="single" w:sz="12" w:space="0" w:color="000000"/>
            </w:tcBorders>
          </w:tcPr>
          <w:p>
            <w:pPr>
              <w:pStyle w:val="Normal"/>
              <w:spacing w:lineRule="auto" w:line="240" w:before="0" w:after="0"/>
              <w:rPr>
                <w:rFonts w:ascii="Times New Roman" w:hAnsi="Times New Roman" w:eastAsia="Times New Roman" w:cs="Times New Roman"/>
                <w:sz w:val="20"/>
                <w:szCs w:val="20"/>
                <w:lang w:eastAsia="en-GB"/>
              </w:rPr>
            </w:pPr>
            <w:r>
              <w:rPr>
                <w:rFonts w:eastAsia="Times New Roman" w:cs="Times New Roman" w:ascii="Times New Roman" w:hAnsi="Times New Roman"/>
                <w:sz w:val="20"/>
                <w:szCs w:val="20"/>
                <w:lang w:eastAsia="en-GB"/>
              </w:rPr>
            </w:r>
          </w:p>
        </w:tc>
      </w:tr>
      <w:tr>
        <w:trPr>
          <w:trHeight w:val="288" w:hRule="atLeast"/>
        </w:trPr>
        <w:tc>
          <w:tcPr>
            <w:tcW w:w="2119"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GDP</w:t>
            </w:r>
          </w:p>
        </w:tc>
        <w:tc>
          <w:tcPr>
            <w:tcW w:w="1133"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w:t>
            </w:r>
          </w:p>
        </w:tc>
        <w:tc>
          <w:tcPr>
            <w:tcW w:w="992"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w:t>
            </w:r>
          </w:p>
        </w:tc>
        <w:tc>
          <w:tcPr>
            <w:tcW w:w="1135" w:type="dxa"/>
            <w:tcBorders/>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w:t>
            </w:r>
          </w:p>
        </w:tc>
        <w:tc>
          <w:tcPr>
            <w:tcW w:w="283" w:type="dxa"/>
            <w:tcBorders/>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r>
          </w:p>
        </w:tc>
        <w:tc>
          <w:tcPr>
            <w:tcW w:w="1133"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-0.01500</w:t>
            </w:r>
          </w:p>
        </w:tc>
        <w:tc>
          <w:tcPr>
            <w:tcW w:w="994"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0.00340</w:t>
            </w:r>
          </w:p>
        </w:tc>
        <w:tc>
          <w:tcPr>
            <w:tcW w:w="1134" w:type="dxa"/>
            <w:tcBorders/>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0.985</w:t>
            </w:r>
          </w:p>
        </w:tc>
        <w:tc>
          <w:tcPr>
            <w:tcW w:w="282" w:type="dxa"/>
            <w:tcBorders/>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r>
          </w:p>
        </w:tc>
        <w:tc>
          <w:tcPr>
            <w:tcW w:w="1560"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-0.02600*</w:t>
            </w:r>
          </w:p>
        </w:tc>
        <w:tc>
          <w:tcPr>
            <w:tcW w:w="1133"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0.00390</w:t>
            </w:r>
          </w:p>
        </w:tc>
        <w:tc>
          <w:tcPr>
            <w:tcW w:w="1276" w:type="dxa"/>
            <w:tcBorders/>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0.974</w:t>
            </w:r>
          </w:p>
        </w:tc>
      </w:tr>
      <w:tr>
        <w:trPr>
          <w:trHeight w:val="420" w:hRule="atLeast"/>
        </w:trPr>
        <w:tc>
          <w:tcPr>
            <w:tcW w:w="2119"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Agricultural proportion of GDP</w:t>
            </w:r>
          </w:p>
        </w:tc>
        <w:tc>
          <w:tcPr>
            <w:tcW w:w="1133"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0.27000</w:t>
            </w:r>
          </w:p>
        </w:tc>
        <w:tc>
          <w:tcPr>
            <w:tcW w:w="992"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0.07000</w:t>
            </w:r>
          </w:p>
        </w:tc>
        <w:tc>
          <w:tcPr>
            <w:tcW w:w="1135" w:type="dxa"/>
            <w:tcBorders/>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1.310</w:t>
            </w:r>
          </w:p>
        </w:tc>
        <w:tc>
          <w:tcPr>
            <w:tcW w:w="283" w:type="dxa"/>
            <w:tcBorders/>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r>
          </w:p>
        </w:tc>
        <w:tc>
          <w:tcPr>
            <w:tcW w:w="1133"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0.25000</w:t>
            </w:r>
          </w:p>
        </w:tc>
        <w:tc>
          <w:tcPr>
            <w:tcW w:w="994"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0.06600</w:t>
            </w:r>
          </w:p>
        </w:tc>
        <w:tc>
          <w:tcPr>
            <w:tcW w:w="1134" w:type="dxa"/>
            <w:tcBorders/>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1.284</w:t>
            </w:r>
          </w:p>
        </w:tc>
        <w:tc>
          <w:tcPr>
            <w:tcW w:w="282" w:type="dxa"/>
            <w:tcBorders/>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r>
          </w:p>
        </w:tc>
        <w:tc>
          <w:tcPr>
            <w:tcW w:w="1560"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-0.03400*</w:t>
            </w:r>
          </w:p>
        </w:tc>
        <w:tc>
          <w:tcPr>
            <w:tcW w:w="1133"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0.07600</w:t>
            </w:r>
          </w:p>
        </w:tc>
        <w:tc>
          <w:tcPr>
            <w:tcW w:w="1276" w:type="dxa"/>
            <w:tcBorders/>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0.967</w:t>
            </w:r>
          </w:p>
        </w:tc>
      </w:tr>
      <w:tr>
        <w:trPr>
          <w:trHeight w:val="456" w:hRule="atLeast"/>
        </w:trPr>
        <w:tc>
          <w:tcPr>
            <w:tcW w:w="2119"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Development flows - agriculture</w:t>
            </w:r>
          </w:p>
        </w:tc>
        <w:tc>
          <w:tcPr>
            <w:tcW w:w="1133"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w:t>
            </w:r>
          </w:p>
        </w:tc>
        <w:tc>
          <w:tcPr>
            <w:tcW w:w="992"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w:t>
            </w:r>
          </w:p>
        </w:tc>
        <w:tc>
          <w:tcPr>
            <w:tcW w:w="1135" w:type="dxa"/>
            <w:tcBorders/>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w:t>
            </w:r>
          </w:p>
        </w:tc>
        <w:tc>
          <w:tcPr>
            <w:tcW w:w="283" w:type="dxa"/>
            <w:tcBorders/>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r>
          </w:p>
        </w:tc>
        <w:tc>
          <w:tcPr>
            <w:tcW w:w="1133"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w:t>
            </w:r>
          </w:p>
        </w:tc>
        <w:tc>
          <w:tcPr>
            <w:tcW w:w="994"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w:t>
            </w:r>
          </w:p>
        </w:tc>
        <w:tc>
          <w:tcPr>
            <w:tcW w:w="1134" w:type="dxa"/>
            <w:tcBorders/>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w:t>
            </w:r>
          </w:p>
        </w:tc>
        <w:tc>
          <w:tcPr>
            <w:tcW w:w="282" w:type="dxa"/>
            <w:tcBorders/>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r>
          </w:p>
        </w:tc>
        <w:tc>
          <w:tcPr>
            <w:tcW w:w="1560"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-0.00005*</w:t>
            </w:r>
          </w:p>
        </w:tc>
        <w:tc>
          <w:tcPr>
            <w:tcW w:w="1133"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0.00020</w:t>
            </w:r>
          </w:p>
        </w:tc>
        <w:tc>
          <w:tcPr>
            <w:tcW w:w="1276" w:type="dxa"/>
            <w:tcBorders/>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1.000</w:t>
            </w:r>
          </w:p>
        </w:tc>
      </w:tr>
      <w:tr>
        <w:trPr>
          <w:trHeight w:val="576" w:hRule="atLeast"/>
        </w:trPr>
        <w:tc>
          <w:tcPr>
            <w:tcW w:w="2119"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Development flows - environment</w:t>
            </w:r>
          </w:p>
        </w:tc>
        <w:tc>
          <w:tcPr>
            <w:tcW w:w="1133"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0.03100</w:t>
            </w:r>
          </w:p>
        </w:tc>
        <w:tc>
          <w:tcPr>
            <w:tcW w:w="992"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0.00400</w:t>
            </w:r>
          </w:p>
        </w:tc>
        <w:tc>
          <w:tcPr>
            <w:tcW w:w="1135" w:type="dxa"/>
            <w:tcBorders/>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1.031</w:t>
            </w:r>
          </w:p>
        </w:tc>
        <w:tc>
          <w:tcPr>
            <w:tcW w:w="283" w:type="dxa"/>
            <w:tcBorders/>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r>
          </w:p>
        </w:tc>
        <w:tc>
          <w:tcPr>
            <w:tcW w:w="1133"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w:t>
            </w:r>
          </w:p>
        </w:tc>
        <w:tc>
          <w:tcPr>
            <w:tcW w:w="994"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w:t>
            </w:r>
          </w:p>
        </w:tc>
        <w:tc>
          <w:tcPr>
            <w:tcW w:w="1134" w:type="dxa"/>
            <w:tcBorders/>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w:t>
            </w:r>
          </w:p>
        </w:tc>
        <w:tc>
          <w:tcPr>
            <w:tcW w:w="282" w:type="dxa"/>
            <w:tcBorders/>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r>
          </w:p>
        </w:tc>
        <w:tc>
          <w:tcPr>
            <w:tcW w:w="1560"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-0.00260*</w:t>
            </w:r>
          </w:p>
        </w:tc>
        <w:tc>
          <w:tcPr>
            <w:tcW w:w="1133"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0.00450</w:t>
            </w:r>
          </w:p>
        </w:tc>
        <w:tc>
          <w:tcPr>
            <w:tcW w:w="1276" w:type="dxa"/>
            <w:tcBorders/>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0.997</w:t>
            </w:r>
          </w:p>
        </w:tc>
      </w:tr>
      <w:tr>
        <w:trPr>
          <w:trHeight w:val="288" w:hRule="atLeast"/>
        </w:trPr>
        <w:tc>
          <w:tcPr>
            <w:tcW w:w="2119"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Foreign direct investment</w:t>
            </w:r>
          </w:p>
        </w:tc>
        <w:tc>
          <w:tcPr>
            <w:tcW w:w="1133"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w:t>
            </w:r>
          </w:p>
        </w:tc>
        <w:tc>
          <w:tcPr>
            <w:tcW w:w="992"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w:t>
            </w:r>
          </w:p>
        </w:tc>
        <w:tc>
          <w:tcPr>
            <w:tcW w:w="1135" w:type="dxa"/>
            <w:tcBorders/>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w:t>
            </w:r>
          </w:p>
        </w:tc>
        <w:tc>
          <w:tcPr>
            <w:tcW w:w="283" w:type="dxa"/>
            <w:tcBorders/>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r>
          </w:p>
        </w:tc>
        <w:tc>
          <w:tcPr>
            <w:tcW w:w="1133"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0.00360</w:t>
            </w:r>
          </w:p>
        </w:tc>
        <w:tc>
          <w:tcPr>
            <w:tcW w:w="994"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0.00050</w:t>
            </w:r>
          </w:p>
        </w:tc>
        <w:tc>
          <w:tcPr>
            <w:tcW w:w="1134" w:type="dxa"/>
            <w:tcBorders/>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1.004</w:t>
            </w:r>
          </w:p>
        </w:tc>
        <w:tc>
          <w:tcPr>
            <w:tcW w:w="282" w:type="dxa"/>
            <w:tcBorders/>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r>
          </w:p>
        </w:tc>
        <w:tc>
          <w:tcPr>
            <w:tcW w:w="1560"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0.00040*</w:t>
            </w:r>
          </w:p>
        </w:tc>
        <w:tc>
          <w:tcPr>
            <w:tcW w:w="1133"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0.00060</w:t>
            </w:r>
          </w:p>
        </w:tc>
        <w:tc>
          <w:tcPr>
            <w:tcW w:w="1276" w:type="dxa"/>
            <w:tcBorders/>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1.000</w:t>
            </w:r>
          </w:p>
        </w:tc>
      </w:tr>
      <w:tr>
        <w:trPr>
          <w:trHeight w:val="288" w:hRule="atLeast"/>
        </w:trPr>
        <w:tc>
          <w:tcPr>
            <w:tcW w:w="2119"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Population density</w:t>
            </w:r>
          </w:p>
        </w:tc>
        <w:tc>
          <w:tcPr>
            <w:tcW w:w="1133"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-4.43000</w:t>
            </w:r>
          </w:p>
        </w:tc>
        <w:tc>
          <w:tcPr>
            <w:tcW w:w="992"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0.85000</w:t>
            </w:r>
          </w:p>
        </w:tc>
        <w:tc>
          <w:tcPr>
            <w:tcW w:w="1135" w:type="dxa"/>
            <w:tcBorders/>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0.012</w:t>
            </w:r>
          </w:p>
        </w:tc>
        <w:tc>
          <w:tcPr>
            <w:tcW w:w="283" w:type="dxa"/>
            <w:tcBorders/>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r>
          </w:p>
        </w:tc>
        <w:tc>
          <w:tcPr>
            <w:tcW w:w="1133"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-6.09000</w:t>
            </w:r>
          </w:p>
        </w:tc>
        <w:tc>
          <w:tcPr>
            <w:tcW w:w="994"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0.81000</w:t>
            </w:r>
          </w:p>
        </w:tc>
        <w:tc>
          <w:tcPr>
            <w:tcW w:w="1134" w:type="dxa"/>
            <w:tcBorders/>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0.002</w:t>
            </w:r>
          </w:p>
        </w:tc>
        <w:tc>
          <w:tcPr>
            <w:tcW w:w="282" w:type="dxa"/>
            <w:tcBorders/>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r>
          </w:p>
        </w:tc>
        <w:tc>
          <w:tcPr>
            <w:tcW w:w="1560"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-7.68000*</w:t>
            </w:r>
          </w:p>
        </w:tc>
        <w:tc>
          <w:tcPr>
            <w:tcW w:w="1133"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0.95000</w:t>
            </w:r>
          </w:p>
        </w:tc>
        <w:tc>
          <w:tcPr>
            <w:tcW w:w="1276" w:type="dxa"/>
            <w:tcBorders/>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0.000</w:t>
            </w:r>
          </w:p>
        </w:tc>
      </w:tr>
      <w:tr>
        <w:trPr>
          <w:trHeight w:val="288" w:hRule="atLeast"/>
        </w:trPr>
        <w:tc>
          <w:tcPr>
            <w:tcW w:w="2119" w:type="dxa"/>
            <w:tcBorders>
              <w:bottom w:val="single" w:sz="6" w:space="0" w:color="000000"/>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Forest remaining</w:t>
            </w:r>
          </w:p>
        </w:tc>
        <w:tc>
          <w:tcPr>
            <w:tcW w:w="1133" w:type="dxa"/>
            <w:tcBorders>
              <w:bottom w:val="single" w:sz="6" w:space="0" w:color="000000"/>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-0.00030</w:t>
            </w:r>
          </w:p>
        </w:tc>
        <w:tc>
          <w:tcPr>
            <w:tcW w:w="992" w:type="dxa"/>
            <w:tcBorders>
              <w:bottom w:val="single" w:sz="6" w:space="0" w:color="000000"/>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0.00004</w:t>
            </w:r>
          </w:p>
        </w:tc>
        <w:tc>
          <w:tcPr>
            <w:tcW w:w="1135" w:type="dxa"/>
            <w:tcBorders>
              <w:bottom w:val="single" w:sz="6" w:space="0" w:color="000000"/>
            </w:tcBorders>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1.000</w:t>
            </w:r>
          </w:p>
        </w:tc>
        <w:tc>
          <w:tcPr>
            <w:tcW w:w="283" w:type="dxa"/>
            <w:tcBorders>
              <w:bottom w:val="single" w:sz="6" w:space="0" w:color="000000"/>
            </w:tcBorders>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r>
          </w:p>
        </w:tc>
        <w:tc>
          <w:tcPr>
            <w:tcW w:w="1133" w:type="dxa"/>
            <w:tcBorders>
              <w:bottom w:val="single" w:sz="6" w:space="0" w:color="000000"/>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-0.00004</w:t>
            </w:r>
          </w:p>
        </w:tc>
        <w:tc>
          <w:tcPr>
            <w:tcW w:w="994" w:type="dxa"/>
            <w:tcBorders>
              <w:bottom w:val="single" w:sz="6" w:space="0" w:color="000000"/>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0.00004</w:t>
            </w:r>
          </w:p>
        </w:tc>
        <w:tc>
          <w:tcPr>
            <w:tcW w:w="1134" w:type="dxa"/>
            <w:tcBorders>
              <w:bottom w:val="single" w:sz="6" w:space="0" w:color="000000"/>
            </w:tcBorders>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1.000</w:t>
            </w:r>
          </w:p>
        </w:tc>
        <w:tc>
          <w:tcPr>
            <w:tcW w:w="282" w:type="dxa"/>
            <w:tcBorders>
              <w:bottom w:val="single" w:sz="6" w:space="0" w:color="000000"/>
            </w:tcBorders>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r>
          </w:p>
        </w:tc>
        <w:tc>
          <w:tcPr>
            <w:tcW w:w="1560" w:type="dxa"/>
            <w:tcBorders>
              <w:bottom w:val="single" w:sz="6" w:space="0" w:color="000000"/>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0.00004*</w:t>
            </w:r>
          </w:p>
        </w:tc>
        <w:tc>
          <w:tcPr>
            <w:tcW w:w="1133" w:type="dxa"/>
            <w:tcBorders>
              <w:bottom w:val="single" w:sz="6" w:space="0" w:color="000000"/>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0.00005</w:t>
            </w:r>
          </w:p>
        </w:tc>
        <w:tc>
          <w:tcPr>
            <w:tcW w:w="1276" w:type="dxa"/>
            <w:tcBorders>
              <w:bottom w:val="single" w:sz="6" w:space="0" w:color="000000"/>
            </w:tcBorders>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1.000</w:t>
            </w:r>
          </w:p>
        </w:tc>
      </w:tr>
      <w:tr>
        <w:trPr>
          <w:trHeight w:val="288" w:hRule="atLeast"/>
        </w:trPr>
        <w:tc>
          <w:tcPr>
            <w:tcW w:w="2119" w:type="dxa"/>
            <w:tcBorders>
              <w:top w:val="single" w:sz="6" w:space="0" w:color="000000"/>
            </w:tcBorders>
            <w:shd w:color="auto" w:fill="auto" w:val="clear"/>
          </w:tcPr>
          <w:p>
            <w:pPr>
              <w:pStyle w:val="Normal"/>
              <w:spacing w:lineRule="auto" w:line="240" w:before="0" w:after="0"/>
              <w:rPr>
                <w:rFonts w:ascii="Calibri" w:hAnsi="Calibri" w:eastAsia="Times New Roman" w:cs="Calibri"/>
                <w:b/>
                <w:b/>
                <w:bCs/>
                <w:i/>
                <w:i/>
                <w:iCs/>
                <w:color w:val="000000"/>
                <w:sz w:val="20"/>
                <w:szCs w:val="20"/>
                <w:lang w:eastAsia="en-GB"/>
              </w:rPr>
            </w:pPr>
            <w:r>
              <w:rPr>
                <w:rFonts w:eastAsia="Times New Roman" w:cs="Calibri"/>
                <w:b/>
                <w:bCs/>
                <w:i/>
                <w:iCs/>
                <w:color w:val="000000"/>
                <w:sz w:val="20"/>
                <w:szCs w:val="20"/>
                <w:lang w:eastAsia="en-GB"/>
              </w:rPr>
              <w:t>Commodity / production</w:t>
            </w:r>
          </w:p>
        </w:tc>
        <w:tc>
          <w:tcPr>
            <w:tcW w:w="1133" w:type="dxa"/>
            <w:tcBorders>
              <w:top w:val="single" w:sz="6" w:space="0" w:color="000000"/>
            </w:tcBorders>
            <w:shd w:color="auto" w:fill="auto" w:val="clear"/>
          </w:tcPr>
          <w:p>
            <w:pPr>
              <w:pStyle w:val="Normal"/>
              <w:spacing w:lineRule="auto" w:line="240" w:before="0" w:after="0"/>
              <w:rPr>
                <w:rFonts w:ascii="Calibri" w:hAnsi="Calibri" w:eastAsia="Times New Roman" w:cs="Calibri"/>
                <w:b/>
                <w:b/>
                <w:bCs/>
                <w:i/>
                <w:i/>
                <w:iCs/>
                <w:color w:val="000000"/>
                <w:sz w:val="20"/>
                <w:szCs w:val="20"/>
                <w:lang w:eastAsia="en-GB"/>
              </w:rPr>
            </w:pPr>
            <w:r>
              <w:rPr>
                <w:rFonts w:eastAsia="Times New Roman" w:cs="Calibri"/>
                <w:b/>
                <w:bCs/>
                <w:i/>
                <w:iCs/>
                <w:color w:val="000000"/>
                <w:sz w:val="20"/>
                <w:szCs w:val="20"/>
                <w:lang w:eastAsia="en-GB"/>
              </w:rPr>
            </w:r>
          </w:p>
        </w:tc>
        <w:tc>
          <w:tcPr>
            <w:tcW w:w="992" w:type="dxa"/>
            <w:tcBorders>
              <w:top w:val="single" w:sz="6" w:space="0" w:color="000000"/>
            </w:tcBorders>
            <w:shd w:color="auto" w:fill="auto" w:val="clear"/>
          </w:tcPr>
          <w:p>
            <w:pPr>
              <w:pStyle w:val="Normal"/>
              <w:spacing w:lineRule="auto" w:line="240" w:before="0" w:after="0"/>
              <w:rPr>
                <w:rFonts w:ascii="Times New Roman" w:hAnsi="Times New Roman" w:eastAsia="Times New Roman" w:cs="Times New Roman"/>
                <w:sz w:val="20"/>
                <w:szCs w:val="20"/>
                <w:lang w:eastAsia="en-GB"/>
              </w:rPr>
            </w:pPr>
            <w:r>
              <w:rPr>
                <w:rFonts w:eastAsia="Times New Roman" w:cs="Times New Roman" w:ascii="Times New Roman" w:hAnsi="Times New Roman"/>
                <w:sz w:val="20"/>
                <w:szCs w:val="20"/>
                <w:lang w:eastAsia="en-GB"/>
              </w:rPr>
            </w:r>
          </w:p>
        </w:tc>
        <w:tc>
          <w:tcPr>
            <w:tcW w:w="1135" w:type="dxa"/>
            <w:tcBorders>
              <w:top w:val="single" w:sz="6" w:space="0" w:color="000000"/>
            </w:tcBorders>
          </w:tcPr>
          <w:p>
            <w:pPr>
              <w:pStyle w:val="Normal"/>
              <w:spacing w:lineRule="auto" w:line="240" w:before="0" w:after="0"/>
              <w:rPr>
                <w:rFonts w:ascii="Times New Roman" w:hAnsi="Times New Roman" w:eastAsia="Times New Roman" w:cs="Times New Roman"/>
                <w:sz w:val="20"/>
                <w:szCs w:val="20"/>
                <w:lang w:eastAsia="en-GB"/>
              </w:rPr>
            </w:pPr>
            <w:r>
              <w:rPr>
                <w:rFonts w:eastAsia="Times New Roman" w:cs="Times New Roman" w:ascii="Times New Roman" w:hAnsi="Times New Roman"/>
                <w:sz w:val="20"/>
                <w:szCs w:val="20"/>
                <w:lang w:eastAsia="en-GB"/>
              </w:rPr>
            </w:r>
          </w:p>
        </w:tc>
        <w:tc>
          <w:tcPr>
            <w:tcW w:w="283" w:type="dxa"/>
            <w:tcBorders>
              <w:top w:val="single" w:sz="6" w:space="0" w:color="000000"/>
            </w:tcBorders>
          </w:tcPr>
          <w:p>
            <w:pPr>
              <w:pStyle w:val="Normal"/>
              <w:spacing w:lineRule="auto" w:line="240" w:before="0" w:after="0"/>
              <w:rPr>
                <w:rFonts w:ascii="Times New Roman" w:hAnsi="Times New Roman" w:eastAsia="Times New Roman" w:cs="Times New Roman"/>
                <w:sz w:val="20"/>
                <w:szCs w:val="20"/>
                <w:lang w:eastAsia="en-GB"/>
              </w:rPr>
            </w:pPr>
            <w:r>
              <w:rPr>
                <w:rFonts w:eastAsia="Times New Roman" w:cs="Times New Roman" w:ascii="Times New Roman" w:hAnsi="Times New Roman"/>
                <w:sz w:val="20"/>
                <w:szCs w:val="20"/>
                <w:lang w:eastAsia="en-GB"/>
              </w:rPr>
            </w:r>
          </w:p>
        </w:tc>
        <w:tc>
          <w:tcPr>
            <w:tcW w:w="1133" w:type="dxa"/>
            <w:tcBorders>
              <w:top w:val="single" w:sz="6" w:space="0" w:color="000000"/>
            </w:tcBorders>
            <w:shd w:color="auto" w:fill="auto" w:val="clear"/>
          </w:tcPr>
          <w:p>
            <w:pPr>
              <w:pStyle w:val="Normal"/>
              <w:spacing w:lineRule="auto" w:line="240" w:before="0" w:after="0"/>
              <w:rPr>
                <w:rFonts w:ascii="Times New Roman" w:hAnsi="Times New Roman" w:eastAsia="Times New Roman" w:cs="Times New Roman"/>
                <w:sz w:val="20"/>
                <w:szCs w:val="20"/>
                <w:lang w:eastAsia="en-GB"/>
              </w:rPr>
            </w:pPr>
            <w:r>
              <w:rPr>
                <w:rFonts w:eastAsia="Times New Roman" w:cs="Times New Roman" w:ascii="Times New Roman" w:hAnsi="Times New Roman"/>
                <w:sz w:val="20"/>
                <w:szCs w:val="20"/>
                <w:lang w:eastAsia="en-GB"/>
              </w:rPr>
            </w:r>
          </w:p>
        </w:tc>
        <w:tc>
          <w:tcPr>
            <w:tcW w:w="994" w:type="dxa"/>
            <w:tcBorders>
              <w:top w:val="single" w:sz="6" w:space="0" w:color="000000"/>
            </w:tcBorders>
            <w:shd w:color="auto" w:fill="auto" w:val="clear"/>
          </w:tcPr>
          <w:p>
            <w:pPr>
              <w:pStyle w:val="Normal"/>
              <w:spacing w:lineRule="auto" w:line="240" w:before="0" w:after="0"/>
              <w:rPr>
                <w:rFonts w:ascii="Times New Roman" w:hAnsi="Times New Roman" w:eastAsia="Times New Roman" w:cs="Times New Roman"/>
                <w:sz w:val="20"/>
                <w:szCs w:val="20"/>
                <w:lang w:eastAsia="en-GB"/>
              </w:rPr>
            </w:pPr>
            <w:r>
              <w:rPr>
                <w:rFonts w:eastAsia="Times New Roman" w:cs="Times New Roman" w:ascii="Times New Roman" w:hAnsi="Times New Roman"/>
                <w:sz w:val="20"/>
                <w:szCs w:val="20"/>
                <w:lang w:eastAsia="en-GB"/>
              </w:rPr>
            </w:r>
          </w:p>
        </w:tc>
        <w:tc>
          <w:tcPr>
            <w:tcW w:w="1134" w:type="dxa"/>
            <w:tcBorders>
              <w:top w:val="single" w:sz="6" w:space="0" w:color="000000"/>
            </w:tcBorders>
          </w:tcPr>
          <w:p>
            <w:pPr>
              <w:pStyle w:val="Normal"/>
              <w:spacing w:lineRule="auto" w:line="240" w:before="0" w:after="0"/>
              <w:rPr>
                <w:rFonts w:ascii="Times New Roman" w:hAnsi="Times New Roman" w:eastAsia="Times New Roman" w:cs="Times New Roman"/>
                <w:sz w:val="20"/>
                <w:szCs w:val="20"/>
                <w:lang w:eastAsia="en-GB"/>
              </w:rPr>
            </w:pPr>
            <w:r>
              <w:rPr>
                <w:rFonts w:eastAsia="Times New Roman" w:cs="Times New Roman" w:ascii="Times New Roman" w:hAnsi="Times New Roman"/>
                <w:sz w:val="20"/>
                <w:szCs w:val="20"/>
                <w:lang w:eastAsia="en-GB"/>
              </w:rPr>
            </w:r>
          </w:p>
        </w:tc>
        <w:tc>
          <w:tcPr>
            <w:tcW w:w="282" w:type="dxa"/>
            <w:tcBorders>
              <w:top w:val="single" w:sz="6" w:space="0" w:color="000000"/>
            </w:tcBorders>
          </w:tcPr>
          <w:p>
            <w:pPr>
              <w:pStyle w:val="Normal"/>
              <w:spacing w:lineRule="auto" w:line="240" w:before="0" w:after="0"/>
              <w:rPr>
                <w:rFonts w:ascii="Times New Roman" w:hAnsi="Times New Roman" w:eastAsia="Times New Roman" w:cs="Times New Roman"/>
                <w:sz w:val="20"/>
                <w:szCs w:val="20"/>
                <w:lang w:eastAsia="en-GB"/>
              </w:rPr>
            </w:pPr>
            <w:r>
              <w:rPr>
                <w:rFonts w:eastAsia="Times New Roman" w:cs="Times New Roman" w:ascii="Times New Roman" w:hAnsi="Times New Roman"/>
                <w:sz w:val="20"/>
                <w:szCs w:val="20"/>
                <w:lang w:eastAsia="en-GB"/>
              </w:rPr>
            </w:r>
          </w:p>
        </w:tc>
        <w:tc>
          <w:tcPr>
            <w:tcW w:w="1560" w:type="dxa"/>
            <w:tcBorders>
              <w:top w:val="single" w:sz="6" w:space="0" w:color="000000"/>
            </w:tcBorders>
            <w:shd w:color="auto" w:fill="auto" w:val="clear"/>
          </w:tcPr>
          <w:p>
            <w:pPr>
              <w:pStyle w:val="Normal"/>
              <w:spacing w:lineRule="auto" w:line="240" w:before="0" w:after="0"/>
              <w:rPr>
                <w:rFonts w:ascii="Times New Roman" w:hAnsi="Times New Roman" w:eastAsia="Times New Roman" w:cs="Times New Roman"/>
                <w:sz w:val="20"/>
                <w:szCs w:val="20"/>
                <w:lang w:eastAsia="en-GB"/>
              </w:rPr>
            </w:pPr>
            <w:r>
              <w:rPr>
                <w:rFonts w:eastAsia="Times New Roman" w:cs="Times New Roman" w:ascii="Times New Roman" w:hAnsi="Times New Roman"/>
                <w:sz w:val="20"/>
                <w:szCs w:val="20"/>
                <w:lang w:eastAsia="en-GB"/>
              </w:rPr>
            </w:r>
          </w:p>
        </w:tc>
        <w:tc>
          <w:tcPr>
            <w:tcW w:w="1133" w:type="dxa"/>
            <w:tcBorders>
              <w:top w:val="single" w:sz="6" w:space="0" w:color="000000"/>
            </w:tcBorders>
            <w:shd w:color="auto" w:fill="auto" w:val="clear"/>
          </w:tcPr>
          <w:p>
            <w:pPr>
              <w:pStyle w:val="Normal"/>
              <w:spacing w:lineRule="auto" w:line="240" w:before="0" w:after="0"/>
              <w:rPr>
                <w:rFonts w:ascii="Times New Roman" w:hAnsi="Times New Roman" w:eastAsia="Times New Roman" w:cs="Times New Roman"/>
                <w:sz w:val="20"/>
                <w:szCs w:val="20"/>
                <w:lang w:eastAsia="en-GB"/>
              </w:rPr>
            </w:pPr>
            <w:r>
              <w:rPr>
                <w:rFonts w:eastAsia="Times New Roman" w:cs="Times New Roman" w:ascii="Times New Roman" w:hAnsi="Times New Roman"/>
                <w:sz w:val="20"/>
                <w:szCs w:val="20"/>
                <w:lang w:eastAsia="en-GB"/>
              </w:rPr>
            </w:r>
          </w:p>
        </w:tc>
        <w:tc>
          <w:tcPr>
            <w:tcW w:w="1276" w:type="dxa"/>
            <w:tcBorders>
              <w:top w:val="single" w:sz="6" w:space="0" w:color="000000"/>
            </w:tcBorders>
          </w:tcPr>
          <w:p>
            <w:pPr>
              <w:pStyle w:val="Normal"/>
              <w:spacing w:lineRule="auto" w:line="240" w:before="0" w:after="0"/>
              <w:rPr>
                <w:rFonts w:ascii="Times New Roman" w:hAnsi="Times New Roman" w:eastAsia="Times New Roman" w:cs="Times New Roman"/>
                <w:sz w:val="20"/>
                <w:szCs w:val="20"/>
                <w:lang w:eastAsia="en-GB"/>
              </w:rPr>
            </w:pPr>
            <w:r>
              <w:rPr>
                <w:rFonts w:eastAsia="Times New Roman" w:cs="Times New Roman" w:ascii="Times New Roman" w:hAnsi="Times New Roman"/>
                <w:sz w:val="20"/>
                <w:szCs w:val="20"/>
                <w:lang w:eastAsia="en-GB"/>
              </w:rPr>
            </w:r>
          </w:p>
        </w:tc>
      </w:tr>
      <w:tr>
        <w:trPr>
          <w:trHeight w:val="576" w:hRule="atLeast"/>
        </w:trPr>
        <w:tc>
          <w:tcPr>
            <w:tcW w:w="2119"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Change in median market price - corn</w:t>
            </w:r>
          </w:p>
        </w:tc>
        <w:tc>
          <w:tcPr>
            <w:tcW w:w="1133" w:type="dxa"/>
            <w:tcBorders/>
            <w:shd w:color="auto" w:fill="auto" w:val="clear"/>
          </w:tcPr>
          <w:p>
            <w:pPr>
              <w:pStyle w:val="Normal"/>
              <w:spacing w:before="0" w:after="160"/>
              <w:rPr>
                <w:rFonts w:ascii="Calibri" w:hAnsi="Calibri" w:cs="Calibri"/>
                <w:color w:val="000000"/>
              </w:rPr>
            </w:pPr>
            <w:r>
              <w:rPr>
                <w:rFonts w:cs="Calibri"/>
                <w:color w:val="000000"/>
              </w:rPr>
              <w:t>-0.00330</w:t>
            </w:r>
          </w:p>
        </w:tc>
        <w:tc>
          <w:tcPr>
            <w:tcW w:w="992"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0.005697</w:t>
            </w:r>
          </w:p>
        </w:tc>
        <w:tc>
          <w:tcPr>
            <w:tcW w:w="1135" w:type="dxa"/>
            <w:tcBorders/>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0.997</w:t>
            </w:r>
          </w:p>
        </w:tc>
        <w:tc>
          <w:tcPr>
            <w:tcW w:w="283" w:type="dxa"/>
            <w:tcBorders/>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r>
          </w:p>
        </w:tc>
        <w:tc>
          <w:tcPr>
            <w:tcW w:w="1133"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0.00704*</w:t>
            </w:r>
          </w:p>
        </w:tc>
        <w:tc>
          <w:tcPr>
            <w:tcW w:w="994"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0.00647</w:t>
            </w:r>
          </w:p>
        </w:tc>
        <w:tc>
          <w:tcPr>
            <w:tcW w:w="1134" w:type="dxa"/>
            <w:tcBorders/>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1.007</w:t>
            </w:r>
          </w:p>
        </w:tc>
        <w:tc>
          <w:tcPr>
            <w:tcW w:w="282" w:type="dxa"/>
            <w:tcBorders/>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r>
          </w:p>
        </w:tc>
        <w:tc>
          <w:tcPr>
            <w:tcW w:w="1560"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-0.00365*</w:t>
            </w:r>
          </w:p>
        </w:tc>
        <w:tc>
          <w:tcPr>
            <w:tcW w:w="1133"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0.00329</w:t>
            </w:r>
          </w:p>
        </w:tc>
        <w:tc>
          <w:tcPr>
            <w:tcW w:w="1276" w:type="dxa"/>
            <w:tcBorders/>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0.996</w:t>
            </w:r>
          </w:p>
        </w:tc>
      </w:tr>
      <w:tr>
        <w:trPr>
          <w:trHeight w:val="576" w:hRule="atLeast"/>
        </w:trPr>
        <w:tc>
          <w:tcPr>
            <w:tcW w:w="2119"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Change in median market price - rice</w:t>
            </w:r>
          </w:p>
        </w:tc>
        <w:tc>
          <w:tcPr>
            <w:tcW w:w="1133"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0.009324</w:t>
            </w:r>
          </w:p>
        </w:tc>
        <w:tc>
          <w:tcPr>
            <w:tcW w:w="992"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0.00198</w:t>
            </w:r>
          </w:p>
        </w:tc>
        <w:tc>
          <w:tcPr>
            <w:tcW w:w="1135" w:type="dxa"/>
            <w:tcBorders/>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1.009</w:t>
            </w:r>
          </w:p>
        </w:tc>
        <w:tc>
          <w:tcPr>
            <w:tcW w:w="283" w:type="dxa"/>
            <w:tcBorders/>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r>
          </w:p>
        </w:tc>
        <w:tc>
          <w:tcPr>
            <w:tcW w:w="1133"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-0.00429*</w:t>
            </w:r>
          </w:p>
        </w:tc>
        <w:tc>
          <w:tcPr>
            <w:tcW w:w="994"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0.00272</w:t>
            </w:r>
          </w:p>
        </w:tc>
        <w:tc>
          <w:tcPr>
            <w:tcW w:w="1134" w:type="dxa"/>
            <w:tcBorders/>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0.996</w:t>
            </w:r>
          </w:p>
        </w:tc>
        <w:tc>
          <w:tcPr>
            <w:tcW w:w="282" w:type="dxa"/>
            <w:tcBorders/>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r>
          </w:p>
        </w:tc>
        <w:tc>
          <w:tcPr>
            <w:tcW w:w="1560"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0.00004*</w:t>
            </w:r>
          </w:p>
        </w:tc>
        <w:tc>
          <w:tcPr>
            <w:tcW w:w="1133"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0.00058</w:t>
            </w:r>
          </w:p>
        </w:tc>
        <w:tc>
          <w:tcPr>
            <w:tcW w:w="1276" w:type="dxa"/>
            <w:tcBorders/>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1.000</w:t>
            </w:r>
          </w:p>
        </w:tc>
      </w:tr>
      <w:tr>
        <w:trPr>
          <w:trHeight w:val="576" w:hRule="atLeast"/>
        </w:trPr>
        <w:tc>
          <w:tcPr>
            <w:tcW w:w="2119"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Change in median market price - rubber</w:t>
            </w:r>
          </w:p>
        </w:tc>
        <w:tc>
          <w:tcPr>
            <w:tcW w:w="1133"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0.001247</w:t>
            </w:r>
          </w:p>
        </w:tc>
        <w:tc>
          <w:tcPr>
            <w:tcW w:w="992"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0.00024</w:t>
            </w:r>
          </w:p>
        </w:tc>
        <w:tc>
          <w:tcPr>
            <w:tcW w:w="1135" w:type="dxa"/>
            <w:tcBorders/>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1.001</w:t>
            </w:r>
          </w:p>
        </w:tc>
        <w:tc>
          <w:tcPr>
            <w:tcW w:w="283" w:type="dxa"/>
            <w:tcBorders/>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r>
          </w:p>
        </w:tc>
        <w:tc>
          <w:tcPr>
            <w:tcW w:w="1133"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0.00019*</w:t>
            </w:r>
          </w:p>
        </w:tc>
        <w:tc>
          <w:tcPr>
            <w:tcW w:w="994"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0.00022</w:t>
            </w:r>
          </w:p>
        </w:tc>
        <w:tc>
          <w:tcPr>
            <w:tcW w:w="1134" w:type="dxa"/>
            <w:tcBorders/>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1.000</w:t>
            </w:r>
          </w:p>
        </w:tc>
        <w:tc>
          <w:tcPr>
            <w:tcW w:w="282" w:type="dxa"/>
            <w:tcBorders/>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r>
          </w:p>
        </w:tc>
        <w:tc>
          <w:tcPr>
            <w:tcW w:w="1560"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-0.00004*</w:t>
            </w:r>
          </w:p>
        </w:tc>
        <w:tc>
          <w:tcPr>
            <w:tcW w:w="1133"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0.00009</w:t>
            </w:r>
          </w:p>
        </w:tc>
        <w:tc>
          <w:tcPr>
            <w:tcW w:w="1276" w:type="dxa"/>
            <w:tcBorders/>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1.000</w:t>
            </w:r>
          </w:p>
        </w:tc>
      </w:tr>
      <w:tr>
        <w:trPr>
          <w:trHeight w:val="576" w:hRule="atLeast"/>
        </w:trPr>
        <w:tc>
          <w:tcPr>
            <w:tcW w:w="2119"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Change in median market price - sugar</w:t>
            </w:r>
          </w:p>
        </w:tc>
        <w:tc>
          <w:tcPr>
            <w:tcW w:w="1133"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-0.00005</w:t>
            </w:r>
          </w:p>
        </w:tc>
        <w:tc>
          <w:tcPr>
            <w:tcW w:w="992"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0.001931</w:t>
            </w:r>
          </w:p>
        </w:tc>
        <w:tc>
          <w:tcPr>
            <w:tcW w:w="1135" w:type="dxa"/>
            <w:tcBorders/>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1.00</w:t>
            </w:r>
          </w:p>
        </w:tc>
        <w:tc>
          <w:tcPr>
            <w:tcW w:w="283" w:type="dxa"/>
            <w:tcBorders/>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r>
          </w:p>
        </w:tc>
        <w:tc>
          <w:tcPr>
            <w:tcW w:w="1133"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0.00708*</w:t>
            </w:r>
          </w:p>
        </w:tc>
        <w:tc>
          <w:tcPr>
            <w:tcW w:w="994"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0.00127</w:t>
            </w:r>
          </w:p>
        </w:tc>
        <w:tc>
          <w:tcPr>
            <w:tcW w:w="1134" w:type="dxa"/>
            <w:tcBorders/>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1.007</w:t>
            </w:r>
          </w:p>
        </w:tc>
        <w:tc>
          <w:tcPr>
            <w:tcW w:w="282" w:type="dxa"/>
            <w:tcBorders/>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r>
          </w:p>
        </w:tc>
        <w:tc>
          <w:tcPr>
            <w:tcW w:w="1560"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0.00877*</w:t>
            </w:r>
          </w:p>
        </w:tc>
        <w:tc>
          <w:tcPr>
            <w:tcW w:w="1133"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0.00124</w:t>
            </w:r>
          </w:p>
        </w:tc>
        <w:tc>
          <w:tcPr>
            <w:tcW w:w="1276" w:type="dxa"/>
            <w:tcBorders/>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1.009</w:t>
            </w:r>
          </w:p>
        </w:tc>
      </w:tr>
      <w:tr>
        <w:trPr>
          <w:trHeight w:val="576" w:hRule="atLeast"/>
        </w:trPr>
        <w:tc>
          <w:tcPr>
            <w:tcW w:w="2119"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Non-food agricultural production index</w:t>
            </w:r>
          </w:p>
        </w:tc>
        <w:tc>
          <w:tcPr>
            <w:tcW w:w="1133"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-0.00995</w:t>
            </w:r>
          </w:p>
        </w:tc>
        <w:tc>
          <w:tcPr>
            <w:tcW w:w="992"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0.00175</w:t>
            </w:r>
          </w:p>
        </w:tc>
        <w:tc>
          <w:tcPr>
            <w:tcW w:w="1135" w:type="dxa"/>
            <w:tcBorders/>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0.990</w:t>
            </w:r>
          </w:p>
        </w:tc>
        <w:tc>
          <w:tcPr>
            <w:tcW w:w="283" w:type="dxa"/>
            <w:tcBorders/>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r>
          </w:p>
        </w:tc>
        <w:tc>
          <w:tcPr>
            <w:tcW w:w="1133"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0.00672*</w:t>
            </w:r>
          </w:p>
        </w:tc>
        <w:tc>
          <w:tcPr>
            <w:tcW w:w="994"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0.00264</w:t>
            </w:r>
          </w:p>
        </w:tc>
        <w:tc>
          <w:tcPr>
            <w:tcW w:w="1134" w:type="dxa"/>
            <w:tcBorders/>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1.007</w:t>
            </w:r>
          </w:p>
        </w:tc>
        <w:tc>
          <w:tcPr>
            <w:tcW w:w="282" w:type="dxa"/>
            <w:tcBorders/>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r>
          </w:p>
        </w:tc>
        <w:tc>
          <w:tcPr>
            <w:tcW w:w="1560"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-0.00149*</w:t>
            </w:r>
          </w:p>
        </w:tc>
        <w:tc>
          <w:tcPr>
            <w:tcW w:w="1133"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0.00203</w:t>
            </w:r>
          </w:p>
        </w:tc>
        <w:tc>
          <w:tcPr>
            <w:tcW w:w="1276" w:type="dxa"/>
            <w:tcBorders/>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0.999</w:t>
            </w:r>
          </w:p>
        </w:tc>
      </w:tr>
      <w:tr>
        <w:trPr>
          <w:trHeight w:val="288" w:hRule="atLeast"/>
        </w:trPr>
        <w:tc>
          <w:tcPr>
            <w:tcW w:w="2119"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Crop production index</w:t>
            </w:r>
          </w:p>
        </w:tc>
        <w:tc>
          <w:tcPr>
            <w:tcW w:w="1133"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w:t>
            </w:r>
          </w:p>
        </w:tc>
        <w:tc>
          <w:tcPr>
            <w:tcW w:w="992" w:type="dxa"/>
            <w:tcBorders/>
            <w:shd w:color="auto" w:fill="auto" w:val="clear"/>
          </w:tcPr>
          <w:p>
            <w:pPr>
              <w:pStyle w:val="Normal"/>
              <w:spacing w:lineRule="auto" w:line="240" w:before="0" w:after="0"/>
              <w:rPr>
                <w:rFonts w:ascii="Times New Roman" w:hAnsi="Times New Roman" w:eastAsia="Times New Roman" w:cs="Times New Roman"/>
                <w:sz w:val="20"/>
                <w:szCs w:val="20"/>
                <w:lang w:eastAsia="en-GB"/>
              </w:rPr>
            </w:pPr>
            <w:r>
              <w:rPr>
                <w:rFonts w:eastAsia="Times New Roman" w:cs="Times New Roman" w:ascii="Times New Roman" w:hAnsi="Times New Roman"/>
                <w:sz w:val="20"/>
                <w:szCs w:val="20"/>
                <w:lang w:eastAsia="en-GB"/>
              </w:rPr>
              <w:t>-</w:t>
            </w:r>
          </w:p>
        </w:tc>
        <w:tc>
          <w:tcPr>
            <w:tcW w:w="1135" w:type="dxa"/>
            <w:tcBorders/>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w:t>
            </w:r>
          </w:p>
        </w:tc>
        <w:tc>
          <w:tcPr>
            <w:tcW w:w="283" w:type="dxa"/>
            <w:tcBorders/>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r>
          </w:p>
        </w:tc>
        <w:tc>
          <w:tcPr>
            <w:tcW w:w="1133"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0.00042*</w:t>
            </w:r>
          </w:p>
        </w:tc>
        <w:tc>
          <w:tcPr>
            <w:tcW w:w="994"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0.00144</w:t>
            </w:r>
          </w:p>
        </w:tc>
        <w:tc>
          <w:tcPr>
            <w:tcW w:w="1134" w:type="dxa"/>
            <w:tcBorders/>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1.000</w:t>
            </w:r>
          </w:p>
        </w:tc>
        <w:tc>
          <w:tcPr>
            <w:tcW w:w="282" w:type="dxa"/>
            <w:tcBorders/>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r>
          </w:p>
        </w:tc>
        <w:tc>
          <w:tcPr>
            <w:tcW w:w="1560"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-0.00328*</w:t>
            </w:r>
          </w:p>
        </w:tc>
        <w:tc>
          <w:tcPr>
            <w:tcW w:w="1133"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0.00427</w:t>
            </w:r>
          </w:p>
        </w:tc>
        <w:tc>
          <w:tcPr>
            <w:tcW w:w="1276" w:type="dxa"/>
            <w:tcBorders/>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0.997</w:t>
            </w:r>
          </w:p>
        </w:tc>
      </w:tr>
      <w:tr>
        <w:trPr>
          <w:trHeight w:val="576" w:hRule="atLeast"/>
        </w:trPr>
        <w:tc>
          <w:tcPr>
            <w:tcW w:w="2119"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Total production from forestry</w:t>
            </w:r>
          </w:p>
        </w:tc>
        <w:tc>
          <w:tcPr>
            <w:tcW w:w="1133"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w:t>
            </w:r>
          </w:p>
        </w:tc>
        <w:tc>
          <w:tcPr>
            <w:tcW w:w="992"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w:t>
            </w:r>
          </w:p>
        </w:tc>
        <w:tc>
          <w:tcPr>
            <w:tcW w:w="1135" w:type="dxa"/>
            <w:tcBorders/>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w:t>
            </w:r>
          </w:p>
        </w:tc>
        <w:tc>
          <w:tcPr>
            <w:tcW w:w="283" w:type="dxa"/>
            <w:tcBorders/>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r>
          </w:p>
        </w:tc>
        <w:tc>
          <w:tcPr>
            <w:tcW w:w="1133"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0.00000*</w:t>
            </w:r>
          </w:p>
        </w:tc>
        <w:tc>
          <w:tcPr>
            <w:tcW w:w="994"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0.00000</w:t>
            </w:r>
          </w:p>
        </w:tc>
        <w:tc>
          <w:tcPr>
            <w:tcW w:w="1134" w:type="dxa"/>
            <w:tcBorders/>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1.000</w:t>
            </w:r>
          </w:p>
        </w:tc>
        <w:tc>
          <w:tcPr>
            <w:tcW w:w="282" w:type="dxa"/>
            <w:tcBorders/>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r>
          </w:p>
        </w:tc>
        <w:tc>
          <w:tcPr>
            <w:tcW w:w="1560"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0.00000*</w:t>
            </w:r>
          </w:p>
        </w:tc>
        <w:tc>
          <w:tcPr>
            <w:tcW w:w="1133"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0.00000</w:t>
            </w:r>
          </w:p>
        </w:tc>
        <w:tc>
          <w:tcPr>
            <w:tcW w:w="1276" w:type="dxa"/>
            <w:tcBorders/>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1.000</w:t>
            </w:r>
          </w:p>
        </w:tc>
      </w:tr>
      <w:tr>
        <w:trPr>
          <w:trHeight w:val="288" w:hRule="atLeast"/>
        </w:trPr>
        <w:tc>
          <w:tcPr>
            <w:tcW w:w="2119" w:type="dxa"/>
            <w:tcBorders>
              <w:bottom w:val="single" w:sz="6" w:space="0" w:color="000000"/>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Forest remaining</w:t>
            </w:r>
          </w:p>
        </w:tc>
        <w:tc>
          <w:tcPr>
            <w:tcW w:w="1133" w:type="dxa"/>
            <w:tcBorders>
              <w:bottom w:val="single" w:sz="6" w:space="0" w:color="000000"/>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-0.00014</w:t>
            </w:r>
          </w:p>
        </w:tc>
        <w:tc>
          <w:tcPr>
            <w:tcW w:w="992" w:type="dxa"/>
            <w:tcBorders>
              <w:bottom w:val="single" w:sz="6" w:space="0" w:color="000000"/>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0.00002</w:t>
            </w:r>
          </w:p>
        </w:tc>
        <w:tc>
          <w:tcPr>
            <w:tcW w:w="1135" w:type="dxa"/>
            <w:tcBorders>
              <w:bottom w:val="single" w:sz="6" w:space="0" w:color="000000"/>
            </w:tcBorders>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1.000</w:t>
            </w:r>
          </w:p>
        </w:tc>
        <w:tc>
          <w:tcPr>
            <w:tcW w:w="283" w:type="dxa"/>
            <w:tcBorders>
              <w:bottom w:val="single" w:sz="6" w:space="0" w:color="000000"/>
            </w:tcBorders>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r>
          </w:p>
        </w:tc>
        <w:tc>
          <w:tcPr>
            <w:tcW w:w="1133" w:type="dxa"/>
            <w:tcBorders>
              <w:bottom w:val="single" w:sz="6" w:space="0" w:color="000000"/>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-0.00017*</w:t>
            </w:r>
          </w:p>
        </w:tc>
        <w:tc>
          <w:tcPr>
            <w:tcW w:w="994" w:type="dxa"/>
            <w:tcBorders>
              <w:bottom w:val="single" w:sz="6" w:space="0" w:color="000000"/>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0.00003</w:t>
            </w:r>
          </w:p>
        </w:tc>
        <w:tc>
          <w:tcPr>
            <w:tcW w:w="1134" w:type="dxa"/>
            <w:tcBorders>
              <w:bottom w:val="single" w:sz="6" w:space="0" w:color="000000"/>
            </w:tcBorders>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1.000</w:t>
            </w:r>
          </w:p>
        </w:tc>
        <w:tc>
          <w:tcPr>
            <w:tcW w:w="282" w:type="dxa"/>
            <w:tcBorders>
              <w:bottom w:val="single" w:sz="6" w:space="0" w:color="000000"/>
            </w:tcBorders>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r>
          </w:p>
        </w:tc>
        <w:tc>
          <w:tcPr>
            <w:tcW w:w="1560" w:type="dxa"/>
            <w:tcBorders>
              <w:bottom w:val="single" w:sz="6" w:space="0" w:color="000000"/>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-0.00013*</w:t>
            </w:r>
          </w:p>
        </w:tc>
        <w:tc>
          <w:tcPr>
            <w:tcW w:w="1133" w:type="dxa"/>
            <w:tcBorders>
              <w:bottom w:val="single" w:sz="6" w:space="0" w:color="000000"/>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0.00003</w:t>
            </w:r>
          </w:p>
        </w:tc>
        <w:tc>
          <w:tcPr>
            <w:tcW w:w="1276" w:type="dxa"/>
            <w:tcBorders>
              <w:bottom w:val="single" w:sz="6" w:space="0" w:color="000000"/>
            </w:tcBorders>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1.000</w:t>
            </w:r>
          </w:p>
        </w:tc>
      </w:tr>
      <w:tr>
        <w:trPr>
          <w:trHeight w:val="288" w:hRule="atLeast"/>
        </w:trPr>
        <w:tc>
          <w:tcPr>
            <w:tcW w:w="2119" w:type="dxa"/>
            <w:tcBorders>
              <w:top w:val="single" w:sz="6" w:space="0" w:color="000000"/>
            </w:tcBorders>
            <w:shd w:color="auto" w:fill="auto" w:val="clear"/>
          </w:tcPr>
          <w:p>
            <w:pPr>
              <w:pStyle w:val="Normal"/>
              <w:spacing w:lineRule="auto" w:line="240" w:before="0" w:after="0"/>
              <w:rPr>
                <w:rFonts w:ascii="Calibri" w:hAnsi="Calibri" w:eastAsia="Times New Roman" w:cs="Calibri"/>
                <w:b/>
                <w:b/>
                <w:bCs/>
                <w:i/>
                <w:i/>
                <w:iCs/>
                <w:color w:val="000000"/>
                <w:sz w:val="20"/>
                <w:szCs w:val="20"/>
                <w:lang w:eastAsia="en-GB"/>
              </w:rPr>
            </w:pPr>
            <w:r>
              <w:rPr>
                <w:rFonts w:eastAsia="Times New Roman" w:cs="Calibri"/>
                <w:b/>
                <w:bCs/>
                <w:i/>
                <w:iCs/>
                <w:color w:val="000000"/>
                <w:sz w:val="20"/>
                <w:szCs w:val="20"/>
                <w:lang w:eastAsia="en-GB"/>
              </w:rPr>
              <w:t>Producer prices</w:t>
            </w:r>
          </w:p>
        </w:tc>
        <w:tc>
          <w:tcPr>
            <w:tcW w:w="1133" w:type="dxa"/>
            <w:tcBorders>
              <w:top w:val="single" w:sz="6" w:space="0" w:color="000000"/>
            </w:tcBorders>
            <w:shd w:color="auto" w:fill="auto" w:val="clear"/>
          </w:tcPr>
          <w:p>
            <w:pPr>
              <w:pStyle w:val="Normal"/>
              <w:spacing w:lineRule="auto" w:line="240" w:before="0" w:after="0"/>
              <w:rPr>
                <w:rFonts w:ascii="Calibri" w:hAnsi="Calibri" w:eastAsia="Times New Roman" w:cs="Calibri"/>
                <w:b/>
                <w:b/>
                <w:bCs/>
                <w:i/>
                <w:i/>
                <w:iCs/>
                <w:color w:val="000000"/>
                <w:sz w:val="20"/>
                <w:szCs w:val="20"/>
                <w:lang w:eastAsia="en-GB"/>
              </w:rPr>
            </w:pPr>
            <w:r>
              <w:rPr>
                <w:rFonts w:eastAsia="Times New Roman" w:cs="Calibri"/>
                <w:b/>
                <w:bCs/>
                <w:i/>
                <w:iCs/>
                <w:color w:val="000000"/>
                <w:sz w:val="20"/>
                <w:szCs w:val="20"/>
                <w:lang w:eastAsia="en-GB"/>
              </w:rPr>
            </w:r>
          </w:p>
        </w:tc>
        <w:tc>
          <w:tcPr>
            <w:tcW w:w="992" w:type="dxa"/>
            <w:tcBorders>
              <w:top w:val="single" w:sz="6" w:space="0" w:color="000000"/>
            </w:tcBorders>
            <w:shd w:color="auto" w:fill="auto" w:val="clear"/>
          </w:tcPr>
          <w:p>
            <w:pPr>
              <w:pStyle w:val="Normal"/>
              <w:spacing w:lineRule="auto" w:line="240" w:before="0" w:after="0"/>
              <w:rPr>
                <w:rFonts w:ascii="Times New Roman" w:hAnsi="Times New Roman" w:eastAsia="Times New Roman" w:cs="Times New Roman"/>
                <w:sz w:val="20"/>
                <w:szCs w:val="20"/>
                <w:lang w:eastAsia="en-GB"/>
              </w:rPr>
            </w:pPr>
            <w:r>
              <w:rPr>
                <w:rFonts w:eastAsia="Times New Roman" w:cs="Times New Roman" w:ascii="Times New Roman" w:hAnsi="Times New Roman"/>
                <w:sz w:val="20"/>
                <w:szCs w:val="20"/>
                <w:lang w:eastAsia="en-GB"/>
              </w:rPr>
            </w:r>
          </w:p>
        </w:tc>
        <w:tc>
          <w:tcPr>
            <w:tcW w:w="1135" w:type="dxa"/>
            <w:tcBorders>
              <w:top w:val="single" w:sz="6" w:space="0" w:color="000000"/>
            </w:tcBorders>
          </w:tcPr>
          <w:p>
            <w:pPr>
              <w:pStyle w:val="Normal"/>
              <w:spacing w:lineRule="auto" w:line="240" w:before="0" w:after="0"/>
              <w:rPr>
                <w:rFonts w:ascii="Times New Roman" w:hAnsi="Times New Roman" w:eastAsia="Times New Roman" w:cs="Times New Roman"/>
                <w:sz w:val="20"/>
                <w:szCs w:val="20"/>
                <w:lang w:eastAsia="en-GB"/>
              </w:rPr>
            </w:pPr>
            <w:r>
              <w:rPr>
                <w:rFonts w:eastAsia="Times New Roman" w:cs="Times New Roman" w:ascii="Times New Roman" w:hAnsi="Times New Roman"/>
                <w:sz w:val="20"/>
                <w:szCs w:val="20"/>
                <w:lang w:eastAsia="en-GB"/>
              </w:rPr>
            </w:r>
          </w:p>
        </w:tc>
        <w:tc>
          <w:tcPr>
            <w:tcW w:w="283" w:type="dxa"/>
            <w:tcBorders>
              <w:top w:val="single" w:sz="6" w:space="0" w:color="000000"/>
            </w:tcBorders>
          </w:tcPr>
          <w:p>
            <w:pPr>
              <w:pStyle w:val="Normal"/>
              <w:spacing w:lineRule="auto" w:line="240" w:before="0" w:after="0"/>
              <w:rPr>
                <w:rFonts w:ascii="Times New Roman" w:hAnsi="Times New Roman" w:eastAsia="Times New Roman" w:cs="Times New Roman"/>
                <w:sz w:val="20"/>
                <w:szCs w:val="20"/>
                <w:lang w:eastAsia="en-GB"/>
              </w:rPr>
            </w:pPr>
            <w:r>
              <w:rPr>
                <w:rFonts w:eastAsia="Times New Roman" w:cs="Times New Roman" w:ascii="Times New Roman" w:hAnsi="Times New Roman"/>
                <w:sz w:val="20"/>
                <w:szCs w:val="20"/>
                <w:lang w:eastAsia="en-GB"/>
              </w:rPr>
            </w:r>
          </w:p>
        </w:tc>
        <w:tc>
          <w:tcPr>
            <w:tcW w:w="1133" w:type="dxa"/>
            <w:tcBorders>
              <w:top w:val="single" w:sz="6" w:space="0" w:color="000000"/>
            </w:tcBorders>
            <w:shd w:color="auto" w:fill="auto" w:val="clear"/>
          </w:tcPr>
          <w:p>
            <w:pPr>
              <w:pStyle w:val="Normal"/>
              <w:spacing w:lineRule="auto" w:line="240" w:before="0" w:after="0"/>
              <w:rPr>
                <w:rFonts w:ascii="Times New Roman" w:hAnsi="Times New Roman" w:eastAsia="Times New Roman" w:cs="Times New Roman"/>
                <w:sz w:val="20"/>
                <w:szCs w:val="20"/>
                <w:lang w:eastAsia="en-GB"/>
              </w:rPr>
            </w:pPr>
            <w:r>
              <w:rPr>
                <w:rFonts w:eastAsia="Times New Roman" w:cs="Times New Roman" w:ascii="Times New Roman" w:hAnsi="Times New Roman"/>
                <w:sz w:val="20"/>
                <w:szCs w:val="20"/>
                <w:lang w:eastAsia="en-GB"/>
              </w:rPr>
            </w:r>
          </w:p>
        </w:tc>
        <w:tc>
          <w:tcPr>
            <w:tcW w:w="994" w:type="dxa"/>
            <w:tcBorders>
              <w:top w:val="single" w:sz="6" w:space="0" w:color="000000"/>
            </w:tcBorders>
            <w:shd w:color="auto" w:fill="auto" w:val="clear"/>
          </w:tcPr>
          <w:p>
            <w:pPr>
              <w:pStyle w:val="Normal"/>
              <w:spacing w:lineRule="auto" w:line="240" w:before="0" w:after="0"/>
              <w:rPr>
                <w:rFonts w:ascii="Times New Roman" w:hAnsi="Times New Roman" w:eastAsia="Times New Roman" w:cs="Times New Roman"/>
                <w:sz w:val="20"/>
                <w:szCs w:val="20"/>
                <w:lang w:eastAsia="en-GB"/>
              </w:rPr>
            </w:pPr>
            <w:r>
              <w:rPr>
                <w:rFonts w:eastAsia="Times New Roman" w:cs="Times New Roman" w:ascii="Times New Roman" w:hAnsi="Times New Roman"/>
                <w:sz w:val="20"/>
                <w:szCs w:val="20"/>
                <w:lang w:eastAsia="en-GB"/>
              </w:rPr>
            </w:r>
          </w:p>
        </w:tc>
        <w:tc>
          <w:tcPr>
            <w:tcW w:w="1134" w:type="dxa"/>
            <w:tcBorders>
              <w:top w:val="single" w:sz="6" w:space="0" w:color="000000"/>
            </w:tcBorders>
          </w:tcPr>
          <w:p>
            <w:pPr>
              <w:pStyle w:val="Normal"/>
              <w:spacing w:lineRule="auto" w:line="240" w:before="0" w:after="0"/>
              <w:rPr>
                <w:rFonts w:ascii="Times New Roman" w:hAnsi="Times New Roman" w:eastAsia="Times New Roman" w:cs="Times New Roman"/>
                <w:sz w:val="20"/>
                <w:szCs w:val="20"/>
                <w:lang w:eastAsia="en-GB"/>
              </w:rPr>
            </w:pPr>
            <w:r>
              <w:rPr>
                <w:rFonts w:eastAsia="Times New Roman" w:cs="Times New Roman" w:ascii="Times New Roman" w:hAnsi="Times New Roman"/>
                <w:sz w:val="20"/>
                <w:szCs w:val="20"/>
                <w:lang w:eastAsia="en-GB"/>
              </w:rPr>
            </w:r>
          </w:p>
        </w:tc>
        <w:tc>
          <w:tcPr>
            <w:tcW w:w="282" w:type="dxa"/>
            <w:tcBorders>
              <w:top w:val="single" w:sz="6" w:space="0" w:color="000000"/>
            </w:tcBorders>
          </w:tcPr>
          <w:p>
            <w:pPr>
              <w:pStyle w:val="Normal"/>
              <w:spacing w:lineRule="auto" w:line="240" w:before="0" w:after="0"/>
              <w:rPr>
                <w:rFonts w:ascii="Times New Roman" w:hAnsi="Times New Roman" w:eastAsia="Times New Roman" w:cs="Times New Roman"/>
                <w:sz w:val="20"/>
                <w:szCs w:val="20"/>
                <w:lang w:eastAsia="en-GB"/>
              </w:rPr>
            </w:pPr>
            <w:r>
              <w:rPr>
                <w:rFonts w:eastAsia="Times New Roman" w:cs="Times New Roman" w:ascii="Times New Roman" w:hAnsi="Times New Roman"/>
                <w:sz w:val="20"/>
                <w:szCs w:val="20"/>
                <w:lang w:eastAsia="en-GB"/>
              </w:rPr>
            </w:r>
          </w:p>
        </w:tc>
        <w:tc>
          <w:tcPr>
            <w:tcW w:w="1560" w:type="dxa"/>
            <w:tcBorders>
              <w:top w:val="single" w:sz="6" w:space="0" w:color="000000"/>
            </w:tcBorders>
            <w:shd w:color="auto" w:fill="auto" w:val="clear"/>
          </w:tcPr>
          <w:p>
            <w:pPr>
              <w:pStyle w:val="Normal"/>
              <w:spacing w:lineRule="auto" w:line="240" w:before="0" w:after="0"/>
              <w:rPr>
                <w:rFonts w:ascii="Times New Roman" w:hAnsi="Times New Roman" w:eastAsia="Times New Roman" w:cs="Times New Roman"/>
                <w:sz w:val="20"/>
                <w:szCs w:val="20"/>
                <w:lang w:eastAsia="en-GB"/>
              </w:rPr>
            </w:pPr>
            <w:r>
              <w:rPr>
                <w:rFonts w:eastAsia="Times New Roman" w:cs="Times New Roman" w:ascii="Times New Roman" w:hAnsi="Times New Roman"/>
                <w:sz w:val="20"/>
                <w:szCs w:val="20"/>
                <w:lang w:eastAsia="en-GB"/>
              </w:rPr>
            </w:r>
          </w:p>
        </w:tc>
        <w:tc>
          <w:tcPr>
            <w:tcW w:w="1133" w:type="dxa"/>
            <w:tcBorders>
              <w:top w:val="single" w:sz="6" w:space="0" w:color="000000"/>
            </w:tcBorders>
            <w:shd w:color="auto" w:fill="auto" w:val="clear"/>
          </w:tcPr>
          <w:p>
            <w:pPr>
              <w:pStyle w:val="Normal"/>
              <w:spacing w:lineRule="auto" w:line="240" w:before="0" w:after="0"/>
              <w:rPr>
                <w:rFonts w:ascii="Times New Roman" w:hAnsi="Times New Roman" w:eastAsia="Times New Roman" w:cs="Times New Roman"/>
                <w:sz w:val="20"/>
                <w:szCs w:val="20"/>
                <w:lang w:eastAsia="en-GB"/>
              </w:rPr>
            </w:pPr>
            <w:r>
              <w:rPr>
                <w:rFonts w:eastAsia="Times New Roman" w:cs="Times New Roman" w:ascii="Times New Roman" w:hAnsi="Times New Roman"/>
                <w:sz w:val="20"/>
                <w:szCs w:val="20"/>
                <w:lang w:eastAsia="en-GB"/>
              </w:rPr>
            </w:r>
          </w:p>
        </w:tc>
        <w:tc>
          <w:tcPr>
            <w:tcW w:w="1276" w:type="dxa"/>
            <w:tcBorders>
              <w:top w:val="single" w:sz="6" w:space="0" w:color="000000"/>
            </w:tcBorders>
          </w:tcPr>
          <w:p>
            <w:pPr>
              <w:pStyle w:val="Normal"/>
              <w:spacing w:lineRule="auto" w:line="240" w:before="0" w:after="0"/>
              <w:rPr>
                <w:rFonts w:ascii="Times New Roman" w:hAnsi="Times New Roman" w:eastAsia="Times New Roman" w:cs="Times New Roman"/>
                <w:sz w:val="20"/>
                <w:szCs w:val="20"/>
                <w:lang w:eastAsia="en-GB"/>
              </w:rPr>
            </w:pPr>
            <w:r>
              <w:rPr>
                <w:rFonts w:eastAsia="Times New Roman" w:cs="Times New Roman" w:ascii="Times New Roman" w:hAnsi="Times New Roman"/>
                <w:sz w:val="20"/>
                <w:szCs w:val="20"/>
                <w:lang w:eastAsia="en-GB"/>
              </w:rPr>
            </w:r>
          </w:p>
        </w:tc>
      </w:tr>
      <w:tr>
        <w:trPr>
          <w:trHeight w:val="288" w:hRule="atLeast"/>
        </w:trPr>
        <w:tc>
          <w:tcPr>
            <w:tcW w:w="2119"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Producer price of corn</w:t>
            </w:r>
          </w:p>
        </w:tc>
        <w:tc>
          <w:tcPr>
            <w:tcW w:w="1133"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0.00415</w:t>
            </w:r>
          </w:p>
        </w:tc>
        <w:tc>
          <w:tcPr>
            <w:tcW w:w="992"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0.00355</w:t>
            </w:r>
          </w:p>
        </w:tc>
        <w:tc>
          <w:tcPr>
            <w:tcW w:w="1135" w:type="dxa"/>
            <w:tcBorders/>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1.004</w:t>
            </w:r>
          </w:p>
        </w:tc>
        <w:tc>
          <w:tcPr>
            <w:tcW w:w="283" w:type="dxa"/>
            <w:tcBorders/>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r>
          </w:p>
        </w:tc>
        <w:tc>
          <w:tcPr>
            <w:tcW w:w="1133"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0.01093*</w:t>
            </w:r>
          </w:p>
        </w:tc>
        <w:tc>
          <w:tcPr>
            <w:tcW w:w="994"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0.00240</w:t>
            </w:r>
          </w:p>
        </w:tc>
        <w:tc>
          <w:tcPr>
            <w:tcW w:w="1134" w:type="dxa"/>
            <w:tcBorders/>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1.011</w:t>
            </w:r>
          </w:p>
        </w:tc>
        <w:tc>
          <w:tcPr>
            <w:tcW w:w="282" w:type="dxa"/>
            <w:tcBorders/>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r>
          </w:p>
        </w:tc>
        <w:tc>
          <w:tcPr>
            <w:tcW w:w="1560"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0.00014*</w:t>
            </w:r>
          </w:p>
        </w:tc>
        <w:tc>
          <w:tcPr>
            <w:tcW w:w="1133"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0.00081</w:t>
            </w:r>
          </w:p>
        </w:tc>
        <w:tc>
          <w:tcPr>
            <w:tcW w:w="1276" w:type="dxa"/>
            <w:tcBorders/>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1.000</w:t>
            </w:r>
          </w:p>
        </w:tc>
      </w:tr>
      <w:tr>
        <w:trPr>
          <w:trHeight w:val="288" w:hRule="atLeast"/>
        </w:trPr>
        <w:tc>
          <w:tcPr>
            <w:tcW w:w="2119"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Producer price of rice</w:t>
            </w:r>
          </w:p>
        </w:tc>
        <w:tc>
          <w:tcPr>
            <w:tcW w:w="1133"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-0.02465</w:t>
            </w:r>
          </w:p>
        </w:tc>
        <w:tc>
          <w:tcPr>
            <w:tcW w:w="992"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0.00436</w:t>
            </w:r>
          </w:p>
        </w:tc>
        <w:tc>
          <w:tcPr>
            <w:tcW w:w="1135" w:type="dxa"/>
            <w:tcBorders/>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0.976</w:t>
            </w:r>
          </w:p>
        </w:tc>
        <w:tc>
          <w:tcPr>
            <w:tcW w:w="283" w:type="dxa"/>
            <w:tcBorders/>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r>
          </w:p>
        </w:tc>
        <w:tc>
          <w:tcPr>
            <w:tcW w:w="1133"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0.00452*</w:t>
            </w:r>
          </w:p>
        </w:tc>
        <w:tc>
          <w:tcPr>
            <w:tcW w:w="994"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0.00564</w:t>
            </w:r>
          </w:p>
        </w:tc>
        <w:tc>
          <w:tcPr>
            <w:tcW w:w="1134" w:type="dxa"/>
            <w:tcBorders/>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1.005</w:t>
            </w:r>
          </w:p>
        </w:tc>
        <w:tc>
          <w:tcPr>
            <w:tcW w:w="282" w:type="dxa"/>
            <w:tcBorders/>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r>
          </w:p>
        </w:tc>
        <w:tc>
          <w:tcPr>
            <w:tcW w:w="1560"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0.01258*</w:t>
            </w:r>
          </w:p>
        </w:tc>
        <w:tc>
          <w:tcPr>
            <w:tcW w:w="1133"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0.00474</w:t>
            </w:r>
          </w:p>
        </w:tc>
        <w:tc>
          <w:tcPr>
            <w:tcW w:w="1276" w:type="dxa"/>
            <w:tcBorders/>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1.013</w:t>
            </w:r>
          </w:p>
        </w:tc>
      </w:tr>
      <w:tr>
        <w:trPr>
          <w:trHeight w:val="288" w:hRule="atLeast"/>
        </w:trPr>
        <w:tc>
          <w:tcPr>
            <w:tcW w:w="2119"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Producer price of rubber</w:t>
            </w:r>
          </w:p>
        </w:tc>
        <w:tc>
          <w:tcPr>
            <w:tcW w:w="1133"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0.03424</w:t>
            </w:r>
          </w:p>
        </w:tc>
        <w:tc>
          <w:tcPr>
            <w:tcW w:w="992"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0.00401</w:t>
            </w:r>
          </w:p>
        </w:tc>
        <w:tc>
          <w:tcPr>
            <w:tcW w:w="1135" w:type="dxa"/>
            <w:tcBorders/>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1.035</w:t>
            </w:r>
          </w:p>
        </w:tc>
        <w:tc>
          <w:tcPr>
            <w:tcW w:w="283" w:type="dxa"/>
            <w:tcBorders/>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r>
          </w:p>
        </w:tc>
        <w:tc>
          <w:tcPr>
            <w:tcW w:w="1133"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-0.00075*</w:t>
            </w:r>
          </w:p>
        </w:tc>
        <w:tc>
          <w:tcPr>
            <w:tcW w:w="994"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0.00228</w:t>
            </w:r>
          </w:p>
        </w:tc>
        <w:tc>
          <w:tcPr>
            <w:tcW w:w="1134" w:type="dxa"/>
            <w:tcBorders/>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0.999</w:t>
            </w:r>
          </w:p>
        </w:tc>
        <w:tc>
          <w:tcPr>
            <w:tcW w:w="282" w:type="dxa"/>
            <w:tcBorders/>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r>
          </w:p>
        </w:tc>
        <w:tc>
          <w:tcPr>
            <w:tcW w:w="1560"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-0.00431*</w:t>
            </w:r>
          </w:p>
        </w:tc>
        <w:tc>
          <w:tcPr>
            <w:tcW w:w="1133"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0.00467</w:t>
            </w:r>
          </w:p>
        </w:tc>
        <w:tc>
          <w:tcPr>
            <w:tcW w:w="1276" w:type="dxa"/>
            <w:tcBorders/>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0.996</w:t>
            </w:r>
          </w:p>
        </w:tc>
      </w:tr>
      <w:tr>
        <w:trPr>
          <w:trHeight w:val="288" w:hRule="atLeast"/>
        </w:trPr>
        <w:tc>
          <w:tcPr>
            <w:tcW w:w="2119"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Producer price of sugar</w:t>
            </w:r>
          </w:p>
        </w:tc>
        <w:tc>
          <w:tcPr>
            <w:tcW w:w="1133"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0.00004</w:t>
            </w:r>
          </w:p>
        </w:tc>
        <w:tc>
          <w:tcPr>
            <w:tcW w:w="992"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0.00010</w:t>
            </w:r>
          </w:p>
        </w:tc>
        <w:tc>
          <w:tcPr>
            <w:tcW w:w="1135" w:type="dxa"/>
            <w:tcBorders/>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1.000</w:t>
            </w:r>
          </w:p>
        </w:tc>
        <w:tc>
          <w:tcPr>
            <w:tcW w:w="283" w:type="dxa"/>
            <w:tcBorders/>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r>
          </w:p>
        </w:tc>
        <w:tc>
          <w:tcPr>
            <w:tcW w:w="1133"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0.00016*</w:t>
            </w:r>
          </w:p>
        </w:tc>
        <w:tc>
          <w:tcPr>
            <w:tcW w:w="994"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0.00018</w:t>
            </w:r>
          </w:p>
        </w:tc>
        <w:tc>
          <w:tcPr>
            <w:tcW w:w="1134" w:type="dxa"/>
            <w:tcBorders/>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1.000</w:t>
            </w:r>
          </w:p>
        </w:tc>
        <w:tc>
          <w:tcPr>
            <w:tcW w:w="282" w:type="dxa"/>
            <w:tcBorders/>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r>
          </w:p>
        </w:tc>
        <w:tc>
          <w:tcPr>
            <w:tcW w:w="1560"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0.00000*</w:t>
            </w:r>
          </w:p>
        </w:tc>
        <w:tc>
          <w:tcPr>
            <w:tcW w:w="1133"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0.00006</w:t>
            </w:r>
          </w:p>
        </w:tc>
        <w:tc>
          <w:tcPr>
            <w:tcW w:w="1276" w:type="dxa"/>
            <w:tcBorders/>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1.000</w:t>
            </w:r>
          </w:p>
        </w:tc>
      </w:tr>
      <w:tr>
        <w:trPr>
          <w:trHeight w:val="288" w:hRule="atLeast"/>
        </w:trPr>
        <w:tc>
          <w:tcPr>
            <w:tcW w:w="2119"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Producer price of cassava</w:t>
            </w:r>
          </w:p>
        </w:tc>
        <w:tc>
          <w:tcPr>
            <w:tcW w:w="1133"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0.00032</w:t>
            </w:r>
          </w:p>
        </w:tc>
        <w:tc>
          <w:tcPr>
            <w:tcW w:w="992"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0.00123</w:t>
            </w:r>
          </w:p>
        </w:tc>
        <w:tc>
          <w:tcPr>
            <w:tcW w:w="1135" w:type="dxa"/>
            <w:tcBorders/>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1.000</w:t>
            </w:r>
          </w:p>
        </w:tc>
        <w:tc>
          <w:tcPr>
            <w:tcW w:w="283" w:type="dxa"/>
            <w:tcBorders/>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r>
          </w:p>
        </w:tc>
        <w:tc>
          <w:tcPr>
            <w:tcW w:w="1133"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0.00006*</w:t>
            </w:r>
          </w:p>
        </w:tc>
        <w:tc>
          <w:tcPr>
            <w:tcW w:w="994"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0.00076</w:t>
            </w:r>
          </w:p>
        </w:tc>
        <w:tc>
          <w:tcPr>
            <w:tcW w:w="1134" w:type="dxa"/>
            <w:tcBorders/>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1.000</w:t>
            </w:r>
          </w:p>
        </w:tc>
        <w:tc>
          <w:tcPr>
            <w:tcW w:w="282" w:type="dxa"/>
            <w:tcBorders/>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r>
          </w:p>
        </w:tc>
        <w:tc>
          <w:tcPr>
            <w:tcW w:w="1560"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-0.01791*</w:t>
            </w:r>
          </w:p>
        </w:tc>
        <w:tc>
          <w:tcPr>
            <w:tcW w:w="1133"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0.00214</w:t>
            </w:r>
          </w:p>
        </w:tc>
        <w:tc>
          <w:tcPr>
            <w:tcW w:w="1276" w:type="dxa"/>
            <w:tcBorders/>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0.982</w:t>
            </w:r>
          </w:p>
        </w:tc>
      </w:tr>
      <w:tr>
        <w:trPr>
          <w:trHeight w:val="288" w:hRule="atLeast"/>
        </w:trPr>
        <w:tc>
          <w:tcPr>
            <w:tcW w:w="2119" w:type="dxa"/>
            <w:tcBorders>
              <w:bottom w:val="single" w:sz="12" w:space="0" w:color="000000"/>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Forest remaining</w:t>
            </w:r>
          </w:p>
        </w:tc>
        <w:tc>
          <w:tcPr>
            <w:tcW w:w="1133" w:type="dxa"/>
            <w:tcBorders>
              <w:bottom w:val="single" w:sz="12" w:space="0" w:color="000000"/>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-0.00023</w:t>
            </w:r>
          </w:p>
        </w:tc>
        <w:tc>
          <w:tcPr>
            <w:tcW w:w="992" w:type="dxa"/>
            <w:tcBorders>
              <w:bottom w:val="single" w:sz="12" w:space="0" w:color="000000"/>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0.00002</w:t>
            </w:r>
          </w:p>
        </w:tc>
        <w:tc>
          <w:tcPr>
            <w:tcW w:w="1135" w:type="dxa"/>
            <w:tcBorders>
              <w:bottom w:val="single" w:sz="12" w:space="0" w:color="000000"/>
            </w:tcBorders>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1.000</w:t>
            </w:r>
          </w:p>
        </w:tc>
        <w:tc>
          <w:tcPr>
            <w:tcW w:w="283" w:type="dxa"/>
            <w:tcBorders>
              <w:bottom w:val="single" w:sz="12" w:space="0" w:color="000000"/>
            </w:tcBorders>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r>
          </w:p>
        </w:tc>
        <w:tc>
          <w:tcPr>
            <w:tcW w:w="1133" w:type="dxa"/>
            <w:tcBorders>
              <w:bottom w:val="single" w:sz="12" w:space="0" w:color="000000"/>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-0.00015*</w:t>
            </w:r>
          </w:p>
        </w:tc>
        <w:tc>
          <w:tcPr>
            <w:tcW w:w="994" w:type="dxa"/>
            <w:tcBorders>
              <w:bottom w:val="single" w:sz="12" w:space="0" w:color="000000"/>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0.00002</w:t>
            </w:r>
          </w:p>
        </w:tc>
        <w:tc>
          <w:tcPr>
            <w:tcW w:w="1134" w:type="dxa"/>
            <w:tcBorders>
              <w:bottom w:val="single" w:sz="12" w:space="0" w:color="000000"/>
            </w:tcBorders>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1.000</w:t>
            </w:r>
          </w:p>
        </w:tc>
        <w:tc>
          <w:tcPr>
            <w:tcW w:w="282" w:type="dxa"/>
            <w:tcBorders>
              <w:bottom w:val="single" w:sz="12" w:space="0" w:color="000000"/>
            </w:tcBorders>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r>
          </w:p>
        </w:tc>
        <w:tc>
          <w:tcPr>
            <w:tcW w:w="1560" w:type="dxa"/>
            <w:tcBorders>
              <w:bottom w:val="single" w:sz="12" w:space="0" w:color="000000"/>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-0.00013*</w:t>
            </w:r>
          </w:p>
        </w:tc>
        <w:tc>
          <w:tcPr>
            <w:tcW w:w="1133" w:type="dxa"/>
            <w:tcBorders>
              <w:bottom w:val="single" w:sz="12" w:space="0" w:color="000000"/>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0.00002</w:t>
            </w:r>
          </w:p>
        </w:tc>
        <w:tc>
          <w:tcPr>
            <w:tcW w:w="1276" w:type="dxa"/>
            <w:tcBorders>
              <w:bottom w:val="single" w:sz="12" w:space="0" w:color="000000"/>
            </w:tcBorders>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1.000</w:t>
            </w:r>
          </w:p>
        </w:tc>
      </w:tr>
    </w:tbl>
    <w:p>
      <w:pPr>
        <w:pStyle w:val="Normal"/>
        <w:spacing w:lineRule="auto" w:line="240" w:before="0" w:after="0"/>
        <w:rPr>
          <w:sz w:val="18"/>
          <w:szCs w:val="18"/>
        </w:rPr>
      </w:pPr>
      <w:commentRangeStart w:id="27"/>
      <w:r>
        <w:rPr>
          <w:sz w:val="18"/>
          <w:szCs w:val="18"/>
        </w:rPr>
        <w:t xml:space="preserve">* Coefficients derived from full averaging of models within dAIC &lt; 6. </w:t>
      </w:r>
      <w:commentRangeEnd w:id="27"/>
      <w:r>
        <w:commentReference w:id="27"/>
      </w:r>
      <w:r>
        <w:rPr>
          <w:sz w:val="18"/>
          <w:szCs w:val="18"/>
        </w:rPr>
      </w:r>
    </w:p>
    <w:p>
      <w:pPr>
        <w:sectPr>
          <w:type w:val="nextPage"/>
          <w:pgSz w:orient="landscape" w:w="16838" w:h="11906"/>
          <w:pgMar w:left="1440" w:right="1440" w:header="0" w:top="1440" w:footer="0" w:bottom="1440" w:gutter="0"/>
          <w:pgNumType w:fmt="decimal"/>
          <w:formProt w:val="false"/>
          <w:textDirection w:val="lrTb"/>
          <w:docGrid w:type="default" w:linePitch="360" w:charSpace="4096"/>
        </w:sectPr>
        <w:pStyle w:val="Normal"/>
        <w:spacing w:lineRule="auto" w:line="240" w:before="0" w:after="0"/>
        <w:rPr>
          <w:sz w:val="18"/>
          <w:szCs w:val="18"/>
        </w:rPr>
      </w:pPr>
      <w:r>
        <w:rPr>
          <w:sz w:val="18"/>
          <w:szCs w:val="18"/>
          <w:vertAlign w:val="superscript"/>
        </w:rPr>
        <w:t>A</w:t>
      </w:r>
      <w:r>
        <w:rPr>
          <w:sz w:val="18"/>
          <w:szCs w:val="18"/>
        </w:rPr>
        <w:t xml:space="preserve"> Rate ratio = exp(coefficient)</w:t>
      </w:r>
    </w:p>
    <w:p>
      <w:pPr>
        <w:pStyle w:val="Normal"/>
        <w:rPr>
          <w:b/>
          <w:b/>
          <w:bCs/>
          <w:sz w:val="20"/>
          <w:szCs w:val="20"/>
        </w:rPr>
      </w:pPr>
      <w:r>
        <w:rPr>
          <w:b/>
          <w:bCs/>
          <w:sz w:val="20"/>
          <w:szCs w:val="20"/>
        </w:rPr>
        <w:drawing>
          <wp:anchor behindDoc="1" distT="0" distB="0" distL="0" distR="0" simplePos="0" locked="0" layoutInCell="1" allowOverlap="1" relativeHeight="6">
            <wp:simplePos x="0" y="0"/>
            <wp:positionH relativeFrom="column">
              <wp:posOffset>-145415</wp:posOffset>
            </wp:positionH>
            <wp:positionV relativeFrom="paragraph">
              <wp:posOffset>13970</wp:posOffset>
            </wp:positionV>
            <wp:extent cx="6446520" cy="6446520"/>
            <wp:effectExtent l="0" t="0" r="0" b="0"/>
            <wp:wrapNone/>
            <wp:docPr id="2"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3" descr="Chart&#10;&#10;Description automatically generated"/>
                    <pic:cNvPicPr>
                      <a:picLocks noChangeAspect="1" noChangeArrowheads="1"/>
                    </pic:cNvPicPr>
                  </pic:nvPicPr>
                  <pic:blipFill>
                    <a:blip r:embed="rId4"/>
                    <a:stretch>
                      <a:fillRect/>
                    </a:stretch>
                  </pic:blipFill>
                  <pic:spPr bwMode="auto">
                    <a:xfrm>
                      <a:off x="0" y="0"/>
                      <a:ext cx="6446520" cy="6446520"/>
                    </a:xfrm>
                    <a:prstGeom prst="rect">
                      <a:avLst/>
                    </a:prstGeom>
                  </pic:spPr>
                </pic:pic>
              </a:graphicData>
            </a:graphic>
          </wp:anchor>
        </w:drawing>
      </w:r>
    </w:p>
    <w:p>
      <w:pPr>
        <w:pStyle w:val="Normal"/>
        <w:rPr>
          <w:b/>
          <w:b/>
          <w:bCs/>
          <w:sz w:val="20"/>
          <w:szCs w:val="20"/>
        </w:rPr>
      </w:pPr>
      <w:r>
        <w:rPr>
          <w:b/>
          <w:bCs/>
          <w:sz w:val="20"/>
          <w:szCs w:val="20"/>
        </w:rPr>
      </w:r>
    </w:p>
    <w:p>
      <w:pPr>
        <w:pStyle w:val="Normal"/>
        <w:rPr>
          <w:b/>
          <w:b/>
          <w:bCs/>
          <w:sz w:val="20"/>
          <w:szCs w:val="20"/>
        </w:rPr>
      </w:pPr>
      <w:r>
        <w:rPr>
          <w:b/>
          <w:bCs/>
          <w:sz w:val="20"/>
          <w:szCs w:val="20"/>
        </w:rPr>
      </w:r>
    </w:p>
    <w:p>
      <w:pPr>
        <w:pStyle w:val="Normal"/>
        <w:rPr>
          <w:sz w:val="18"/>
          <w:szCs w:val="18"/>
          <w:vertAlign w:val="superscript"/>
        </w:rPr>
      </w:pPr>
      <w:r>
        <w:rPr>
          <w:sz w:val="18"/>
          <w:szCs w:val="18"/>
          <w:vertAlign w:val="superscript"/>
        </w:rPr>
      </w:r>
    </w:p>
    <w:p>
      <w:pPr>
        <w:pStyle w:val="Normal"/>
        <w:rPr>
          <w:sz w:val="18"/>
          <w:szCs w:val="18"/>
          <w:vertAlign w:val="superscript"/>
        </w:rPr>
      </w:pPr>
      <w:r>
        <w:rPr>
          <w:sz w:val="18"/>
          <w:szCs w:val="18"/>
          <w:vertAlign w:val="superscript"/>
        </w:rPr>
      </w:r>
    </w:p>
    <w:p>
      <w:pPr>
        <w:pStyle w:val="Normal"/>
        <w:rPr>
          <w:sz w:val="18"/>
          <w:szCs w:val="18"/>
          <w:vertAlign w:val="superscript"/>
        </w:rPr>
      </w:pPr>
      <w:r>
        <w:rPr>
          <w:sz w:val="18"/>
          <w:szCs w:val="18"/>
          <w:vertAlign w:val="superscript"/>
        </w:rPr>
      </w:r>
    </w:p>
    <w:p>
      <w:pPr>
        <w:pStyle w:val="Normal"/>
        <w:rPr>
          <w:sz w:val="18"/>
          <w:szCs w:val="18"/>
          <w:vertAlign w:val="superscript"/>
        </w:rPr>
      </w:pPr>
      <w:r>
        <w:rPr>
          <w:sz w:val="18"/>
          <w:szCs w:val="18"/>
          <w:vertAlign w:val="superscript"/>
        </w:rPr>
      </w:r>
    </w:p>
    <w:p>
      <w:pPr>
        <w:pStyle w:val="Normal"/>
        <w:rPr>
          <w:sz w:val="18"/>
          <w:szCs w:val="18"/>
          <w:vertAlign w:val="superscript"/>
        </w:rPr>
      </w:pPr>
      <w:r>
        <w:rPr>
          <w:sz w:val="18"/>
          <w:szCs w:val="18"/>
          <w:vertAlign w:val="superscript"/>
        </w:rPr>
      </w:r>
    </w:p>
    <w:p>
      <w:pPr>
        <w:pStyle w:val="Normal"/>
        <w:rPr>
          <w:sz w:val="18"/>
          <w:szCs w:val="18"/>
          <w:vertAlign w:val="superscript"/>
        </w:rPr>
      </w:pPr>
      <w:r>
        <w:rPr>
          <w:sz w:val="18"/>
          <w:szCs w:val="18"/>
          <w:vertAlign w:val="superscript"/>
        </w:rPr>
      </w:r>
    </w:p>
    <w:p>
      <w:pPr>
        <w:pStyle w:val="Normal"/>
        <w:rPr>
          <w:sz w:val="18"/>
          <w:szCs w:val="18"/>
          <w:vertAlign w:val="superscript"/>
        </w:rPr>
      </w:pPr>
      <w:r>
        <w:rPr>
          <w:sz w:val="18"/>
          <w:szCs w:val="18"/>
          <w:vertAlign w:val="superscript"/>
        </w:rPr>
      </w:r>
    </w:p>
    <w:p>
      <w:pPr>
        <w:pStyle w:val="Normal"/>
        <w:rPr>
          <w:sz w:val="18"/>
          <w:szCs w:val="18"/>
          <w:vertAlign w:val="superscript"/>
        </w:rPr>
      </w:pPr>
      <w:r>
        <w:rPr>
          <w:sz w:val="18"/>
          <w:szCs w:val="18"/>
          <w:vertAlign w:val="superscript"/>
        </w:rPr>
      </w:r>
    </w:p>
    <w:p>
      <w:pPr>
        <w:pStyle w:val="Normal"/>
        <w:rPr>
          <w:sz w:val="18"/>
          <w:szCs w:val="18"/>
          <w:vertAlign w:val="superscript"/>
        </w:rPr>
      </w:pPr>
      <w:r>
        <w:rPr>
          <w:sz w:val="18"/>
          <w:szCs w:val="18"/>
          <w:vertAlign w:val="superscript"/>
        </w:rPr>
      </w:r>
    </w:p>
    <w:p>
      <w:pPr>
        <w:pStyle w:val="Normal"/>
        <w:rPr>
          <w:b/>
          <w:b/>
          <w:bCs/>
          <w:i/>
          <w:i/>
          <w:iCs/>
        </w:rPr>
      </w:pPr>
      <w:r>
        <w:rPr>
          <w:b/>
          <w:bCs/>
          <w:i/>
          <w:iCs/>
        </w:rPr>
      </w:r>
    </w:p>
    <w:p>
      <w:pPr>
        <w:pStyle w:val="Normal"/>
        <w:rPr>
          <w:b/>
          <w:b/>
          <w:bCs/>
          <w:i/>
          <w:i/>
          <w:iCs/>
        </w:rPr>
      </w:pPr>
      <w:r>
        <w:rPr>
          <w:b/>
          <w:bCs/>
          <w:i/>
          <w:iCs/>
        </w:rPr>
      </w:r>
    </w:p>
    <w:p>
      <w:pPr>
        <w:pStyle w:val="Normal"/>
        <w:rPr>
          <w:b/>
          <w:b/>
          <w:bCs/>
          <w:i/>
          <w:i/>
          <w:iCs/>
        </w:rPr>
      </w:pPr>
      <w:r>
        <w:rPr>
          <w:b/>
          <w:bCs/>
          <w:i/>
          <w:iCs/>
        </w:rPr>
      </w:r>
    </w:p>
    <w:p>
      <w:pPr>
        <w:pStyle w:val="Normal"/>
        <w:rPr>
          <w:b/>
          <w:b/>
          <w:bCs/>
          <w:i/>
          <w:i/>
          <w:iCs/>
        </w:rPr>
      </w:pPr>
      <w:r>
        <w:rPr>
          <w:b/>
          <w:bCs/>
          <w:i/>
          <w:iCs/>
        </w:rPr>
      </w:r>
    </w:p>
    <w:p>
      <w:pPr>
        <w:pStyle w:val="Normal"/>
        <w:rPr>
          <w:b/>
          <w:b/>
          <w:bCs/>
          <w:i/>
          <w:i/>
          <w:iCs/>
        </w:rPr>
      </w:pPr>
      <w:r>
        <w:rPr>
          <w:b/>
          <w:bCs/>
          <w:i/>
          <w:iCs/>
        </w:rPr>
      </w:r>
    </w:p>
    <w:p>
      <w:pPr>
        <w:pStyle w:val="Normal"/>
        <w:rPr>
          <w:b/>
          <w:b/>
          <w:bCs/>
          <w:i/>
          <w:i/>
          <w:iCs/>
        </w:rPr>
      </w:pPr>
      <w:r>
        <w:rPr>
          <w:b/>
          <w:bCs/>
          <w:i/>
          <w:iCs/>
        </w:rPr>
      </w:r>
    </w:p>
    <w:p>
      <w:pPr>
        <w:pStyle w:val="Normal"/>
        <w:rPr>
          <w:b/>
          <w:b/>
          <w:bCs/>
          <w:i/>
          <w:i/>
          <w:iCs/>
        </w:rPr>
      </w:pPr>
      <w:r>
        <w:rPr>
          <w:b/>
          <w:bCs/>
          <w:i/>
          <w:iCs/>
        </w:rPr>
      </w:r>
    </w:p>
    <w:p>
      <w:pPr>
        <w:pStyle w:val="Normal"/>
        <w:rPr>
          <w:b/>
          <w:b/>
          <w:bCs/>
          <w:i/>
          <w:i/>
          <w:iCs/>
        </w:rPr>
      </w:pPr>
      <w:r>
        <w:rPr>
          <w:b/>
          <w:bCs/>
          <w:i/>
          <w:iCs/>
        </w:rPr>
      </w:r>
    </w:p>
    <w:p>
      <w:pPr>
        <w:pStyle w:val="Normal"/>
        <w:rPr>
          <w:b/>
          <w:b/>
          <w:bCs/>
          <w:i/>
          <w:i/>
          <w:iCs/>
        </w:rPr>
      </w:pPr>
      <w:r>
        <w:rPr>
          <w:b/>
          <w:bCs/>
          <w:i/>
          <w:iCs/>
        </w:rPr>
      </w:r>
    </w:p>
    <w:p>
      <w:pPr>
        <w:pStyle w:val="Normal"/>
        <w:rPr>
          <w:b/>
          <w:b/>
          <w:bCs/>
          <w:i/>
          <w:i/>
          <w:iCs/>
        </w:rPr>
      </w:pPr>
      <w:r>
        <w:rPr>
          <w:b/>
          <w:bCs/>
          <w:i/>
          <w:iCs/>
        </w:rPr>
      </w:r>
    </w:p>
    <w:p>
      <w:pPr>
        <w:pStyle w:val="Normal"/>
        <w:rPr>
          <w:b/>
          <w:b/>
          <w:bCs/>
          <w:i/>
          <w:i/>
          <w:iCs/>
        </w:rPr>
      </w:pPr>
      <w:r>
        <w:rPr>
          <w:b/>
          <w:bCs/>
          <w:i/>
          <w:iCs/>
        </w:rPr>
      </w:r>
    </w:p>
    <w:p>
      <w:pPr>
        <w:pStyle w:val="Normal"/>
        <w:rPr>
          <w:b/>
          <w:b/>
          <w:bCs/>
          <w:i/>
          <w:i/>
          <w:iCs/>
        </w:rPr>
      </w:pPr>
      <w:r>
        <w:rPr>
          <w:b/>
          <w:bCs/>
          <w:sz w:val="20"/>
          <w:szCs w:val="20"/>
        </w:rPr>
        <w:t>Figure 2. Modelled relationships between economic predictors and the allocation of new economic land concessions in Cambodia between 1993 – 2015. Top row: no time lag between predictor and response; middle row: 1-year time lag between predictor and response; bottom row: 2-year time lag between predictor and response.</w:t>
      </w:r>
    </w:p>
    <w:p>
      <w:pPr>
        <w:pStyle w:val="Normal"/>
        <w:rPr>
          <w:b/>
          <w:b/>
          <w:bCs/>
          <w:i/>
          <w:i/>
          <w:iCs/>
        </w:rPr>
      </w:pPr>
      <w:r>
        <w:rPr>
          <w:b/>
          <w:bCs/>
          <w:i/>
          <w:iCs/>
        </w:rPr>
      </w:r>
    </w:p>
    <w:p>
      <w:pPr>
        <w:pStyle w:val="Normal"/>
        <w:rPr>
          <w:b/>
          <w:b/>
          <w:bCs/>
          <w:i/>
          <w:i/>
          <w:iCs/>
        </w:rPr>
      </w:pPr>
      <w:r>
        <w:rPr>
          <w:b/>
          <w:bCs/>
          <w:i/>
          <w:iCs/>
        </w:rPr>
      </w:r>
    </w:p>
    <w:p>
      <w:pPr>
        <w:pStyle w:val="Normal"/>
        <w:rPr>
          <w:b/>
          <w:b/>
          <w:bCs/>
          <w:i/>
          <w:i/>
          <w:iCs/>
        </w:rPr>
      </w:pPr>
      <w:r>
        <w:rPr>
          <w:b/>
          <w:bCs/>
          <w:i/>
          <w:iCs/>
        </w:rPr>
      </w:r>
    </w:p>
    <w:p>
      <w:pPr>
        <w:pStyle w:val="Normal"/>
        <w:rPr>
          <w:b/>
          <w:b/>
          <w:bCs/>
          <w:i/>
          <w:i/>
          <w:iCs/>
        </w:rPr>
      </w:pPr>
      <w:r>
        <w:rPr>
          <w:b/>
          <w:bCs/>
          <w:i/>
          <w:iCs/>
        </w:rPr>
      </w:r>
    </w:p>
    <w:p>
      <w:pPr>
        <w:pStyle w:val="Normal"/>
        <w:rPr>
          <w:b/>
          <w:b/>
          <w:bCs/>
          <w:i/>
          <w:i/>
          <w:iCs/>
        </w:rPr>
      </w:pPr>
      <w:r>
        <w:rPr>
          <w:b/>
          <w:bCs/>
          <w:i/>
          <w:iCs/>
        </w:rPr>
      </w:r>
    </w:p>
    <w:p>
      <w:pPr>
        <w:pStyle w:val="Normal"/>
        <w:rPr>
          <w:b/>
          <w:b/>
          <w:bCs/>
          <w:i/>
          <w:i/>
          <w:iCs/>
        </w:rPr>
      </w:pPr>
      <w:r>
        <w:rPr>
          <w:b/>
          <w:bCs/>
          <w:i/>
          <w:iCs/>
        </w:rPr>
        <w:drawing>
          <wp:anchor behindDoc="1" distT="0" distB="0" distL="0" distR="0" simplePos="0" locked="0" layoutInCell="1" allowOverlap="1" relativeHeight="7">
            <wp:simplePos x="0" y="0"/>
            <wp:positionH relativeFrom="column">
              <wp:posOffset>0</wp:posOffset>
            </wp:positionH>
            <wp:positionV relativeFrom="paragraph">
              <wp:posOffset>-635</wp:posOffset>
            </wp:positionV>
            <wp:extent cx="6367145" cy="6367145"/>
            <wp:effectExtent l="0" t="0" r="0" b="0"/>
            <wp:wrapNone/>
            <wp:docPr id="3" name="Picture 1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5" descr="A picture containing diagram&#10;&#10;Description automatically generated"/>
                    <pic:cNvPicPr>
                      <a:picLocks noChangeAspect="1" noChangeArrowheads="1"/>
                    </pic:cNvPicPr>
                  </pic:nvPicPr>
                  <pic:blipFill>
                    <a:blip r:embed="rId5"/>
                    <a:stretch>
                      <a:fillRect/>
                    </a:stretch>
                  </pic:blipFill>
                  <pic:spPr bwMode="auto">
                    <a:xfrm>
                      <a:off x="0" y="0"/>
                      <a:ext cx="6367145" cy="6367145"/>
                    </a:xfrm>
                    <a:prstGeom prst="rect">
                      <a:avLst/>
                    </a:prstGeom>
                  </pic:spPr>
                </pic:pic>
              </a:graphicData>
            </a:graphic>
          </wp:anchor>
        </w:drawing>
      </w:r>
    </w:p>
    <w:p>
      <w:pPr>
        <w:pStyle w:val="Normal"/>
        <w:rPr>
          <w:b/>
          <w:b/>
          <w:bCs/>
          <w:i/>
          <w:i/>
          <w:iCs/>
        </w:rPr>
      </w:pPr>
      <w:r>
        <w:rPr>
          <w:b/>
          <w:bCs/>
          <w:i/>
          <w:iCs/>
        </w:rPr>
      </w:r>
    </w:p>
    <w:p>
      <w:pPr>
        <w:pStyle w:val="Normal"/>
        <w:rPr>
          <w:b/>
          <w:b/>
          <w:bCs/>
          <w:i/>
          <w:i/>
          <w:iCs/>
        </w:rPr>
      </w:pPr>
      <w:r>
        <w:rPr>
          <w:b/>
          <w:bCs/>
          <w:i/>
          <w:iCs/>
        </w:rPr>
      </w:r>
    </w:p>
    <w:p>
      <w:pPr>
        <w:pStyle w:val="Normal"/>
        <w:rPr>
          <w:b/>
          <w:b/>
          <w:bCs/>
          <w:i/>
          <w:i/>
          <w:iCs/>
        </w:rPr>
      </w:pPr>
      <w:r>
        <w:rPr>
          <w:b/>
          <w:bCs/>
          <w:i/>
          <w:iCs/>
        </w:rPr>
      </w:r>
    </w:p>
    <w:p>
      <w:pPr>
        <w:pStyle w:val="Normal"/>
        <w:rPr>
          <w:b/>
          <w:b/>
          <w:bCs/>
          <w:i/>
          <w:i/>
          <w:iCs/>
        </w:rPr>
      </w:pPr>
      <w:r>
        <w:rPr>
          <w:b/>
          <w:bCs/>
          <w:i/>
          <w:iCs/>
        </w:rPr>
      </w:r>
    </w:p>
    <w:p>
      <w:pPr>
        <w:pStyle w:val="Normal"/>
        <w:rPr>
          <w:b/>
          <w:b/>
          <w:bCs/>
          <w:i/>
          <w:i/>
          <w:iCs/>
        </w:rPr>
      </w:pPr>
      <w:r>
        <w:rPr>
          <w:b/>
          <w:bCs/>
          <w:i/>
          <w:iCs/>
        </w:rPr>
      </w:r>
    </w:p>
    <w:p>
      <w:pPr>
        <w:pStyle w:val="Normal"/>
        <w:rPr>
          <w:b/>
          <w:b/>
          <w:bCs/>
          <w:i/>
          <w:i/>
          <w:iCs/>
        </w:rPr>
      </w:pPr>
      <w:r>
        <w:rPr>
          <w:b/>
          <w:bCs/>
          <w:i/>
          <w:iCs/>
        </w:rPr>
      </w:r>
    </w:p>
    <w:p>
      <w:pPr>
        <w:pStyle w:val="Normal"/>
        <w:rPr>
          <w:b/>
          <w:b/>
          <w:bCs/>
          <w:i/>
          <w:i/>
          <w:iCs/>
        </w:rPr>
      </w:pPr>
      <w:r>
        <w:rPr>
          <w:b/>
          <w:bCs/>
          <w:i/>
          <w:iCs/>
        </w:rPr>
      </w:r>
    </w:p>
    <w:p>
      <w:pPr>
        <w:pStyle w:val="Normal"/>
        <w:rPr>
          <w:b/>
          <w:b/>
          <w:bCs/>
          <w:i/>
          <w:i/>
          <w:iCs/>
        </w:rPr>
      </w:pPr>
      <w:r>
        <w:rPr>
          <w:b/>
          <w:bCs/>
          <w:i/>
          <w:iCs/>
        </w:rPr>
      </w:r>
    </w:p>
    <w:p>
      <w:pPr>
        <w:pStyle w:val="Normal"/>
        <w:rPr>
          <w:b/>
          <w:b/>
          <w:bCs/>
          <w:i/>
          <w:i/>
          <w:iCs/>
        </w:rPr>
      </w:pPr>
      <w:r>
        <w:rPr>
          <w:b/>
          <w:bCs/>
          <w:i/>
          <w:iCs/>
        </w:rPr>
      </w:r>
    </w:p>
    <w:p>
      <w:pPr>
        <w:pStyle w:val="Normal"/>
        <w:rPr>
          <w:b/>
          <w:b/>
          <w:bCs/>
          <w:i/>
          <w:i/>
          <w:iCs/>
        </w:rPr>
      </w:pPr>
      <w:r>
        <w:rPr>
          <w:b/>
          <w:bCs/>
          <w:i/>
          <w:iCs/>
        </w:rPr>
      </w:r>
    </w:p>
    <w:p>
      <w:pPr>
        <w:pStyle w:val="Normal"/>
        <w:rPr>
          <w:b/>
          <w:b/>
          <w:bCs/>
          <w:i/>
          <w:i/>
          <w:iCs/>
        </w:rPr>
      </w:pPr>
      <w:r>
        <w:rPr>
          <w:b/>
          <w:bCs/>
          <w:i/>
          <w:iCs/>
        </w:rPr>
      </w:r>
    </w:p>
    <w:p>
      <w:pPr>
        <w:pStyle w:val="Normal"/>
        <w:rPr>
          <w:b/>
          <w:b/>
          <w:bCs/>
          <w:i/>
          <w:i/>
          <w:iCs/>
        </w:rPr>
      </w:pPr>
      <w:r>
        <w:rPr>
          <w:b/>
          <w:bCs/>
          <w:i/>
          <w:iCs/>
        </w:rPr>
      </w:r>
    </w:p>
    <w:p>
      <w:pPr>
        <w:pStyle w:val="Normal"/>
        <w:rPr>
          <w:b/>
          <w:b/>
          <w:bCs/>
          <w:i/>
          <w:i/>
          <w:iCs/>
        </w:rPr>
      </w:pPr>
      <w:r>
        <w:rPr>
          <w:b/>
          <w:bCs/>
          <w:i/>
          <w:iCs/>
        </w:rPr>
      </w:r>
    </w:p>
    <w:p>
      <w:pPr>
        <w:pStyle w:val="Normal"/>
        <w:rPr>
          <w:b/>
          <w:b/>
          <w:bCs/>
          <w:i/>
          <w:i/>
          <w:iCs/>
        </w:rPr>
      </w:pPr>
      <w:r>
        <w:rPr>
          <w:b/>
          <w:bCs/>
          <w:i/>
          <w:iCs/>
        </w:rPr>
      </w:r>
    </w:p>
    <w:p>
      <w:pPr>
        <w:pStyle w:val="Normal"/>
        <w:rPr>
          <w:b/>
          <w:b/>
          <w:bCs/>
          <w:i/>
          <w:i/>
          <w:iCs/>
        </w:rPr>
      </w:pPr>
      <w:r>
        <w:rPr>
          <w:b/>
          <w:bCs/>
          <w:i/>
          <w:iCs/>
        </w:rPr>
      </w:r>
    </w:p>
    <w:p>
      <w:pPr>
        <w:pStyle w:val="Normal"/>
        <w:rPr>
          <w:b/>
          <w:b/>
          <w:bCs/>
          <w:i/>
          <w:i/>
          <w:iCs/>
        </w:rPr>
      </w:pPr>
      <w:r>
        <w:rPr>
          <w:b/>
          <w:bCs/>
          <w:i/>
          <w:iCs/>
        </w:rPr>
      </w:r>
    </w:p>
    <w:p>
      <w:pPr>
        <w:pStyle w:val="Normal"/>
        <w:rPr>
          <w:b/>
          <w:b/>
          <w:bCs/>
          <w:i/>
          <w:i/>
          <w:iCs/>
        </w:rPr>
      </w:pPr>
      <w:r>
        <w:rPr>
          <w:b/>
          <w:bCs/>
          <w:i/>
          <w:iCs/>
        </w:rPr>
      </w:r>
    </w:p>
    <w:p>
      <w:pPr>
        <w:pStyle w:val="Normal"/>
        <w:rPr>
          <w:b/>
          <w:b/>
          <w:bCs/>
          <w:i/>
          <w:i/>
          <w:iCs/>
        </w:rPr>
      </w:pPr>
      <w:r>
        <w:rPr>
          <w:b/>
          <w:bCs/>
          <w:i/>
          <w:iCs/>
        </w:rPr>
      </w:r>
    </w:p>
    <w:p>
      <w:pPr>
        <w:pStyle w:val="Normal"/>
        <w:rPr>
          <w:b/>
          <w:b/>
          <w:bCs/>
          <w:i/>
          <w:i/>
          <w:iCs/>
        </w:rPr>
      </w:pPr>
      <w:r>
        <w:rPr>
          <w:b/>
          <w:bCs/>
          <w:i/>
          <w:iCs/>
        </w:rPr>
      </w:r>
    </w:p>
    <w:p>
      <w:pPr>
        <w:pStyle w:val="Normal"/>
        <w:rPr>
          <w:b/>
          <w:b/>
          <w:bCs/>
          <w:i/>
          <w:i/>
          <w:iCs/>
        </w:rPr>
      </w:pPr>
      <w:r>
        <w:rPr>
          <w:b/>
          <w:bCs/>
          <w:i/>
          <w:iCs/>
        </w:rPr>
      </w:r>
    </w:p>
    <w:p>
      <w:pPr>
        <w:pStyle w:val="Normal"/>
        <w:rPr>
          <w:b/>
          <w:b/>
          <w:bCs/>
          <w:i/>
          <w:i/>
          <w:iCs/>
        </w:rPr>
      </w:pPr>
      <w:r>
        <w:rPr>
          <w:b/>
          <w:bCs/>
          <w:i/>
          <w:iCs/>
        </w:rPr>
      </w:r>
    </w:p>
    <w:p>
      <w:pPr>
        <w:pStyle w:val="Normal"/>
        <w:rPr>
          <w:b/>
          <w:b/>
          <w:bCs/>
          <w:i/>
          <w:i/>
          <w:iCs/>
        </w:rPr>
      </w:pPr>
      <w:r>
        <w:rPr>
          <w:b/>
          <w:bCs/>
          <w:i/>
          <w:iCs/>
        </w:rPr>
      </w:r>
    </w:p>
    <w:p>
      <w:pPr>
        <w:pStyle w:val="Normal"/>
        <w:rPr>
          <w:b/>
          <w:b/>
          <w:bCs/>
          <w:sz w:val="20"/>
          <w:szCs w:val="20"/>
        </w:rPr>
      </w:pPr>
      <w:r>
        <w:rPr>
          <w:b/>
          <w:bCs/>
          <w:sz w:val="20"/>
          <w:szCs w:val="20"/>
        </w:rPr>
        <w:t>Figure 3. Modelled relationships between commodity price predictors and the allocation of new economic land concessions in Cambodia between 1993 – 2015. Top two rows: no time lag between predictor and response; third row: 1-year time lag between predictor and response; bottom row: 2-year time lag between predictor and response.</w:t>
      </w:r>
    </w:p>
    <w:p>
      <w:pPr>
        <w:pStyle w:val="Normal"/>
        <w:rPr>
          <w:b/>
          <w:b/>
          <w:bCs/>
          <w:i/>
          <w:i/>
          <w:iCs/>
        </w:rPr>
      </w:pPr>
      <w:r>
        <w:rPr>
          <w:b/>
          <w:bCs/>
          <w:i/>
          <w:iCs/>
        </w:rPr>
      </w:r>
    </w:p>
    <w:p>
      <w:pPr>
        <w:pStyle w:val="Normal"/>
        <w:rPr>
          <w:b/>
          <w:b/>
          <w:bCs/>
          <w:i/>
          <w:i/>
          <w:iCs/>
        </w:rPr>
      </w:pPr>
      <w:r>
        <w:rPr>
          <w:b/>
          <w:bCs/>
          <w:i/>
          <w:iCs/>
        </w:rPr>
      </w:r>
    </w:p>
    <w:p>
      <w:pPr>
        <w:pStyle w:val="Normal"/>
        <w:rPr>
          <w:b/>
          <w:b/>
          <w:bCs/>
          <w:i/>
          <w:i/>
          <w:iCs/>
        </w:rPr>
      </w:pPr>
      <w:r>
        <w:rPr>
          <w:b/>
          <w:bCs/>
          <w:i/>
          <w:iCs/>
        </w:rPr>
      </w:r>
    </w:p>
    <w:p>
      <w:pPr>
        <w:pStyle w:val="Normal"/>
        <w:rPr>
          <w:b/>
          <w:b/>
          <w:bCs/>
          <w:i/>
          <w:i/>
          <w:iCs/>
        </w:rPr>
      </w:pPr>
      <w:r>
        <w:rPr>
          <w:b/>
          <w:bCs/>
          <w:i/>
          <w:iCs/>
        </w:rPr>
      </w:r>
    </w:p>
    <w:p>
      <w:pPr>
        <w:pStyle w:val="Normal"/>
        <w:rPr>
          <w:b/>
          <w:b/>
          <w:bCs/>
          <w:i/>
          <w:i/>
          <w:iCs/>
        </w:rPr>
      </w:pPr>
      <w:r>
        <w:rPr>
          <w:b/>
          <w:bCs/>
          <w:i/>
          <w:iCs/>
        </w:rPr>
      </w:r>
    </w:p>
    <w:p>
      <w:pPr>
        <w:pStyle w:val="Normal"/>
        <w:rPr>
          <w:b/>
          <w:b/>
          <w:bCs/>
          <w:i/>
          <w:i/>
          <w:iCs/>
        </w:rPr>
      </w:pPr>
      <w:r>
        <w:rPr>
          <w:b/>
          <w:bCs/>
          <w:i/>
          <w:iCs/>
        </w:rPr>
        <w:drawing>
          <wp:anchor behindDoc="1" distT="0" distB="0" distL="0" distR="0" simplePos="0" locked="0" layoutInCell="1" allowOverlap="1" relativeHeight="8">
            <wp:simplePos x="0" y="0"/>
            <wp:positionH relativeFrom="margin">
              <wp:posOffset>0</wp:posOffset>
            </wp:positionH>
            <wp:positionV relativeFrom="paragraph">
              <wp:posOffset>-635</wp:posOffset>
            </wp:positionV>
            <wp:extent cx="5882640" cy="5882640"/>
            <wp:effectExtent l="0" t="0" r="0" b="0"/>
            <wp:wrapNone/>
            <wp:docPr id="4" name="Picture 1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4" descr="Diagram, engineering drawing&#10;&#10;Description automatically generated"/>
                    <pic:cNvPicPr>
                      <a:picLocks noChangeAspect="1" noChangeArrowheads="1"/>
                    </pic:cNvPicPr>
                  </pic:nvPicPr>
                  <pic:blipFill>
                    <a:blip r:embed="rId6"/>
                    <a:stretch>
                      <a:fillRect/>
                    </a:stretch>
                  </pic:blipFill>
                  <pic:spPr bwMode="auto">
                    <a:xfrm>
                      <a:off x="0" y="0"/>
                      <a:ext cx="5882640" cy="5882640"/>
                    </a:xfrm>
                    <a:prstGeom prst="rect">
                      <a:avLst/>
                    </a:prstGeom>
                  </pic:spPr>
                </pic:pic>
              </a:graphicData>
            </a:graphic>
          </wp:anchor>
        </w:drawing>
      </w:r>
    </w:p>
    <w:p>
      <w:pPr>
        <w:pStyle w:val="Normal"/>
        <w:rPr>
          <w:b/>
          <w:b/>
          <w:bCs/>
          <w:i/>
          <w:i/>
          <w:iCs/>
        </w:rPr>
      </w:pPr>
      <w:r>
        <w:rPr>
          <w:b/>
          <w:bCs/>
          <w:i/>
          <w:iCs/>
        </w:rPr>
      </w:r>
    </w:p>
    <w:p>
      <w:pPr>
        <w:pStyle w:val="Normal"/>
        <w:rPr>
          <w:b/>
          <w:b/>
          <w:bCs/>
          <w:i/>
          <w:i/>
          <w:iCs/>
        </w:rPr>
      </w:pPr>
      <w:r>
        <w:rPr>
          <w:b/>
          <w:bCs/>
          <w:i/>
          <w:iCs/>
        </w:rPr>
      </w:r>
    </w:p>
    <w:p>
      <w:pPr>
        <w:pStyle w:val="Normal"/>
        <w:rPr>
          <w:b/>
          <w:b/>
          <w:bCs/>
          <w:i/>
          <w:i/>
          <w:iCs/>
        </w:rPr>
      </w:pPr>
      <w:r>
        <w:rPr>
          <w:b/>
          <w:bCs/>
          <w:i/>
          <w:iCs/>
        </w:rPr>
      </w:r>
    </w:p>
    <w:p>
      <w:pPr>
        <w:pStyle w:val="Normal"/>
        <w:rPr>
          <w:b/>
          <w:b/>
          <w:bCs/>
          <w:i/>
          <w:i/>
          <w:iCs/>
        </w:rPr>
      </w:pPr>
      <w:r>
        <w:rPr>
          <w:b/>
          <w:bCs/>
          <w:i/>
          <w:iCs/>
        </w:rPr>
      </w:r>
    </w:p>
    <w:p>
      <w:pPr>
        <w:pStyle w:val="Normal"/>
        <w:rPr>
          <w:b/>
          <w:b/>
          <w:bCs/>
          <w:i/>
          <w:i/>
          <w:iCs/>
        </w:rPr>
      </w:pPr>
      <w:r>
        <w:rPr>
          <w:b/>
          <w:bCs/>
          <w:i/>
          <w:iCs/>
        </w:rPr>
      </w:r>
    </w:p>
    <w:p>
      <w:pPr>
        <w:pStyle w:val="Normal"/>
        <w:rPr>
          <w:b/>
          <w:b/>
          <w:bCs/>
          <w:i/>
          <w:i/>
          <w:iCs/>
        </w:rPr>
      </w:pPr>
      <w:r>
        <w:rPr>
          <w:b/>
          <w:bCs/>
          <w:i/>
          <w:iCs/>
        </w:rPr>
      </w:r>
    </w:p>
    <w:p>
      <w:pPr>
        <w:pStyle w:val="Normal"/>
        <w:rPr>
          <w:b/>
          <w:b/>
          <w:bCs/>
          <w:i/>
          <w:i/>
          <w:iCs/>
        </w:rPr>
      </w:pPr>
      <w:r>
        <w:rPr>
          <w:b/>
          <w:bCs/>
          <w:i/>
          <w:iCs/>
        </w:rPr>
      </w:r>
    </w:p>
    <w:p>
      <w:pPr>
        <w:pStyle w:val="Normal"/>
        <w:rPr>
          <w:b/>
          <w:b/>
          <w:bCs/>
          <w:i/>
          <w:i/>
          <w:iCs/>
        </w:rPr>
      </w:pPr>
      <w:r>
        <w:rPr>
          <w:b/>
          <w:bCs/>
          <w:i/>
          <w:iCs/>
        </w:rPr>
      </w:r>
    </w:p>
    <w:p>
      <w:pPr>
        <w:pStyle w:val="Normal"/>
        <w:rPr>
          <w:b/>
          <w:b/>
          <w:bCs/>
          <w:i/>
          <w:i/>
          <w:iCs/>
        </w:rPr>
      </w:pPr>
      <w:r>
        <w:rPr>
          <w:b/>
          <w:bCs/>
          <w:i/>
          <w:iCs/>
        </w:rPr>
      </w:r>
    </w:p>
    <w:p>
      <w:pPr>
        <w:pStyle w:val="Normal"/>
        <w:rPr>
          <w:b/>
          <w:b/>
          <w:bCs/>
          <w:i/>
          <w:i/>
          <w:iCs/>
        </w:rPr>
      </w:pPr>
      <w:r>
        <w:rPr>
          <w:b/>
          <w:bCs/>
          <w:i/>
          <w:iCs/>
        </w:rPr>
      </w:r>
    </w:p>
    <w:p>
      <w:pPr>
        <w:pStyle w:val="Normal"/>
        <w:rPr>
          <w:b/>
          <w:b/>
          <w:bCs/>
          <w:i/>
          <w:i/>
          <w:iCs/>
        </w:rPr>
      </w:pPr>
      <w:r>
        <w:rPr>
          <w:b/>
          <w:bCs/>
          <w:i/>
          <w:iCs/>
        </w:rPr>
      </w:r>
    </w:p>
    <w:p>
      <w:pPr>
        <w:pStyle w:val="Normal"/>
        <w:rPr>
          <w:b/>
          <w:b/>
          <w:bCs/>
          <w:i/>
          <w:i/>
          <w:iCs/>
        </w:rPr>
      </w:pPr>
      <w:r>
        <w:rPr>
          <w:b/>
          <w:bCs/>
          <w:i/>
          <w:iCs/>
        </w:rPr>
      </w:r>
    </w:p>
    <w:p>
      <w:pPr>
        <w:pStyle w:val="Normal"/>
        <w:rPr>
          <w:b/>
          <w:b/>
          <w:bCs/>
          <w:i/>
          <w:i/>
          <w:iCs/>
        </w:rPr>
      </w:pPr>
      <w:r>
        <w:rPr>
          <w:b/>
          <w:bCs/>
          <w:i/>
          <w:iCs/>
        </w:rPr>
      </w:r>
    </w:p>
    <w:p>
      <w:pPr>
        <w:pStyle w:val="Normal"/>
        <w:rPr>
          <w:b/>
          <w:b/>
          <w:bCs/>
          <w:i/>
          <w:i/>
          <w:iCs/>
        </w:rPr>
      </w:pPr>
      <w:r>
        <w:rPr>
          <w:b/>
          <w:bCs/>
          <w:i/>
          <w:iCs/>
        </w:rPr>
      </w:r>
    </w:p>
    <w:p>
      <w:pPr>
        <w:pStyle w:val="Normal"/>
        <w:rPr>
          <w:b/>
          <w:b/>
          <w:bCs/>
          <w:i/>
          <w:i/>
          <w:iCs/>
        </w:rPr>
      </w:pPr>
      <w:r>
        <w:rPr>
          <w:b/>
          <w:bCs/>
          <w:i/>
          <w:iCs/>
        </w:rPr>
      </w:r>
    </w:p>
    <w:p>
      <w:pPr>
        <w:pStyle w:val="Normal"/>
        <w:rPr>
          <w:b/>
          <w:b/>
          <w:bCs/>
          <w:i/>
          <w:i/>
          <w:iCs/>
        </w:rPr>
      </w:pPr>
      <w:r>
        <w:rPr>
          <w:b/>
          <w:bCs/>
          <w:i/>
          <w:iCs/>
        </w:rPr>
      </w:r>
    </w:p>
    <w:p>
      <w:pPr>
        <w:pStyle w:val="Normal"/>
        <w:rPr>
          <w:b/>
          <w:b/>
          <w:bCs/>
          <w:i/>
          <w:i/>
          <w:iCs/>
        </w:rPr>
      </w:pPr>
      <w:r>
        <w:rPr>
          <w:b/>
          <w:bCs/>
          <w:i/>
          <w:iCs/>
        </w:rPr>
      </w:r>
    </w:p>
    <w:p>
      <w:pPr>
        <w:pStyle w:val="Normal"/>
        <w:rPr>
          <w:b/>
          <w:b/>
          <w:bCs/>
          <w:i/>
          <w:i/>
          <w:iCs/>
        </w:rPr>
      </w:pPr>
      <w:r>
        <w:rPr>
          <w:b/>
          <w:bCs/>
          <w:i/>
          <w:iCs/>
        </w:rPr>
      </w:r>
    </w:p>
    <w:p>
      <w:pPr>
        <w:pStyle w:val="Normal"/>
        <w:rPr>
          <w:b/>
          <w:b/>
          <w:bCs/>
          <w:i/>
          <w:i/>
          <w:iCs/>
        </w:rPr>
      </w:pPr>
      <w:r>
        <w:rPr>
          <w:b/>
          <w:bCs/>
          <w:i/>
          <w:iCs/>
        </w:rPr>
      </w:r>
    </w:p>
    <w:p>
      <w:pPr>
        <w:pStyle w:val="Normal"/>
        <w:rPr>
          <w:b/>
          <w:b/>
          <w:bCs/>
          <w:i/>
          <w:i/>
          <w:iCs/>
        </w:rPr>
      </w:pPr>
      <w:r>
        <w:rPr>
          <w:b/>
          <w:bCs/>
          <w:i/>
          <w:iCs/>
        </w:rPr>
      </w:r>
    </w:p>
    <w:p>
      <w:pPr>
        <w:pStyle w:val="Normal"/>
        <w:rPr>
          <w:b/>
          <w:b/>
          <w:bCs/>
          <w:sz w:val="20"/>
          <w:szCs w:val="20"/>
        </w:rPr>
      </w:pPr>
      <w:r>
        <w:rPr>
          <w:b/>
          <w:bCs/>
          <w:sz w:val="20"/>
          <w:szCs w:val="20"/>
        </w:rPr>
        <w:t>Figure 4. Modelled relationships between producer price predictors and the allocation of new economic land concessions Cambodia between 1993 – 2015. Top row: no time lag between predictor and response; middle row: 1-year time lag between predictor and response; bottom row: 2-year time lag between predictor and response.</w:t>
      </w:r>
    </w:p>
    <w:p>
      <w:pPr>
        <w:pStyle w:val="Normal"/>
        <w:rPr>
          <w:b/>
          <w:b/>
          <w:bCs/>
          <w:i/>
          <w:i/>
          <w:iCs/>
        </w:rPr>
      </w:pPr>
      <w:r>
        <w:rPr>
          <w:b/>
          <w:bCs/>
          <w:i/>
          <w:iCs/>
        </w:rPr>
      </w:r>
    </w:p>
    <w:p>
      <w:pPr>
        <w:pStyle w:val="Normal"/>
        <w:rPr>
          <w:b/>
          <w:b/>
          <w:bCs/>
          <w:i/>
          <w:i/>
          <w:iCs/>
        </w:rPr>
      </w:pPr>
      <w:r>
        <w:rPr>
          <w:b/>
          <w:bCs/>
          <w:i/>
          <w:iCs/>
        </w:rPr>
        <w:t>Socioeconomic analysis</w:t>
      </w:r>
    </w:p>
    <w:p>
      <w:pPr>
        <w:pStyle w:val="Normal"/>
        <w:rPr>
          <w:i/>
          <w:i/>
          <w:iCs/>
        </w:rPr>
      </w:pPr>
      <w:r>
        <w:rPr>
          <w:i/>
          <w:iCs/>
        </w:rPr>
        <w:t>Commune-level model</w:t>
      </w:r>
    </w:p>
    <w:p>
      <w:pPr>
        <w:pStyle w:val="Normal"/>
        <w:rPr>
          <w:sz w:val="18"/>
          <w:szCs w:val="18"/>
          <w:vertAlign w:val="superscript"/>
        </w:rPr>
      </w:pPr>
      <w:r>
        <w:rPr/>
        <w:t>Initial within-set model selection resulted in a final candidate set with 10 models and 13 unique variables (Table S19). There was a single top model according to AIC (m1), with all other models having delta AIC values of more than 18 (Table S19). The top model only had one non-control variable - population density (Table 4). The random effects term with the highest variance was Commune (10.45 [SD = 3.23], 60% of the total random effect variance), followed by Province (6.77 [SD = 2.60], 39% of the total random effect variance, Table 4). The variance explained by year at both the commune and province level was low (0.005 [SD = 0.068] and 0.0005 [SD = 0.022] respectively), contributing approximately 1% of the total random effect variance (Table 4). The marginal R</w:t>
      </w:r>
      <w:r>
        <w:rPr>
          <w:vertAlign w:val="superscript"/>
        </w:rPr>
        <w:t>2</w:t>
      </w:r>
      <w:r>
        <w:rPr/>
        <w:t xml:space="preserve"> (fixed effects only) was 0.78 (78%), and the conditional R</w:t>
      </w:r>
      <w:r>
        <w:rPr>
          <w:vertAlign w:val="superscript"/>
        </w:rPr>
        <w:t>2</w:t>
      </w:r>
      <w:r>
        <w:rPr/>
        <w:t xml:space="preserve"> (fixed and random effects) was </w:t>
      </w:r>
      <w:commentRangeStart w:id="28"/>
      <w:r>
        <w:rPr/>
        <w:t>1</w:t>
      </w:r>
      <w:r>
        <w:rPr/>
      </w:r>
      <w:commentRangeEnd w:id="28"/>
      <w:r>
        <w:commentReference w:id="28"/>
      </w:r>
      <w:r>
        <w:rPr/>
        <w:t xml:space="preserve">, </w:t>
      </w:r>
      <w:commentRangeStart w:id="29"/>
      <w:r>
        <w:rPr/>
        <w:t>suggesting that most of the model variance was explained by the fixed effects</w:t>
      </w:r>
      <w:r>
        <w:rPr/>
      </w:r>
      <w:commentRangeEnd w:id="29"/>
      <w:r>
        <w:commentReference w:id="29"/>
      </w:r>
      <w:r>
        <w:rPr/>
        <w:t>. The largest positive effect was from mean elevation (rate ratio = 2.861, Table 4) which relates to 0.6 forest pixels (0.06 km</w:t>
      </w:r>
      <w:r>
        <w:rPr>
          <w:vertAlign w:val="superscript"/>
        </w:rPr>
        <w:t>2</w:t>
      </w:r>
      <w:r>
        <w:rPr/>
        <w:t>) predicted within an “average” commune (i.e., all other fixed and random effects set to their mean) when mean elevation is at the minimum within the country. When the mean elevation is at the maximum found within the country (and all other terms are set to their mean), the number of forest pixels predicted is 13,380 (1,204 km</w:t>
      </w:r>
      <w:r>
        <w:rPr>
          <w:vertAlign w:val="superscript"/>
        </w:rPr>
        <w:t>2</w:t>
      </w:r>
      <w:r>
        <w:rPr/>
        <w:t>). This highlights that higher elevation areas of Cambodia are much more likely to be forested than lower elevation areas. The strongest negative effect was from population density (rate ratio = 0.001, Table 4) which relates to approximately 1.5 predicted forest pixels (0.14 km</w:t>
      </w:r>
      <w:r>
        <w:rPr>
          <w:vertAlign w:val="superscript"/>
        </w:rPr>
        <w:t>2</w:t>
      </w:r>
      <w:r>
        <w:rPr/>
        <w:t xml:space="preserve">) at the minimum value of population density found within the country, contrasting with a prediction of effectively zero (2.22 </w:t>
      </w:r>
      <w:r>
        <w:rPr>
          <w:rFonts w:cs="Calibri" w:cstheme="minorHAnsi"/>
        </w:rPr>
        <w:t>×</w:t>
      </w:r>
      <w:r>
        <w:rPr/>
        <w:t xml:space="preserve"> 10</w:t>
      </w:r>
      <w:r>
        <w:rPr>
          <w:vertAlign w:val="superscript"/>
        </w:rPr>
        <w:t>-16</w:t>
      </w:r>
      <w:r>
        <w:rPr/>
        <w:t>) forest pixels at the highest value of population density within the country. All other model terms, excluding the presence of ELCs, had positive effects on forest cover (Table 4). These effects suggest that remote communes (large distances to provincial capitals) that are centrally located within the country (far away from international borders) are predicted to have high forest cover. Interestingly, a</w:t>
      </w:r>
      <w:commentRangeStart w:id="30"/>
      <w:r>
        <w:rPr/>
        <w:t xml:space="preserve">lthough the effects are weak, </w:t>
      </w:r>
      <w:r>
        <w:rPr/>
      </w:r>
      <w:commentRangeEnd w:id="30"/>
      <w:r>
        <w:commentReference w:id="30"/>
      </w:r>
      <w:r>
        <w:rPr/>
        <w:t xml:space="preserve">communes that contain ELCs are predicted to have lower forest cover than those without, and communes with protected areas are predicted to have higher forest cover than those without (Table 4).  </w:t>
      </w:r>
    </w:p>
    <w:p>
      <w:pPr>
        <w:pStyle w:val="Normal"/>
        <w:rPr>
          <w:sz w:val="18"/>
          <w:szCs w:val="18"/>
          <w:vertAlign w:val="superscript"/>
        </w:rPr>
      </w:pPr>
      <w:r>
        <w:rPr/>
        <w:t xml:space="preserve">The results from the final commune-level model must, however, be viewed with extreme caution because model validation revealed some serious underlying issues. As is suggested by the variance associated with the commune-level random effect term, there was extreme variation between communes for all variables (predictors and response, Figure 5). This between-group variance results in the </w:t>
      </w:r>
      <w:commentRangeStart w:id="31"/>
      <w:r>
        <w:rPr/>
        <w:t>model being unsuitable for generalised (i.e., ‘global’) predictions (Figure 5).</w:t>
      </w:r>
      <w:r>
        <w:rPr/>
      </w:r>
      <w:commentRangeEnd w:id="31"/>
      <w:r>
        <w:commentReference w:id="31"/>
      </w:r>
      <w:r>
        <w:rPr/>
        <w:t xml:space="preserve"> Intercept and slope estimates between communes, even within the same province, varied hugely (Figure 6), and this issue was highlighted in diagnostic plots where we see that the assumption of normality of deviations of the conditional means of the random effects (for commune) from the global intercept is violated (Figure S6). Furthermore, the model residuals displayed heteroskedasticity, with the model predicting particularly poorly for lower values of the response (Figure S7). Therefore, drawing general inferences about the relationships between forest cover and socioeconomics at the country level using this model is inappropriate. </w:t>
      </w:r>
    </w:p>
    <w:p>
      <w:pPr>
        <w:pStyle w:val="Normal"/>
        <w:rPr>
          <w:i/>
          <w:i/>
          <w:iCs/>
        </w:rPr>
      </w:pPr>
      <w:r>
        <w:rPr>
          <w:i/>
          <w:iCs/>
        </w:rPr>
      </w:r>
    </w:p>
    <w:p>
      <w:pPr>
        <w:pStyle w:val="Normal"/>
        <w:rPr>
          <w:i/>
          <w:i/>
          <w:iCs/>
        </w:rPr>
      </w:pPr>
      <w:r>
        <w:rPr>
          <w:i/>
          <w:iCs/>
        </w:rPr>
      </w:r>
    </w:p>
    <w:p>
      <w:pPr>
        <w:pStyle w:val="Normal"/>
        <w:rPr>
          <w:i/>
          <w:i/>
          <w:iCs/>
        </w:rPr>
      </w:pPr>
      <w:r>
        <w:rPr>
          <w:i/>
          <w:iCs/>
        </w:rPr>
      </w:r>
    </w:p>
    <w:p>
      <w:pPr>
        <w:pStyle w:val="Normal"/>
        <w:rPr>
          <w:i/>
          <w:i/>
          <w:iCs/>
        </w:rPr>
      </w:pPr>
      <w:r>
        <w:rPr>
          <w:i/>
          <w:iCs/>
        </w:rPr>
      </w:r>
    </w:p>
    <w:p>
      <w:pPr>
        <w:pStyle w:val="Normal"/>
        <w:rPr>
          <w:b/>
          <w:b/>
          <w:bCs/>
          <w:sz w:val="20"/>
          <w:szCs w:val="20"/>
        </w:rPr>
      </w:pPr>
      <w:r>
        <w:rPr>
          <w:b/>
          <w:bCs/>
          <w:sz w:val="20"/>
          <w:szCs w:val="20"/>
        </w:rPr>
      </w:r>
    </w:p>
    <w:p>
      <w:pPr>
        <w:pStyle w:val="Normal"/>
        <w:rPr>
          <w:b/>
          <w:b/>
          <w:bCs/>
          <w:sz w:val="20"/>
          <w:szCs w:val="20"/>
        </w:rPr>
      </w:pPr>
      <w:r>
        <w:rPr>
          <w:b/>
          <w:bCs/>
          <w:sz w:val="20"/>
          <w:szCs w:val="20"/>
        </w:rPr>
      </w:r>
    </w:p>
    <w:p>
      <w:pPr>
        <w:pStyle w:val="Normal"/>
        <w:rPr>
          <w:b/>
          <w:b/>
          <w:bCs/>
          <w:sz w:val="20"/>
          <w:szCs w:val="20"/>
        </w:rPr>
      </w:pPr>
      <w:r>
        <w:rPr>
          <w:b/>
          <w:bCs/>
          <w:sz w:val="20"/>
          <w:szCs w:val="20"/>
        </w:rPr>
      </w:r>
    </w:p>
    <w:p>
      <w:pPr>
        <w:pStyle w:val="Normal"/>
        <w:rPr>
          <w:b/>
          <w:b/>
          <w:bCs/>
          <w:sz w:val="20"/>
          <w:szCs w:val="20"/>
        </w:rPr>
      </w:pPr>
      <w:r>
        <w:rPr>
          <w:b/>
          <w:bCs/>
          <w:sz w:val="20"/>
          <w:szCs w:val="20"/>
        </w:rPr>
      </w:r>
    </w:p>
    <w:p>
      <w:pPr>
        <w:pStyle w:val="Normal"/>
        <w:rPr>
          <w:b/>
          <w:b/>
          <w:bCs/>
          <w:sz w:val="20"/>
          <w:szCs w:val="20"/>
        </w:rPr>
      </w:pPr>
      <w:r>
        <w:rPr>
          <w:b/>
          <w:bCs/>
          <w:sz w:val="20"/>
          <w:szCs w:val="20"/>
        </w:rPr>
      </w:r>
    </w:p>
    <w:p>
      <w:pPr>
        <w:pStyle w:val="Normal"/>
        <w:rPr>
          <w:b/>
          <w:b/>
          <w:bCs/>
          <w:sz w:val="20"/>
          <w:szCs w:val="20"/>
        </w:rPr>
      </w:pPr>
      <w:r>
        <w:rPr>
          <w:b/>
          <w:bCs/>
          <w:sz w:val="20"/>
          <w:szCs w:val="20"/>
        </w:rPr>
        <w:t xml:space="preserve">Table 4. Model outputs and rate ratios from the top models from the socioeconomic analysis. Outputs are for the commune-level analysis and the province-level analysis. Reported coefficients are on the link (log) scale. </w:t>
      </w:r>
    </w:p>
    <w:tbl>
      <w:tblPr>
        <w:tblW w:w="8221" w:type="dxa"/>
        <w:jc w:val="left"/>
        <w:tblInd w:w="0" w:type="dxa"/>
        <w:tblCellMar>
          <w:top w:w="0" w:type="dxa"/>
          <w:left w:w="108" w:type="dxa"/>
          <w:bottom w:w="0" w:type="dxa"/>
          <w:right w:w="108" w:type="dxa"/>
        </w:tblCellMar>
        <w:tblLook w:val="04a0" w:noHBand="0" w:noVBand="1" w:firstColumn="1" w:lastRow="0" w:lastColumn="0" w:firstRow="1"/>
      </w:tblPr>
      <w:tblGrid>
        <w:gridCol w:w="3402"/>
        <w:gridCol w:w="993"/>
        <w:gridCol w:w="863"/>
        <w:gridCol w:w="871"/>
        <w:gridCol w:w="391"/>
        <w:gridCol w:w="850"/>
        <w:gridCol w:w="850"/>
      </w:tblGrid>
      <w:tr>
        <w:trPr>
          <w:trHeight w:val="288" w:hRule="atLeast"/>
        </w:trPr>
        <w:tc>
          <w:tcPr>
            <w:tcW w:w="3402" w:type="dxa"/>
            <w:tcBorders>
              <w:top w:val="single" w:sz="12" w:space="0" w:color="000000"/>
              <w:bottom w:val="single" w:sz="12" w:space="0" w:color="000000"/>
            </w:tcBorders>
            <w:shd w:color="auto" w:fill="auto" w:val="clear"/>
            <w:vAlign w:val="bottom"/>
          </w:tcPr>
          <w:p>
            <w:pPr>
              <w:pStyle w:val="Normal"/>
              <w:spacing w:lineRule="auto" w:line="240" w:before="0" w:after="0"/>
              <w:rPr>
                <w:rFonts w:ascii="Calibri" w:hAnsi="Calibri" w:eastAsia="Times New Roman" w:cs="Calibri"/>
                <w:b/>
                <w:b/>
                <w:bCs/>
                <w:color w:val="000000"/>
                <w:sz w:val="20"/>
                <w:szCs w:val="20"/>
                <w:lang w:eastAsia="en-GB"/>
              </w:rPr>
            </w:pPr>
            <w:r>
              <w:rPr>
                <w:rFonts w:eastAsia="Times New Roman" w:cs="Calibri"/>
                <w:b/>
                <w:bCs/>
                <w:color w:val="000000"/>
                <w:sz w:val="20"/>
                <w:szCs w:val="20"/>
                <w:lang w:eastAsia="en-GB"/>
              </w:rPr>
              <w:t>Variable</w:t>
            </w:r>
          </w:p>
        </w:tc>
        <w:tc>
          <w:tcPr>
            <w:tcW w:w="993" w:type="dxa"/>
            <w:tcBorders>
              <w:top w:val="single" w:sz="12" w:space="0" w:color="000000"/>
              <w:bottom w:val="single" w:sz="12" w:space="0" w:color="000000"/>
            </w:tcBorders>
            <w:shd w:color="auto" w:fill="auto" w:val="clear"/>
            <w:vAlign w:val="bottom"/>
          </w:tcPr>
          <w:p>
            <w:pPr>
              <w:pStyle w:val="Normal"/>
              <w:spacing w:lineRule="auto" w:line="240" w:before="0" w:after="0"/>
              <w:rPr>
                <w:rFonts w:ascii="Calibri" w:hAnsi="Calibri" w:eastAsia="Times New Roman" w:cs="Calibri"/>
                <w:b/>
                <w:b/>
                <w:bCs/>
                <w:color w:val="000000"/>
                <w:sz w:val="20"/>
                <w:szCs w:val="20"/>
                <w:lang w:eastAsia="en-GB"/>
              </w:rPr>
            </w:pPr>
            <w:r>
              <w:rPr>
                <w:rFonts w:eastAsia="Times New Roman" w:cs="Calibri"/>
                <w:b/>
                <w:bCs/>
                <w:color w:val="000000"/>
                <w:sz w:val="20"/>
                <w:szCs w:val="20"/>
                <w:lang w:eastAsia="en-GB"/>
              </w:rPr>
              <w:t>Variance</w:t>
            </w:r>
          </w:p>
        </w:tc>
        <w:tc>
          <w:tcPr>
            <w:tcW w:w="863" w:type="dxa"/>
            <w:tcBorders>
              <w:top w:val="single" w:sz="12" w:space="0" w:color="000000"/>
              <w:bottom w:val="single" w:sz="12" w:space="0" w:color="000000"/>
            </w:tcBorders>
            <w:shd w:color="auto" w:fill="auto" w:val="clear"/>
            <w:vAlign w:val="bottom"/>
          </w:tcPr>
          <w:p>
            <w:pPr>
              <w:pStyle w:val="Normal"/>
              <w:spacing w:lineRule="auto" w:line="240" w:before="0" w:after="0"/>
              <w:rPr>
                <w:rFonts w:ascii="Calibri" w:hAnsi="Calibri" w:eastAsia="Times New Roman" w:cs="Calibri"/>
                <w:b/>
                <w:b/>
                <w:bCs/>
                <w:color w:val="000000"/>
                <w:sz w:val="20"/>
                <w:szCs w:val="20"/>
                <w:lang w:eastAsia="en-GB"/>
              </w:rPr>
            </w:pPr>
            <w:r>
              <w:rPr>
                <w:rFonts w:eastAsia="Times New Roman" w:cs="Calibri"/>
                <w:b/>
                <w:bCs/>
                <w:color w:val="000000"/>
                <w:sz w:val="20"/>
                <w:szCs w:val="20"/>
                <w:lang w:eastAsia="en-GB"/>
              </w:rPr>
              <w:t>Std.Dev</w:t>
            </w:r>
          </w:p>
        </w:tc>
        <w:tc>
          <w:tcPr>
            <w:tcW w:w="1262" w:type="dxa"/>
            <w:gridSpan w:val="2"/>
            <w:tcBorders>
              <w:top w:val="single" w:sz="12" w:space="0" w:color="000000"/>
              <w:bottom w:val="single" w:sz="12" w:space="0" w:color="000000"/>
            </w:tcBorders>
            <w:shd w:color="auto" w:fill="auto" w:val="clear"/>
            <w:vAlign w:val="bottom"/>
          </w:tcPr>
          <w:p>
            <w:pPr>
              <w:pStyle w:val="Normal"/>
              <w:spacing w:lineRule="auto" w:line="240" w:before="0" w:after="0"/>
              <w:rPr>
                <w:rFonts w:ascii="Calibri" w:hAnsi="Calibri" w:eastAsia="Times New Roman" w:cs="Calibri"/>
                <w:b/>
                <w:b/>
                <w:bCs/>
                <w:color w:val="000000"/>
                <w:sz w:val="20"/>
                <w:szCs w:val="20"/>
                <w:lang w:eastAsia="en-GB"/>
              </w:rPr>
            </w:pPr>
            <w:r>
              <w:rPr>
                <w:rFonts w:eastAsia="Times New Roman" w:cs="Calibri"/>
                <w:b/>
                <w:bCs/>
                <w:color w:val="000000"/>
                <w:sz w:val="20"/>
                <w:szCs w:val="20"/>
                <w:lang w:eastAsia="en-GB"/>
              </w:rPr>
              <w:t>Coefficient</w:t>
            </w:r>
          </w:p>
        </w:tc>
        <w:tc>
          <w:tcPr>
            <w:tcW w:w="850" w:type="dxa"/>
            <w:tcBorders>
              <w:top w:val="single" w:sz="12" w:space="0" w:color="000000"/>
              <w:bottom w:val="single" w:sz="12" w:space="0" w:color="000000"/>
            </w:tcBorders>
            <w:shd w:color="auto" w:fill="auto" w:val="clear"/>
            <w:vAlign w:val="bottom"/>
          </w:tcPr>
          <w:p>
            <w:pPr>
              <w:pStyle w:val="Normal"/>
              <w:spacing w:lineRule="auto" w:line="240" w:before="0" w:after="0"/>
              <w:rPr>
                <w:rFonts w:ascii="Calibri" w:hAnsi="Calibri" w:eastAsia="Times New Roman" w:cs="Calibri"/>
                <w:b/>
                <w:b/>
                <w:bCs/>
                <w:color w:val="000000"/>
                <w:sz w:val="20"/>
                <w:szCs w:val="20"/>
                <w:lang w:eastAsia="en-GB"/>
              </w:rPr>
            </w:pPr>
            <w:r>
              <w:rPr>
                <w:rFonts w:eastAsia="Times New Roman" w:cs="Calibri"/>
                <w:b/>
                <w:bCs/>
                <w:color w:val="000000"/>
                <w:sz w:val="20"/>
                <w:szCs w:val="20"/>
                <w:lang w:eastAsia="en-GB"/>
              </w:rPr>
              <w:t>SE</w:t>
            </w:r>
          </w:p>
        </w:tc>
        <w:tc>
          <w:tcPr>
            <w:tcW w:w="850" w:type="dxa"/>
            <w:tcBorders>
              <w:top w:val="single" w:sz="12" w:space="0" w:color="000000"/>
              <w:bottom w:val="single" w:sz="12" w:space="0" w:color="000000"/>
            </w:tcBorders>
          </w:tcPr>
          <w:p>
            <w:pPr>
              <w:pStyle w:val="Normal"/>
              <w:spacing w:lineRule="auto" w:line="240" w:before="0" w:after="0"/>
              <w:rPr>
                <w:rFonts w:ascii="Calibri" w:hAnsi="Calibri" w:eastAsia="Times New Roman" w:cs="Calibri"/>
                <w:b/>
                <w:b/>
                <w:bCs/>
                <w:color w:val="000000"/>
                <w:sz w:val="20"/>
                <w:szCs w:val="20"/>
                <w:lang w:eastAsia="en-GB"/>
              </w:rPr>
            </w:pPr>
            <w:r>
              <w:rPr>
                <w:rFonts w:eastAsia="Times New Roman" w:cs="Calibri"/>
                <w:b/>
                <w:bCs/>
                <w:color w:val="000000"/>
                <w:sz w:val="20"/>
                <w:szCs w:val="20"/>
                <w:lang w:eastAsia="en-GB"/>
              </w:rPr>
              <w:t>Rate ratio</w:t>
            </w:r>
            <w:r>
              <w:rPr>
                <w:rFonts w:eastAsia="Times New Roman" w:cs="Calibri"/>
                <w:b/>
                <w:bCs/>
                <w:i/>
                <w:iCs/>
                <w:color w:val="000000"/>
                <w:sz w:val="20"/>
                <w:szCs w:val="20"/>
                <w:vertAlign w:val="superscript"/>
                <w:lang w:eastAsia="en-GB"/>
              </w:rPr>
              <w:t>a</w:t>
            </w:r>
          </w:p>
        </w:tc>
      </w:tr>
      <w:tr>
        <w:trPr>
          <w:trHeight w:val="288" w:hRule="atLeast"/>
        </w:trPr>
        <w:tc>
          <w:tcPr>
            <w:tcW w:w="3402" w:type="dxa"/>
            <w:tcBorders>
              <w:top w:val="single" w:sz="12" w:space="0" w:color="000000"/>
            </w:tcBorders>
            <w:shd w:color="auto" w:fill="auto" w:val="clear"/>
          </w:tcPr>
          <w:p>
            <w:pPr>
              <w:pStyle w:val="Normal"/>
              <w:spacing w:lineRule="auto" w:line="240" w:before="0" w:after="0"/>
              <w:rPr>
                <w:rFonts w:ascii="Calibri" w:hAnsi="Calibri" w:eastAsia="Times New Roman" w:cs="Calibri"/>
                <w:b/>
                <w:b/>
                <w:bCs/>
                <w:i/>
                <w:i/>
                <w:iCs/>
                <w:color w:val="000000"/>
                <w:sz w:val="20"/>
                <w:szCs w:val="20"/>
                <w:lang w:eastAsia="en-GB"/>
              </w:rPr>
            </w:pPr>
            <w:r>
              <w:rPr>
                <w:rFonts w:eastAsia="Times New Roman" w:cs="Calibri"/>
                <w:b/>
                <w:bCs/>
                <w:i/>
                <w:iCs/>
                <w:color w:val="000000"/>
                <w:sz w:val="20"/>
                <w:szCs w:val="20"/>
                <w:lang w:eastAsia="en-GB"/>
              </w:rPr>
              <w:t>Commune-level final model</w:t>
            </w:r>
          </w:p>
        </w:tc>
        <w:tc>
          <w:tcPr>
            <w:tcW w:w="993" w:type="dxa"/>
            <w:tcBorders>
              <w:top w:val="single" w:sz="12" w:space="0" w:color="000000"/>
            </w:tcBorders>
            <w:shd w:color="auto" w:fill="auto" w:val="clear"/>
          </w:tcPr>
          <w:p>
            <w:pPr>
              <w:pStyle w:val="Normal"/>
              <w:spacing w:lineRule="auto" w:line="240" w:before="0" w:after="0"/>
              <w:rPr>
                <w:rFonts w:ascii="Calibri" w:hAnsi="Calibri" w:eastAsia="Times New Roman" w:cs="Calibri"/>
                <w:b/>
                <w:b/>
                <w:bCs/>
                <w:i/>
                <w:i/>
                <w:iCs/>
                <w:color w:val="000000"/>
                <w:sz w:val="20"/>
                <w:szCs w:val="20"/>
                <w:lang w:eastAsia="en-GB"/>
              </w:rPr>
            </w:pPr>
            <w:r>
              <w:rPr>
                <w:rFonts w:eastAsia="Times New Roman" w:cs="Calibri"/>
                <w:b/>
                <w:bCs/>
                <w:i/>
                <w:iCs/>
                <w:color w:val="000000"/>
                <w:sz w:val="20"/>
                <w:szCs w:val="20"/>
                <w:lang w:eastAsia="en-GB"/>
              </w:rPr>
            </w:r>
          </w:p>
        </w:tc>
        <w:tc>
          <w:tcPr>
            <w:tcW w:w="1734" w:type="dxa"/>
            <w:gridSpan w:val="2"/>
            <w:tcBorders>
              <w:top w:val="single" w:sz="12" w:space="0" w:color="000000"/>
            </w:tcBorders>
            <w:shd w:color="auto" w:fill="auto" w:val="clear"/>
          </w:tcPr>
          <w:p>
            <w:pPr>
              <w:pStyle w:val="Normal"/>
              <w:spacing w:lineRule="auto" w:line="240" w:before="0" w:after="0"/>
              <w:rPr>
                <w:rFonts w:ascii="Times New Roman" w:hAnsi="Times New Roman" w:eastAsia="Times New Roman" w:cs="Times New Roman"/>
                <w:sz w:val="20"/>
                <w:szCs w:val="20"/>
                <w:lang w:eastAsia="en-GB"/>
              </w:rPr>
            </w:pPr>
            <w:r>
              <w:rPr>
                <w:rFonts w:eastAsia="Times New Roman" w:cs="Times New Roman" w:ascii="Times New Roman" w:hAnsi="Times New Roman"/>
                <w:sz w:val="20"/>
                <w:szCs w:val="20"/>
                <w:lang w:eastAsia="en-GB"/>
              </w:rPr>
            </w:r>
          </w:p>
        </w:tc>
        <w:tc>
          <w:tcPr>
            <w:tcW w:w="391" w:type="dxa"/>
            <w:tcBorders>
              <w:top w:val="single" w:sz="12" w:space="0" w:color="000000"/>
            </w:tcBorders>
            <w:shd w:color="auto" w:fill="auto" w:val="clear"/>
          </w:tcPr>
          <w:p>
            <w:pPr>
              <w:pStyle w:val="Normal"/>
              <w:spacing w:lineRule="auto" w:line="240" w:before="0" w:after="0"/>
              <w:rPr>
                <w:rFonts w:ascii="Times New Roman" w:hAnsi="Times New Roman" w:eastAsia="Times New Roman" w:cs="Times New Roman"/>
                <w:sz w:val="20"/>
                <w:szCs w:val="20"/>
                <w:lang w:eastAsia="en-GB"/>
              </w:rPr>
            </w:pPr>
            <w:r>
              <w:rPr>
                <w:rFonts w:eastAsia="Times New Roman" w:cs="Times New Roman" w:ascii="Times New Roman" w:hAnsi="Times New Roman"/>
                <w:sz w:val="20"/>
                <w:szCs w:val="20"/>
                <w:lang w:eastAsia="en-GB"/>
              </w:rPr>
            </w:r>
          </w:p>
        </w:tc>
        <w:tc>
          <w:tcPr>
            <w:tcW w:w="850" w:type="dxa"/>
            <w:tcBorders>
              <w:top w:val="single" w:sz="12" w:space="0" w:color="000000"/>
            </w:tcBorders>
            <w:shd w:color="auto" w:fill="auto" w:val="clear"/>
          </w:tcPr>
          <w:p>
            <w:pPr>
              <w:pStyle w:val="Normal"/>
              <w:spacing w:lineRule="auto" w:line="240" w:before="0" w:after="0"/>
              <w:rPr>
                <w:rFonts w:ascii="Times New Roman" w:hAnsi="Times New Roman" w:eastAsia="Times New Roman" w:cs="Times New Roman"/>
                <w:sz w:val="20"/>
                <w:szCs w:val="20"/>
                <w:lang w:eastAsia="en-GB"/>
              </w:rPr>
            </w:pPr>
            <w:r>
              <w:rPr>
                <w:rFonts w:eastAsia="Times New Roman" w:cs="Times New Roman" w:ascii="Times New Roman" w:hAnsi="Times New Roman"/>
                <w:sz w:val="20"/>
                <w:szCs w:val="20"/>
                <w:lang w:eastAsia="en-GB"/>
              </w:rPr>
            </w:r>
          </w:p>
        </w:tc>
        <w:tc>
          <w:tcPr>
            <w:tcW w:w="850" w:type="dxa"/>
            <w:tcBorders>
              <w:top w:val="single" w:sz="12" w:space="0" w:color="000000"/>
            </w:tcBorders>
          </w:tcPr>
          <w:p>
            <w:pPr>
              <w:pStyle w:val="Normal"/>
              <w:spacing w:lineRule="auto" w:line="240" w:before="0" w:after="0"/>
              <w:rPr>
                <w:rFonts w:ascii="Times New Roman" w:hAnsi="Times New Roman" w:eastAsia="Times New Roman" w:cs="Times New Roman"/>
                <w:sz w:val="20"/>
                <w:szCs w:val="20"/>
                <w:lang w:eastAsia="en-GB"/>
              </w:rPr>
            </w:pPr>
            <w:r>
              <w:rPr>
                <w:rFonts w:eastAsia="Times New Roman" w:cs="Times New Roman" w:ascii="Times New Roman" w:hAnsi="Times New Roman"/>
                <w:sz w:val="20"/>
                <w:szCs w:val="20"/>
                <w:lang w:eastAsia="en-GB"/>
              </w:rPr>
            </w:r>
          </w:p>
        </w:tc>
      </w:tr>
      <w:tr>
        <w:trPr>
          <w:trHeight w:val="288" w:hRule="atLeast"/>
        </w:trPr>
        <w:tc>
          <w:tcPr>
            <w:tcW w:w="3402" w:type="dxa"/>
            <w:tcBorders/>
            <w:shd w:color="auto" w:fill="auto" w:val="clear"/>
          </w:tcPr>
          <w:p>
            <w:pPr>
              <w:pStyle w:val="Normal"/>
              <w:spacing w:lineRule="auto" w:line="240" w:before="0" w:after="0"/>
              <w:rPr>
                <w:rFonts w:ascii="Calibri" w:hAnsi="Calibri" w:eastAsia="Times New Roman" w:cs="Calibri"/>
                <w:i/>
                <w:i/>
                <w:iCs/>
                <w:color w:val="000000"/>
                <w:sz w:val="20"/>
                <w:szCs w:val="20"/>
                <w:lang w:eastAsia="en-GB"/>
              </w:rPr>
            </w:pPr>
            <w:r>
              <w:rPr>
                <w:rFonts w:eastAsia="Times New Roman" w:cs="Calibri"/>
                <w:i/>
                <w:iCs/>
                <w:color w:val="000000"/>
                <w:sz w:val="20"/>
                <w:szCs w:val="20"/>
                <w:lang w:eastAsia="en-GB"/>
              </w:rPr>
              <w:t>Random effects</w:t>
            </w:r>
          </w:p>
        </w:tc>
        <w:tc>
          <w:tcPr>
            <w:tcW w:w="993"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r>
          </w:p>
        </w:tc>
        <w:tc>
          <w:tcPr>
            <w:tcW w:w="863" w:type="dxa"/>
            <w:tcBorders/>
            <w:shd w:color="auto" w:fill="auto" w:val="clear"/>
          </w:tcPr>
          <w:p>
            <w:pPr>
              <w:pStyle w:val="Normal"/>
              <w:spacing w:lineRule="auto" w:line="240" w:before="0" w:after="0"/>
              <w:rPr>
                <w:rFonts w:ascii="Times New Roman" w:hAnsi="Times New Roman" w:eastAsia="Times New Roman" w:cs="Times New Roman"/>
                <w:sz w:val="20"/>
                <w:szCs w:val="20"/>
                <w:lang w:eastAsia="en-GB"/>
              </w:rPr>
            </w:pPr>
            <w:r>
              <w:rPr>
                <w:rFonts w:eastAsia="Times New Roman" w:cs="Times New Roman" w:ascii="Times New Roman" w:hAnsi="Times New Roman"/>
                <w:sz w:val="20"/>
                <w:szCs w:val="20"/>
                <w:lang w:eastAsia="en-GB"/>
              </w:rPr>
            </w:r>
          </w:p>
        </w:tc>
        <w:tc>
          <w:tcPr>
            <w:tcW w:w="1262" w:type="dxa"/>
            <w:gridSpan w:val="2"/>
            <w:tcBorders/>
            <w:shd w:color="auto" w:fill="auto" w:val="clear"/>
          </w:tcPr>
          <w:p>
            <w:pPr>
              <w:pStyle w:val="Normal"/>
              <w:spacing w:lineRule="auto" w:line="240" w:before="0" w:after="0"/>
              <w:rPr>
                <w:rFonts w:ascii="Times New Roman" w:hAnsi="Times New Roman" w:eastAsia="Times New Roman" w:cs="Times New Roman"/>
                <w:sz w:val="20"/>
                <w:szCs w:val="20"/>
                <w:lang w:eastAsia="en-GB"/>
              </w:rPr>
            </w:pPr>
            <w:r>
              <w:rPr>
                <w:rFonts w:eastAsia="Times New Roman" w:cs="Times New Roman" w:ascii="Times New Roman" w:hAnsi="Times New Roman"/>
                <w:sz w:val="20"/>
                <w:szCs w:val="20"/>
                <w:lang w:eastAsia="en-GB"/>
              </w:rPr>
            </w:r>
          </w:p>
        </w:tc>
        <w:tc>
          <w:tcPr>
            <w:tcW w:w="850" w:type="dxa"/>
            <w:tcBorders/>
            <w:shd w:color="auto" w:fill="auto" w:val="clear"/>
          </w:tcPr>
          <w:p>
            <w:pPr>
              <w:pStyle w:val="Normal"/>
              <w:spacing w:lineRule="auto" w:line="240" w:before="0" w:after="0"/>
              <w:rPr>
                <w:rFonts w:ascii="Times New Roman" w:hAnsi="Times New Roman" w:eastAsia="Times New Roman" w:cs="Times New Roman"/>
                <w:sz w:val="20"/>
                <w:szCs w:val="20"/>
                <w:lang w:eastAsia="en-GB"/>
              </w:rPr>
            </w:pPr>
            <w:r>
              <w:rPr>
                <w:rFonts w:eastAsia="Times New Roman" w:cs="Times New Roman" w:ascii="Times New Roman" w:hAnsi="Times New Roman"/>
                <w:sz w:val="20"/>
                <w:szCs w:val="20"/>
                <w:lang w:eastAsia="en-GB"/>
              </w:rPr>
            </w:r>
          </w:p>
        </w:tc>
        <w:tc>
          <w:tcPr>
            <w:tcW w:w="850" w:type="dxa"/>
            <w:tcBorders/>
          </w:tcPr>
          <w:p>
            <w:pPr>
              <w:pStyle w:val="Normal"/>
              <w:spacing w:lineRule="auto" w:line="240" w:before="0" w:after="0"/>
              <w:rPr>
                <w:rFonts w:ascii="Times New Roman" w:hAnsi="Times New Roman" w:eastAsia="Times New Roman" w:cs="Times New Roman"/>
                <w:sz w:val="20"/>
                <w:szCs w:val="20"/>
                <w:lang w:eastAsia="en-GB"/>
              </w:rPr>
            </w:pPr>
            <w:r>
              <w:rPr>
                <w:rFonts w:eastAsia="Times New Roman" w:cs="Times New Roman" w:ascii="Times New Roman" w:hAnsi="Times New Roman"/>
                <w:sz w:val="20"/>
                <w:szCs w:val="20"/>
                <w:lang w:eastAsia="en-GB"/>
              </w:rPr>
            </w:r>
          </w:p>
        </w:tc>
      </w:tr>
      <w:tr>
        <w:trPr>
          <w:trHeight w:val="288" w:hRule="atLeast"/>
        </w:trPr>
        <w:tc>
          <w:tcPr>
            <w:tcW w:w="3402"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Commune (intercept)</w:t>
            </w:r>
          </w:p>
        </w:tc>
        <w:tc>
          <w:tcPr>
            <w:tcW w:w="993"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10.4500</w:t>
            </w:r>
          </w:p>
        </w:tc>
        <w:tc>
          <w:tcPr>
            <w:tcW w:w="863"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3.2334</w:t>
            </w:r>
          </w:p>
        </w:tc>
        <w:tc>
          <w:tcPr>
            <w:tcW w:w="1262" w:type="dxa"/>
            <w:gridSpan w:val="2"/>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w:t>
            </w:r>
          </w:p>
        </w:tc>
        <w:tc>
          <w:tcPr>
            <w:tcW w:w="850" w:type="dxa"/>
            <w:tcBorders/>
            <w:shd w:color="auto" w:fill="auto" w:val="clear"/>
          </w:tcPr>
          <w:p>
            <w:pPr>
              <w:pStyle w:val="Normal"/>
              <w:spacing w:lineRule="auto" w:line="240" w:before="0" w:after="0"/>
              <w:rPr>
                <w:rFonts w:ascii="Times New Roman" w:hAnsi="Times New Roman" w:eastAsia="Times New Roman" w:cs="Times New Roman"/>
                <w:sz w:val="20"/>
                <w:szCs w:val="20"/>
                <w:lang w:eastAsia="en-GB"/>
              </w:rPr>
            </w:pPr>
            <w:r>
              <w:rPr>
                <w:rFonts w:eastAsia="Times New Roman" w:cs="Times New Roman" w:ascii="Times New Roman" w:hAnsi="Times New Roman"/>
                <w:sz w:val="20"/>
                <w:szCs w:val="20"/>
                <w:lang w:eastAsia="en-GB"/>
              </w:rPr>
              <w:t>-</w:t>
            </w:r>
          </w:p>
        </w:tc>
        <w:tc>
          <w:tcPr>
            <w:tcW w:w="850" w:type="dxa"/>
            <w:tcBorders/>
          </w:tcPr>
          <w:p>
            <w:pPr>
              <w:pStyle w:val="Normal"/>
              <w:spacing w:lineRule="auto" w:line="240" w:before="0" w:after="0"/>
              <w:rPr>
                <w:rFonts w:ascii="Times New Roman" w:hAnsi="Times New Roman" w:eastAsia="Times New Roman" w:cs="Times New Roman"/>
                <w:sz w:val="20"/>
                <w:szCs w:val="20"/>
                <w:lang w:eastAsia="en-GB"/>
              </w:rPr>
            </w:pPr>
            <w:r>
              <w:rPr>
                <w:rFonts w:eastAsia="Times New Roman" w:cs="Times New Roman" w:ascii="Times New Roman" w:hAnsi="Times New Roman"/>
                <w:sz w:val="20"/>
                <w:szCs w:val="20"/>
                <w:lang w:eastAsia="en-GB"/>
              </w:rPr>
            </w:r>
          </w:p>
        </w:tc>
      </w:tr>
      <w:tr>
        <w:trPr>
          <w:trHeight w:val="288" w:hRule="atLeast"/>
        </w:trPr>
        <w:tc>
          <w:tcPr>
            <w:tcW w:w="3402"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Year/Commune (slope)</w:t>
            </w:r>
          </w:p>
        </w:tc>
        <w:tc>
          <w:tcPr>
            <w:tcW w:w="993"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0.0046</w:t>
            </w:r>
          </w:p>
        </w:tc>
        <w:tc>
          <w:tcPr>
            <w:tcW w:w="863"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0.0680</w:t>
            </w:r>
          </w:p>
        </w:tc>
        <w:tc>
          <w:tcPr>
            <w:tcW w:w="1262" w:type="dxa"/>
            <w:gridSpan w:val="2"/>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w:t>
            </w:r>
          </w:p>
        </w:tc>
        <w:tc>
          <w:tcPr>
            <w:tcW w:w="850" w:type="dxa"/>
            <w:tcBorders/>
            <w:shd w:color="auto" w:fill="auto" w:val="clear"/>
          </w:tcPr>
          <w:p>
            <w:pPr>
              <w:pStyle w:val="Normal"/>
              <w:spacing w:lineRule="auto" w:line="240" w:before="0" w:after="0"/>
              <w:rPr>
                <w:rFonts w:ascii="Times New Roman" w:hAnsi="Times New Roman" w:eastAsia="Times New Roman" w:cs="Times New Roman"/>
                <w:sz w:val="20"/>
                <w:szCs w:val="20"/>
                <w:lang w:eastAsia="en-GB"/>
              </w:rPr>
            </w:pPr>
            <w:r>
              <w:rPr>
                <w:rFonts w:eastAsia="Times New Roman" w:cs="Times New Roman" w:ascii="Times New Roman" w:hAnsi="Times New Roman"/>
                <w:sz w:val="20"/>
                <w:szCs w:val="20"/>
                <w:lang w:eastAsia="en-GB"/>
              </w:rPr>
              <w:t>-</w:t>
            </w:r>
          </w:p>
        </w:tc>
        <w:tc>
          <w:tcPr>
            <w:tcW w:w="850" w:type="dxa"/>
            <w:tcBorders/>
          </w:tcPr>
          <w:p>
            <w:pPr>
              <w:pStyle w:val="Normal"/>
              <w:spacing w:lineRule="auto" w:line="240" w:before="0" w:after="0"/>
              <w:rPr>
                <w:rFonts w:ascii="Times New Roman" w:hAnsi="Times New Roman" w:eastAsia="Times New Roman" w:cs="Times New Roman"/>
                <w:sz w:val="20"/>
                <w:szCs w:val="20"/>
                <w:lang w:eastAsia="en-GB"/>
              </w:rPr>
            </w:pPr>
            <w:r>
              <w:rPr>
                <w:rFonts w:eastAsia="Times New Roman" w:cs="Times New Roman" w:ascii="Times New Roman" w:hAnsi="Times New Roman"/>
                <w:sz w:val="20"/>
                <w:szCs w:val="20"/>
                <w:lang w:eastAsia="en-GB"/>
              </w:rPr>
            </w:r>
          </w:p>
        </w:tc>
      </w:tr>
      <w:tr>
        <w:trPr>
          <w:trHeight w:val="288" w:hRule="atLeast"/>
        </w:trPr>
        <w:tc>
          <w:tcPr>
            <w:tcW w:w="3402"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Province (intercept)</w:t>
            </w:r>
          </w:p>
        </w:tc>
        <w:tc>
          <w:tcPr>
            <w:tcW w:w="993"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6.7730</w:t>
            </w:r>
          </w:p>
        </w:tc>
        <w:tc>
          <w:tcPr>
            <w:tcW w:w="863"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2.6025</w:t>
            </w:r>
          </w:p>
        </w:tc>
        <w:tc>
          <w:tcPr>
            <w:tcW w:w="1262" w:type="dxa"/>
            <w:gridSpan w:val="2"/>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w:t>
            </w:r>
          </w:p>
        </w:tc>
        <w:tc>
          <w:tcPr>
            <w:tcW w:w="850" w:type="dxa"/>
            <w:tcBorders/>
            <w:shd w:color="auto" w:fill="auto" w:val="clear"/>
          </w:tcPr>
          <w:p>
            <w:pPr>
              <w:pStyle w:val="Normal"/>
              <w:spacing w:lineRule="auto" w:line="240" w:before="0" w:after="0"/>
              <w:rPr>
                <w:rFonts w:ascii="Times New Roman" w:hAnsi="Times New Roman" w:eastAsia="Times New Roman" w:cs="Times New Roman"/>
                <w:sz w:val="20"/>
                <w:szCs w:val="20"/>
                <w:lang w:eastAsia="en-GB"/>
              </w:rPr>
            </w:pPr>
            <w:r>
              <w:rPr>
                <w:rFonts w:eastAsia="Times New Roman" w:cs="Times New Roman" w:ascii="Times New Roman" w:hAnsi="Times New Roman"/>
                <w:sz w:val="20"/>
                <w:szCs w:val="20"/>
                <w:lang w:eastAsia="en-GB"/>
              </w:rPr>
              <w:t>-</w:t>
            </w:r>
          </w:p>
        </w:tc>
        <w:tc>
          <w:tcPr>
            <w:tcW w:w="850" w:type="dxa"/>
            <w:tcBorders/>
          </w:tcPr>
          <w:p>
            <w:pPr>
              <w:pStyle w:val="Normal"/>
              <w:spacing w:lineRule="auto" w:line="240" w:before="0" w:after="0"/>
              <w:rPr>
                <w:rFonts w:ascii="Times New Roman" w:hAnsi="Times New Roman" w:eastAsia="Times New Roman" w:cs="Times New Roman"/>
                <w:sz w:val="20"/>
                <w:szCs w:val="20"/>
                <w:lang w:eastAsia="en-GB"/>
              </w:rPr>
            </w:pPr>
            <w:r>
              <w:rPr>
                <w:rFonts w:eastAsia="Times New Roman" w:cs="Times New Roman" w:ascii="Times New Roman" w:hAnsi="Times New Roman"/>
                <w:sz w:val="20"/>
                <w:szCs w:val="20"/>
                <w:lang w:eastAsia="en-GB"/>
              </w:rPr>
            </w:r>
          </w:p>
        </w:tc>
      </w:tr>
      <w:tr>
        <w:trPr>
          <w:trHeight w:val="288" w:hRule="atLeast"/>
        </w:trPr>
        <w:tc>
          <w:tcPr>
            <w:tcW w:w="3402"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Year/Province (slope)</w:t>
            </w:r>
          </w:p>
        </w:tc>
        <w:tc>
          <w:tcPr>
            <w:tcW w:w="993"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0.0005</w:t>
            </w:r>
          </w:p>
        </w:tc>
        <w:tc>
          <w:tcPr>
            <w:tcW w:w="863"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0.0220</w:t>
            </w:r>
          </w:p>
        </w:tc>
        <w:tc>
          <w:tcPr>
            <w:tcW w:w="1262" w:type="dxa"/>
            <w:gridSpan w:val="2"/>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w:t>
            </w:r>
          </w:p>
        </w:tc>
        <w:tc>
          <w:tcPr>
            <w:tcW w:w="850" w:type="dxa"/>
            <w:tcBorders/>
            <w:shd w:color="auto" w:fill="auto" w:val="clear"/>
          </w:tcPr>
          <w:p>
            <w:pPr>
              <w:pStyle w:val="Normal"/>
              <w:spacing w:lineRule="auto" w:line="240" w:before="0" w:after="0"/>
              <w:rPr>
                <w:rFonts w:ascii="Times New Roman" w:hAnsi="Times New Roman" w:eastAsia="Times New Roman" w:cs="Times New Roman"/>
                <w:sz w:val="20"/>
                <w:szCs w:val="20"/>
                <w:lang w:eastAsia="en-GB"/>
              </w:rPr>
            </w:pPr>
            <w:r>
              <w:rPr>
                <w:rFonts w:eastAsia="Times New Roman" w:cs="Times New Roman" w:ascii="Times New Roman" w:hAnsi="Times New Roman"/>
                <w:sz w:val="20"/>
                <w:szCs w:val="20"/>
                <w:lang w:eastAsia="en-GB"/>
              </w:rPr>
              <w:t>-</w:t>
            </w:r>
          </w:p>
        </w:tc>
        <w:tc>
          <w:tcPr>
            <w:tcW w:w="850" w:type="dxa"/>
            <w:tcBorders/>
          </w:tcPr>
          <w:p>
            <w:pPr>
              <w:pStyle w:val="Normal"/>
              <w:spacing w:lineRule="auto" w:line="240" w:before="0" w:after="0"/>
              <w:rPr>
                <w:rFonts w:ascii="Times New Roman" w:hAnsi="Times New Roman" w:eastAsia="Times New Roman" w:cs="Times New Roman"/>
                <w:sz w:val="20"/>
                <w:szCs w:val="20"/>
                <w:lang w:eastAsia="en-GB"/>
              </w:rPr>
            </w:pPr>
            <w:r>
              <w:rPr>
                <w:rFonts w:eastAsia="Times New Roman" w:cs="Times New Roman" w:ascii="Times New Roman" w:hAnsi="Times New Roman"/>
                <w:sz w:val="20"/>
                <w:szCs w:val="20"/>
                <w:lang w:eastAsia="en-GB"/>
              </w:rPr>
            </w:r>
          </w:p>
        </w:tc>
      </w:tr>
      <w:tr>
        <w:trPr>
          <w:trHeight w:val="288" w:hRule="atLeast"/>
        </w:trPr>
        <w:tc>
          <w:tcPr>
            <w:tcW w:w="3402" w:type="dxa"/>
            <w:tcBorders/>
            <w:shd w:color="auto" w:fill="auto" w:val="clear"/>
          </w:tcPr>
          <w:p>
            <w:pPr>
              <w:pStyle w:val="Normal"/>
              <w:spacing w:lineRule="auto" w:line="240" w:before="0" w:after="0"/>
              <w:rPr>
                <w:rFonts w:ascii="Calibri" w:hAnsi="Calibri" w:eastAsia="Times New Roman" w:cs="Calibri"/>
                <w:i/>
                <w:i/>
                <w:iCs/>
                <w:color w:val="000000"/>
                <w:sz w:val="20"/>
                <w:szCs w:val="20"/>
                <w:lang w:eastAsia="en-GB"/>
              </w:rPr>
            </w:pPr>
            <w:r>
              <w:rPr>
                <w:rFonts w:eastAsia="Times New Roman" w:cs="Calibri"/>
                <w:i/>
                <w:iCs/>
                <w:color w:val="000000"/>
                <w:sz w:val="20"/>
                <w:szCs w:val="20"/>
                <w:lang w:eastAsia="en-GB"/>
              </w:rPr>
              <w:t>Fixed effects</w:t>
            </w:r>
          </w:p>
        </w:tc>
        <w:tc>
          <w:tcPr>
            <w:tcW w:w="993" w:type="dxa"/>
            <w:tcBorders/>
            <w:shd w:color="auto" w:fill="auto" w:val="clear"/>
          </w:tcPr>
          <w:p>
            <w:pPr>
              <w:pStyle w:val="Normal"/>
              <w:spacing w:lineRule="auto" w:line="240" w:before="0" w:after="0"/>
              <w:rPr>
                <w:rFonts w:ascii="Calibri" w:hAnsi="Calibri" w:eastAsia="Times New Roman" w:cs="Calibri"/>
                <w:i/>
                <w:i/>
                <w:iCs/>
                <w:color w:val="000000"/>
                <w:sz w:val="20"/>
                <w:szCs w:val="20"/>
                <w:lang w:eastAsia="en-GB"/>
              </w:rPr>
            </w:pPr>
            <w:r>
              <w:rPr>
                <w:rFonts w:eastAsia="Times New Roman" w:cs="Calibri"/>
                <w:i/>
                <w:iCs/>
                <w:color w:val="000000"/>
                <w:sz w:val="20"/>
                <w:szCs w:val="20"/>
                <w:lang w:eastAsia="en-GB"/>
              </w:rPr>
            </w:r>
          </w:p>
        </w:tc>
        <w:tc>
          <w:tcPr>
            <w:tcW w:w="863" w:type="dxa"/>
            <w:tcBorders/>
            <w:shd w:color="auto" w:fill="auto" w:val="clear"/>
          </w:tcPr>
          <w:p>
            <w:pPr>
              <w:pStyle w:val="Normal"/>
              <w:spacing w:lineRule="auto" w:line="240" w:before="0" w:after="0"/>
              <w:rPr>
                <w:rFonts w:ascii="Times New Roman" w:hAnsi="Times New Roman" w:eastAsia="Times New Roman" w:cs="Times New Roman"/>
                <w:sz w:val="20"/>
                <w:szCs w:val="20"/>
                <w:lang w:eastAsia="en-GB"/>
              </w:rPr>
            </w:pPr>
            <w:r>
              <w:rPr>
                <w:rFonts w:eastAsia="Times New Roman" w:cs="Times New Roman" w:ascii="Times New Roman" w:hAnsi="Times New Roman"/>
                <w:sz w:val="20"/>
                <w:szCs w:val="20"/>
                <w:lang w:eastAsia="en-GB"/>
              </w:rPr>
            </w:r>
          </w:p>
        </w:tc>
        <w:tc>
          <w:tcPr>
            <w:tcW w:w="1262" w:type="dxa"/>
            <w:gridSpan w:val="2"/>
            <w:tcBorders/>
            <w:shd w:color="auto" w:fill="auto" w:val="clear"/>
          </w:tcPr>
          <w:p>
            <w:pPr>
              <w:pStyle w:val="Normal"/>
              <w:spacing w:lineRule="auto" w:line="240" w:before="0" w:after="0"/>
              <w:rPr>
                <w:rFonts w:ascii="Times New Roman" w:hAnsi="Times New Roman" w:eastAsia="Times New Roman" w:cs="Times New Roman"/>
                <w:sz w:val="20"/>
                <w:szCs w:val="20"/>
                <w:lang w:eastAsia="en-GB"/>
              </w:rPr>
            </w:pPr>
            <w:r>
              <w:rPr>
                <w:rFonts w:eastAsia="Times New Roman" w:cs="Times New Roman" w:ascii="Times New Roman" w:hAnsi="Times New Roman"/>
                <w:sz w:val="20"/>
                <w:szCs w:val="20"/>
                <w:lang w:eastAsia="en-GB"/>
              </w:rPr>
            </w:r>
          </w:p>
        </w:tc>
        <w:tc>
          <w:tcPr>
            <w:tcW w:w="850" w:type="dxa"/>
            <w:tcBorders/>
            <w:shd w:color="auto" w:fill="auto" w:val="clear"/>
          </w:tcPr>
          <w:p>
            <w:pPr>
              <w:pStyle w:val="Normal"/>
              <w:spacing w:lineRule="auto" w:line="240" w:before="0" w:after="0"/>
              <w:rPr>
                <w:rFonts w:ascii="Times New Roman" w:hAnsi="Times New Roman" w:eastAsia="Times New Roman" w:cs="Times New Roman"/>
                <w:sz w:val="20"/>
                <w:szCs w:val="20"/>
                <w:lang w:eastAsia="en-GB"/>
              </w:rPr>
            </w:pPr>
            <w:r>
              <w:rPr>
                <w:rFonts w:eastAsia="Times New Roman" w:cs="Times New Roman" w:ascii="Times New Roman" w:hAnsi="Times New Roman"/>
                <w:sz w:val="20"/>
                <w:szCs w:val="20"/>
                <w:lang w:eastAsia="en-GB"/>
              </w:rPr>
            </w:r>
          </w:p>
        </w:tc>
        <w:tc>
          <w:tcPr>
            <w:tcW w:w="850" w:type="dxa"/>
            <w:tcBorders/>
          </w:tcPr>
          <w:p>
            <w:pPr>
              <w:pStyle w:val="Normal"/>
              <w:spacing w:lineRule="auto" w:line="240" w:before="0" w:after="0"/>
              <w:rPr>
                <w:rFonts w:ascii="Times New Roman" w:hAnsi="Times New Roman" w:eastAsia="Times New Roman" w:cs="Times New Roman"/>
                <w:sz w:val="20"/>
                <w:szCs w:val="20"/>
                <w:lang w:eastAsia="en-GB"/>
              </w:rPr>
            </w:pPr>
            <w:r>
              <w:rPr>
                <w:rFonts w:eastAsia="Times New Roman" w:cs="Times New Roman" w:ascii="Times New Roman" w:hAnsi="Times New Roman"/>
                <w:sz w:val="20"/>
                <w:szCs w:val="20"/>
                <w:lang w:eastAsia="en-GB"/>
              </w:rPr>
            </w:r>
          </w:p>
        </w:tc>
      </w:tr>
      <w:tr>
        <w:trPr>
          <w:trHeight w:val="288" w:hRule="atLeast"/>
        </w:trPr>
        <w:tc>
          <w:tcPr>
            <w:tcW w:w="3402"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Intercept</w:t>
            </w:r>
          </w:p>
        </w:tc>
        <w:tc>
          <w:tcPr>
            <w:tcW w:w="993"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w:t>
            </w:r>
          </w:p>
        </w:tc>
        <w:tc>
          <w:tcPr>
            <w:tcW w:w="863" w:type="dxa"/>
            <w:tcBorders/>
            <w:shd w:color="auto" w:fill="auto" w:val="clear"/>
          </w:tcPr>
          <w:p>
            <w:pPr>
              <w:pStyle w:val="Normal"/>
              <w:spacing w:lineRule="auto" w:line="240" w:before="0" w:after="0"/>
              <w:rPr>
                <w:rFonts w:ascii="Times New Roman" w:hAnsi="Times New Roman" w:eastAsia="Times New Roman" w:cs="Times New Roman"/>
                <w:sz w:val="20"/>
                <w:szCs w:val="20"/>
                <w:lang w:eastAsia="en-GB"/>
              </w:rPr>
            </w:pPr>
            <w:r>
              <w:rPr>
                <w:rFonts w:eastAsia="Times New Roman" w:cs="Times New Roman" w:ascii="Times New Roman" w:hAnsi="Times New Roman"/>
                <w:sz w:val="20"/>
                <w:szCs w:val="20"/>
                <w:lang w:eastAsia="en-GB"/>
              </w:rPr>
              <w:t>-</w:t>
            </w:r>
          </w:p>
        </w:tc>
        <w:tc>
          <w:tcPr>
            <w:tcW w:w="1262" w:type="dxa"/>
            <w:gridSpan w:val="2"/>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-4.6240</w:t>
            </w:r>
          </w:p>
        </w:tc>
        <w:tc>
          <w:tcPr>
            <w:tcW w:w="850"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0.5620</w:t>
            </w:r>
          </w:p>
        </w:tc>
        <w:tc>
          <w:tcPr>
            <w:tcW w:w="850" w:type="dxa"/>
            <w:tcBorders/>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r>
          </w:p>
        </w:tc>
      </w:tr>
      <w:tr>
        <w:trPr>
          <w:trHeight w:val="288" w:hRule="atLeast"/>
        </w:trPr>
        <w:tc>
          <w:tcPr>
            <w:tcW w:w="3402"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Population density</w:t>
            </w:r>
          </w:p>
        </w:tc>
        <w:tc>
          <w:tcPr>
            <w:tcW w:w="993"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w:t>
            </w:r>
          </w:p>
        </w:tc>
        <w:tc>
          <w:tcPr>
            <w:tcW w:w="863" w:type="dxa"/>
            <w:tcBorders/>
            <w:shd w:color="auto" w:fill="auto" w:val="clear"/>
          </w:tcPr>
          <w:p>
            <w:pPr>
              <w:pStyle w:val="Normal"/>
              <w:spacing w:lineRule="auto" w:line="240" w:before="0" w:after="0"/>
              <w:rPr>
                <w:rFonts w:ascii="Times New Roman" w:hAnsi="Times New Roman" w:eastAsia="Times New Roman" w:cs="Times New Roman"/>
                <w:sz w:val="20"/>
                <w:szCs w:val="20"/>
                <w:lang w:eastAsia="en-GB"/>
              </w:rPr>
            </w:pPr>
            <w:r>
              <w:rPr>
                <w:rFonts w:eastAsia="Times New Roman" w:cs="Times New Roman" w:ascii="Times New Roman" w:hAnsi="Times New Roman"/>
                <w:sz w:val="20"/>
                <w:szCs w:val="20"/>
                <w:lang w:eastAsia="en-GB"/>
              </w:rPr>
              <w:t>-</w:t>
            </w:r>
          </w:p>
        </w:tc>
        <w:tc>
          <w:tcPr>
            <w:tcW w:w="1262" w:type="dxa"/>
            <w:gridSpan w:val="2"/>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-7.5140</w:t>
            </w:r>
          </w:p>
        </w:tc>
        <w:tc>
          <w:tcPr>
            <w:tcW w:w="850"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1.1270</w:t>
            </w:r>
          </w:p>
        </w:tc>
        <w:tc>
          <w:tcPr>
            <w:tcW w:w="850" w:type="dxa"/>
            <w:tcBorders/>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0.001</w:t>
            </w:r>
          </w:p>
        </w:tc>
      </w:tr>
      <w:tr>
        <w:trPr>
          <w:trHeight w:val="288" w:hRule="atLeast"/>
        </w:trPr>
        <w:tc>
          <w:tcPr>
            <w:tcW w:w="3402"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Mean elevation</w:t>
            </w:r>
          </w:p>
        </w:tc>
        <w:tc>
          <w:tcPr>
            <w:tcW w:w="993"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w:t>
            </w:r>
          </w:p>
        </w:tc>
        <w:tc>
          <w:tcPr>
            <w:tcW w:w="863" w:type="dxa"/>
            <w:tcBorders/>
            <w:shd w:color="auto" w:fill="auto" w:val="clear"/>
          </w:tcPr>
          <w:p>
            <w:pPr>
              <w:pStyle w:val="Normal"/>
              <w:spacing w:lineRule="auto" w:line="240" w:before="0" w:after="0"/>
              <w:rPr>
                <w:rFonts w:ascii="Times New Roman" w:hAnsi="Times New Roman" w:eastAsia="Times New Roman" w:cs="Times New Roman"/>
                <w:sz w:val="20"/>
                <w:szCs w:val="20"/>
                <w:lang w:eastAsia="en-GB"/>
              </w:rPr>
            </w:pPr>
            <w:r>
              <w:rPr>
                <w:rFonts w:eastAsia="Times New Roman" w:cs="Times New Roman" w:ascii="Times New Roman" w:hAnsi="Times New Roman"/>
                <w:sz w:val="20"/>
                <w:szCs w:val="20"/>
                <w:lang w:eastAsia="en-GB"/>
              </w:rPr>
              <w:t>-</w:t>
            </w:r>
          </w:p>
        </w:tc>
        <w:tc>
          <w:tcPr>
            <w:tcW w:w="1262" w:type="dxa"/>
            <w:gridSpan w:val="2"/>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1.0510</w:t>
            </w:r>
          </w:p>
        </w:tc>
        <w:tc>
          <w:tcPr>
            <w:tcW w:w="850"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0.1220</w:t>
            </w:r>
          </w:p>
        </w:tc>
        <w:tc>
          <w:tcPr>
            <w:tcW w:w="850" w:type="dxa"/>
            <w:tcBorders/>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2.861</w:t>
            </w:r>
          </w:p>
        </w:tc>
      </w:tr>
      <w:tr>
        <w:trPr>
          <w:trHeight w:val="288" w:hRule="atLeast"/>
        </w:trPr>
        <w:tc>
          <w:tcPr>
            <w:tcW w:w="3402"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Distance to In'tl border</w:t>
            </w:r>
          </w:p>
        </w:tc>
        <w:tc>
          <w:tcPr>
            <w:tcW w:w="993"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w:t>
            </w:r>
          </w:p>
        </w:tc>
        <w:tc>
          <w:tcPr>
            <w:tcW w:w="863" w:type="dxa"/>
            <w:tcBorders/>
            <w:shd w:color="auto" w:fill="auto" w:val="clear"/>
          </w:tcPr>
          <w:p>
            <w:pPr>
              <w:pStyle w:val="Normal"/>
              <w:spacing w:lineRule="auto" w:line="240" w:before="0" w:after="0"/>
              <w:rPr>
                <w:rFonts w:ascii="Times New Roman" w:hAnsi="Times New Roman" w:eastAsia="Times New Roman" w:cs="Times New Roman"/>
                <w:sz w:val="20"/>
                <w:szCs w:val="20"/>
                <w:lang w:eastAsia="en-GB"/>
              </w:rPr>
            </w:pPr>
            <w:r>
              <w:rPr>
                <w:rFonts w:eastAsia="Times New Roman" w:cs="Times New Roman" w:ascii="Times New Roman" w:hAnsi="Times New Roman"/>
                <w:sz w:val="20"/>
                <w:szCs w:val="20"/>
                <w:lang w:eastAsia="en-GB"/>
              </w:rPr>
              <w:t>-</w:t>
            </w:r>
          </w:p>
        </w:tc>
        <w:tc>
          <w:tcPr>
            <w:tcW w:w="1262" w:type="dxa"/>
            <w:gridSpan w:val="2"/>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0.5805</w:t>
            </w:r>
          </w:p>
        </w:tc>
        <w:tc>
          <w:tcPr>
            <w:tcW w:w="850"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0.2036</w:t>
            </w:r>
          </w:p>
        </w:tc>
        <w:tc>
          <w:tcPr>
            <w:tcW w:w="850" w:type="dxa"/>
            <w:tcBorders/>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1.787</w:t>
            </w:r>
          </w:p>
        </w:tc>
      </w:tr>
      <w:tr>
        <w:trPr>
          <w:trHeight w:val="288" w:hRule="atLeast"/>
        </w:trPr>
        <w:tc>
          <w:tcPr>
            <w:tcW w:w="3402"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Distance to Provincial capital</w:t>
            </w:r>
          </w:p>
        </w:tc>
        <w:tc>
          <w:tcPr>
            <w:tcW w:w="993"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w:t>
            </w:r>
          </w:p>
        </w:tc>
        <w:tc>
          <w:tcPr>
            <w:tcW w:w="863" w:type="dxa"/>
            <w:tcBorders/>
            <w:shd w:color="auto" w:fill="auto" w:val="clear"/>
          </w:tcPr>
          <w:p>
            <w:pPr>
              <w:pStyle w:val="Normal"/>
              <w:spacing w:lineRule="auto" w:line="240" w:before="0" w:after="0"/>
              <w:rPr>
                <w:rFonts w:ascii="Times New Roman" w:hAnsi="Times New Roman" w:eastAsia="Times New Roman" w:cs="Times New Roman"/>
                <w:sz w:val="20"/>
                <w:szCs w:val="20"/>
                <w:lang w:eastAsia="en-GB"/>
              </w:rPr>
            </w:pPr>
            <w:r>
              <w:rPr>
                <w:rFonts w:eastAsia="Times New Roman" w:cs="Times New Roman" w:ascii="Times New Roman" w:hAnsi="Times New Roman"/>
                <w:sz w:val="20"/>
                <w:szCs w:val="20"/>
                <w:lang w:eastAsia="en-GB"/>
              </w:rPr>
              <w:t>-</w:t>
            </w:r>
          </w:p>
        </w:tc>
        <w:tc>
          <w:tcPr>
            <w:tcW w:w="1262" w:type="dxa"/>
            <w:gridSpan w:val="2"/>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0.6929</w:t>
            </w:r>
          </w:p>
        </w:tc>
        <w:tc>
          <w:tcPr>
            <w:tcW w:w="850"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0.1114</w:t>
            </w:r>
          </w:p>
        </w:tc>
        <w:tc>
          <w:tcPr>
            <w:tcW w:w="850" w:type="dxa"/>
            <w:tcBorders/>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2.000</w:t>
            </w:r>
          </w:p>
        </w:tc>
      </w:tr>
      <w:tr>
        <w:trPr>
          <w:trHeight w:val="288" w:hRule="atLeast"/>
        </w:trPr>
        <w:tc>
          <w:tcPr>
            <w:tcW w:w="3402"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ELC presence</w:t>
            </w:r>
          </w:p>
        </w:tc>
        <w:tc>
          <w:tcPr>
            <w:tcW w:w="993"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w:t>
            </w:r>
          </w:p>
        </w:tc>
        <w:tc>
          <w:tcPr>
            <w:tcW w:w="863" w:type="dxa"/>
            <w:tcBorders/>
            <w:shd w:color="auto" w:fill="auto" w:val="clear"/>
          </w:tcPr>
          <w:p>
            <w:pPr>
              <w:pStyle w:val="Normal"/>
              <w:spacing w:lineRule="auto" w:line="240" w:before="0" w:after="0"/>
              <w:rPr>
                <w:rFonts w:ascii="Times New Roman" w:hAnsi="Times New Roman" w:eastAsia="Times New Roman" w:cs="Times New Roman"/>
                <w:sz w:val="20"/>
                <w:szCs w:val="20"/>
                <w:lang w:eastAsia="en-GB"/>
              </w:rPr>
            </w:pPr>
            <w:r>
              <w:rPr>
                <w:rFonts w:eastAsia="Times New Roman" w:cs="Times New Roman" w:ascii="Times New Roman" w:hAnsi="Times New Roman"/>
                <w:sz w:val="20"/>
                <w:szCs w:val="20"/>
                <w:lang w:eastAsia="en-GB"/>
              </w:rPr>
              <w:t>-</w:t>
            </w:r>
          </w:p>
        </w:tc>
        <w:tc>
          <w:tcPr>
            <w:tcW w:w="1262" w:type="dxa"/>
            <w:gridSpan w:val="2"/>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0.0000</w:t>
            </w:r>
          </w:p>
        </w:tc>
        <w:tc>
          <w:tcPr>
            <w:tcW w:w="850"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0.0025</w:t>
            </w:r>
          </w:p>
        </w:tc>
        <w:tc>
          <w:tcPr>
            <w:tcW w:w="850" w:type="dxa"/>
            <w:tcBorders/>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0.999</w:t>
            </w:r>
          </w:p>
        </w:tc>
      </w:tr>
      <w:tr>
        <w:trPr>
          <w:trHeight w:val="288" w:hRule="atLeast"/>
        </w:trPr>
        <w:tc>
          <w:tcPr>
            <w:tcW w:w="3402" w:type="dxa"/>
            <w:tcBorders>
              <w:bottom w:val="single" w:sz="4" w:space="0" w:color="000000"/>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PA presence</w:t>
            </w:r>
          </w:p>
        </w:tc>
        <w:tc>
          <w:tcPr>
            <w:tcW w:w="993" w:type="dxa"/>
            <w:tcBorders>
              <w:bottom w:val="single" w:sz="4" w:space="0" w:color="000000"/>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 </w:t>
            </w:r>
            <w:r>
              <w:rPr>
                <w:rFonts w:eastAsia="Times New Roman" w:cs="Calibri"/>
                <w:color w:val="000000"/>
                <w:sz w:val="20"/>
                <w:szCs w:val="20"/>
                <w:lang w:eastAsia="en-GB"/>
              </w:rPr>
              <w:t>-</w:t>
            </w:r>
          </w:p>
        </w:tc>
        <w:tc>
          <w:tcPr>
            <w:tcW w:w="863" w:type="dxa"/>
            <w:tcBorders>
              <w:bottom w:val="single" w:sz="4" w:space="0" w:color="000000"/>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 </w:t>
            </w:r>
            <w:r>
              <w:rPr>
                <w:rFonts w:eastAsia="Times New Roman" w:cs="Calibri"/>
                <w:color w:val="000000"/>
                <w:sz w:val="20"/>
                <w:szCs w:val="20"/>
                <w:lang w:eastAsia="en-GB"/>
              </w:rPr>
              <w:t>-</w:t>
            </w:r>
          </w:p>
        </w:tc>
        <w:tc>
          <w:tcPr>
            <w:tcW w:w="1262" w:type="dxa"/>
            <w:gridSpan w:val="2"/>
            <w:tcBorders>
              <w:bottom w:val="single" w:sz="4" w:space="0" w:color="000000"/>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0.0093</w:t>
            </w:r>
          </w:p>
        </w:tc>
        <w:tc>
          <w:tcPr>
            <w:tcW w:w="850" w:type="dxa"/>
            <w:tcBorders>
              <w:bottom w:val="single" w:sz="4" w:space="0" w:color="000000"/>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0.0143</w:t>
            </w:r>
          </w:p>
        </w:tc>
        <w:tc>
          <w:tcPr>
            <w:tcW w:w="850" w:type="dxa"/>
            <w:tcBorders>
              <w:bottom w:val="single" w:sz="4" w:space="0" w:color="000000"/>
            </w:tcBorders>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1.009</w:t>
            </w:r>
          </w:p>
        </w:tc>
      </w:tr>
      <w:tr>
        <w:trPr>
          <w:trHeight w:val="288" w:hRule="atLeast"/>
        </w:trPr>
        <w:tc>
          <w:tcPr>
            <w:tcW w:w="3402" w:type="dxa"/>
            <w:tcBorders/>
            <w:shd w:color="auto" w:fill="auto" w:val="clear"/>
          </w:tcPr>
          <w:p>
            <w:pPr>
              <w:pStyle w:val="Normal"/>
              <w:spacing w:lineRule="auto" w:line="240" w:before="0" w:after="0"/>
              <w:rPr>
                <w:rFonts w:ascii="Calibri" w:hAnsi="Calibri" w:eastAsia="Times New Roman" w:cs="Calibri"/>
                <w:b/>
                <w:b/>
                <w:bCs/>
                <w:i/>
                <w:i/>
                <w:iCs/>
                <w:color w:val="000000"/>
                <w:sz w:val="20"/>
                <w:szCs w:val="20"/>
                <w:lang w:eastAsia="en-GB"/>
              </w:rPr>
            </w:pPr>
            <w:r>
              <w:rPr>
                <w:rFonts w:eastAsia="Times New Roman" w:cs="Calibri"/>
                <w:b/>
                <w:bCs/>
                <w:i/>
                <w:iCs/>
                <w:color w:val="000000"/>
                <w:sz w:val="20"/>
                <w:szCs w:val="20"/>
                <w:lang w:eastAsia="en-GB"/>
              </w:rPr>
              <w:t>Province-level final model</w:t>
            </w:r>
          </w:p>
        </w:tc>
        <w:tc>
          <w:tcPr>
            <w:tcW w:w="993" w:type="dxa"/>
            <w:tcBorders/>
            <w:shd w:color="auto" w:fill="auto" w:val="clear"/>
          </w:tcPr>
          <w:p>
            <w:pPr>
              <w:pStyle w:val="Normal"/>
              <w:spacing w:lineRule="auto" w:line="240" w:before="0" w:after="0"/>
              <w:rPr>
                <w:rFonts w:ascii="Calibri" w:hAnsi="Calibri" w:eastAsia="Times New Roman" w:cs="Calibri"/>
                <w:b/>
                <w:b/>
                <w:bCs/>
                <w:i/>
                <w:i/>
                <w:iCs/>
                <w:color w:val="000000"/>
                <w:sz w:val="20"/>
                <w:szCs w:val="20"/>
                <w:lang w:eastAsia="en-GB"/>
              </w:rPr>
            </w:pPr>
            <w:r>
              <w:rPr>
                <w:rFonts w:eastAsia="Times New Roman" w:cs="Calibri"/>
                <w:b/>
                <w:bCs/>
                <w:i/>
                <w:iCs/>
                <w:color w:val="000000"/>
                <w:sz w:val="20"/>
                <w:szCs w:val="20"/>
                <w:lang w:eastAsia="en-GB"/>
              </w:rPr>
            </w:r>
          </w:p>
        </w:tc>
        <w:tc>
          <w:tcPr>
            <w:tcW w:w="863" w:type="dxa"/>
            <w:tcBorders/>
            <w:shd w:color="auto" w:fill="auto" w:val="clear"/>
          </w:tcPr>
          <w:p>
            <w:pPr>
              <w:pStyle w:val="Normal"/>
              <w:spacing w:lineRule="auto" w:line="240" w:before="0" w:after="0"/>
              <w:rPr>
                <w:rFonts w:ascii="Times New Roman" w:hAnsi="Times New Roman" w:eastAsia="Times New Roman" w:cs="Times New Roman"/>
                <w:sz w:val="20"/>
                <w:szCs w:val="20"/>
                <w:lang w:eastAsia="en-GB"/>
              </w:rPr>
            </w:pPr>
            <w:r>
              <w:rPr>
                <w:rFonts w:eastAsia="Times New Roman" w:cs="Times New Roman" w:ascii="Times New Roman" w:hAnsi="Times New Roman"/>
                <w:sz w:val="20"/>
                <w:szCs w:val="20"/>
                <w:lang w:eastAsia="en-GB"/>
              </w:rPr>
            </w:r>
          </w:p>
        </w:tc>
        <w:tc>
          <w:tcPr>
            <w:tcW w:w="1262" w:type="dxa"/>
            <w:gridSpan w:val="2"/>
            <w:tcBorders/>
            <w:shd w:color="auto" w:fill="auto" w:val="clear"/>
          </w:tcPr>
          <w:p>
            <w:pPr>
              <w:pStyle w:val="Normal"/>
              <w:spacing w:lineRule="auto" w:line="240" w:before="0" w:after="0"/>
              <w:rPr>
                <w:rFonts w:ascii="Times New Roman" w:hAnsi="Times New Roman" w:eastAsia="Times New Roman" w:cs="Times New Roman"/>
                <w:sz w:val="20"/>
                <w:szCs w:val="20"/>
                <w:lang w:eastAsia="en-GB"/>
              </w:rPr>
            </w:pPr>
            <w:r>
              <w:rPr>
                <w:rFonts w:eastAsia="Times New Roman" w:cs="Times New Roman" w:ascii="Times New Roman" w:hAnsi="Times New Roman"/>
                <w:sz w:val="20"/>
                <w:szCs w:val="20"/>
                <w:lang w:eastAsia="en-GB"/>
              </w:rPr>
            </w:r>
          </w:p>
        </w:tc>
        <w:tc>
          <w:tcPr>
            <w:tcW w:w="850" w:type="dxa"/>
            <w:tcBorders/>
            <w:shd w:color="auto" w:fill="auto" w:val="clear"/>
          </w:tcPr>
          <w:p>
            <w:pPr>
              <w:pStyle w:val="Normal"/>
              <w:spacing w:lineRule="auto" w:line="240" w:before="0" w:after="0"/>
              <w:rPr>
                <w:rFonts w:ascii="Times New Roman" w:hAnsi="Times New Roman" w:eastAsia="Times New Roman" w:cs="Times New Roman"/>
                <w:sz w:val="20"/>
                <w:szCs w:val="20"/>
                <w:lang w:eastAsia="en-GB"/>
              </w:rPr>
            </w:pPr>
            <w:r>
              <w:rPr>
                <w:rFonts w:eastAsia="Times New Roman" w:cs="Times New Roman" w:ascii="Times New Roman" w:hAnsi="Times New Roman"/>
                <w:sz w:val="20"/>
                <w:szCs w:val="20"/>
                <w:lang w:eastAsia="en-GB"/>
              </w:rPr>
            </w:r>
          </w:p>
        </w:tc>
        <w:tc>
          <w:tcPr>
            <w:tcW w:w="850" w:type="dxa"/>
            <w:tcBorders/>
          </w:tcPr>
          <w:p>
            <w:pPr>
              <w:pStyle w:val="Normal"/>
              <w:spacing w:lineRule="auto" w:line="240" w:before="0" w:after="0"/>
              <w:rPr>
                <w:rFonts w:ascii="Times New Roman" w:hAnsi="Times New Roman" w:eastAsia="Times New Roman" w:cs="Times New Roman"/>
                <w:sz w:val="20"/>
                <w:szCs w:val="20"/>
                <w:lang w:eastAsia="en-GB"/>
              </w:rPr>
            </w:pPr>
            <w:r>
              <w:rPr>
                <w:rFonts w:eastAsia="Times New Roman" w:cs="Times New Roman" w:ascii="Times New Roman" w:hAnsi="Times New Roman"/>
                <w:sz w:val="20"/>
                <w:szCs w:val="20"/>
                <w:lang w:eastAsia="en-GB"/>
              </w:rPr>
            </w:r>
          </w:p>
        </w:tc>
      </w:tr>
      <w:tr>
        <w:trPr>
          <w:trHeight w:val="288" w:hRule="atLeast"/>
        </w:trPr>
        <w:tc>
          <w:tcPr>
            <w:tcW w:w="3402" w:type="dxa"/>
            <w:tcBorders/>
            <w:shd w:color="auto" w:fill="auto" w:val="clear"/>
          </w:tcPr>
          <w:p>
            <w:pPr>
              <w:pStyle w:val="Normal"/>
              <w:spacing w:lineRule="auto" w:line="240" w:before="0" w:after="0"/>
              <w:rPr>
                <w:rFonts w:ascii="Calibri" w:hAnsi="Calibri" w:eastAsia="Times New Roman" w:cs="Calibri"/>
                <w:i/>
                <w:i/>
                <w:iCs/>
                <w:color w:val="000000"/>
                <w:sz w:val="20"/>
                <w:szCs w:val="20"/>
                <w:lang w:eastAsia="en-GB"/>
              </w:rPr>
            </w:pPr>
            <w:r>
              <w:rPr>
                <w:rFonts w:eastAsia="Times New Roman" w:cs="Calibri"/>
                <w:i/>
                <w:iCs/>
                <w:color w:val="000000"/>
                <w:sz w:val="20"/>
                <w:szCs w:val="20"/>
                <w:lang w:eastAsia="en-GB"/>
              </w:rPr>
              <w:t>Random effects</w:t>
            </w:r>
          </w:p>
        </w:tc>
        <w:tc>
          <w:tcPr>
            <w:tcW w:w="993" w:type="dxa"/>
            <w:tcBorders/>
            <w:shd w:color="auto" w:fill="auto" w:val="clear"/>
          </w:tcPr>
          <w:p>
            <w:pPr>
              <w:pStyle w:val="Normal"/>
              <w:spacing w:lineRule="auto" w:line="240" w:before="0" w:after="0"/>
              <w:rPr>
                <w:rFonts w:ascii="Calibri" w:hAnsi="Calibri" w:eastAsia="Times New Roman" w:cs="Calibri"/>
                <w:i/>
                <w:i/>
                <w:iCs/>
                <w:color w:val="000000"/>
                <w:sz w:val="20"/>
                <w:szCs w:val="20"/>
                <w:lang w:eastAsia="en-GB"/>
              </w:rPr>
            </w:pPr>
            <w:r>
              <w:rPr>
                <w:rFonts w:eastAsia="Times New Roman" w:cs="Calibri"/>
                <w:i/>
                <w:iCs/>
                <w:color w:val="000000"/>
                <w:sz w:val="20"/>
                <w:szCs w:val="20"/>
                <w:lang w:eastAsia="en-GB"/>
              </w:rPr>
            </w:r>
          </w:p>
        </w:tc>
        <w:tc>
          <w:tcPr>
            <w:tcW w:w="863" w:type="dxa"/>
            <w:tcBorders/>
            <w:shd w:color="auto" w:fill="auto" w:val="clear"/>
          </w:tcPr>
          <w:p>
            <w:pPr>
              <w:pStyle w:val="Normal"/>
              <w:spacing w:lineRule="auto" w:line="240" w:before="0" w:after="0"/>
              <w:rPr>
                <w:rFonts w:ascii="Times New Roman" w:hAnsi="Times New Roman" w:eastAsia="Times New Roman" w:cs="Times New Roman"/>
                <w:sz w:val="20"/>
                <w:szCs w:val="20"/>
                <w:lang w:eastAsia="en-GB"/>
              </w:rPr>
            </w:pPr>
            <w:r>
              <w:rPr>
                <w:rFonts w:eastAsia="Times New Roman" w:cs="Times New Roman" w:ascii="Times New Roman" w:hAnsi="Times New Roman"/>
                <w:sz w:val="20"/>
                <w:szCs w:val="20"/>
                <w:lang w:eastAsia="en-GB"/>
              </w:rPr>
            </w:r>
          </w:p>
        </w:tc>
        <w:tc>
          <w:tcPr>
            <w:tcW w:w="1262" w:type="dxa"/>
            <w:gridSpan w:val="2"/>
            <w:tcBorders/>
            <w:shd w:color="auto" w:fill="auto" w:val="clear"/>
          </w:tcPr>
          <w:p>
            <w:pPr>
              <w:pStyle w:val="Normal"/>
              <w:spacing w:lineRule="auto" w:line="240" w:before="0" w:after="0"/>
              <w:rPr>
                <w:rFonts w:ascii="Times New Roman" w:hAnsi="Times New Roman" w:eastAsia="Times New Roman" w:cs="Times New Roman"/>
                <w:sz w:val="20"/>
                <w:szCs w:val="20"/>
                <w:lang w:eastAsia="en-GB"/>
              </w:rPr>
            </w:pPr>
            <w:r>
              <w:rPr>
                <w:rFonts w:eastAsia="Times New Roman" w:cs="Times New Roman" w:ascii="Times New Roman" w:hAnsi="Times New Roman"/>
                <w:sz w:val="20"/>
                <w:szCs w:val="20"/>
                <w:lang w:eastAsia="en-GB"/>
              </w:rPr>
            </w:r>
          </w:p>
        </w:tc>
        <w:tc>
          <w:tcPr>
            <w:tcW w:w="850" w:type="dxa"/>
            <w:tcBorders/>
            <w:shd w:color="auto" w:fill="auto" w:val="clear"/>
          </w:tcPr>
          <w:p>
            <w:pPr>
              <w:pStyle w:val="Normal"/>
              <w:spacing w:lineRule="auto" w:line="240" w:before="0" w:after="0"/>
              <w:rPr>
                <w:rFonts w:ascii="Times New Roman" w:hAnsi="Times New Roman" w:eastAsia="Times New Roman" w:cs="Times New Roman"/>
                <w:sz w:val="20"/>
                <w:szCs w:val="20"/>
                <w:lang w:eastAsia="en-GB"/>
              </w:rPr>
            </w:pPr>
            <w:r>
              <w:rPr>
                <w:rFonts w:eastAsia="Times New Roman" w:cs="Times New Roman" w:ascii="Times New Roman" w:hAnsi="Times New Roman"/>
                <w:sz w:val="20"/>
                <w:szCs w:val="20"/>
                <w:lang w:eastAsia="en-GB"/>
              </w:rPr>
            </w:r>
          </w:p>
        </w:tc>
        <w:tc>
          <w:tcPr>
            <w:tcW w:w="850" w:type="dxa"/>
            <w:tcBorders/>
          </w:tcPr>
          <w:p>
            <w:pPr>
              <w:pStyle w:val="Normal"/>
              <w:spacing w:lineRule="auto" w:line="240" w:before="0" w:after="0"/>
              <w:rPr>
                <w:rFonts w:ascii="Times New Roman" w:hAnsi="Times New Roman" w:eastAsia="Times New Roman" w:cs="Times New Roman"/>
                <w:sz w:val="20"/>
                <w:szCs w:val="20"/>
                <w:lang w:eastAsia="en-GB"/>
              </w:rPr>
            </w:pPr>
            <w:r>
              <w:rPr>
                <w:rFonts w:eastAsia="Times New Roman" w:cs="Times New Roman" w:ascii="Times New Roman" w:hAnsi="Times New Roman"/>
                <w:sz w:val="20"/>
                <w:szCs w:val="20"/>
                <w:lang w:eastAsia="en-GB"/>
              </w:rPr>
            </w:r>
          </w:p>
        </w:tc>
      </w:tr>
      <w:tr>
        <w:trPr>
          <w:trHeight w:val="288" w:hRule="atLeast"/>
        </w:trPr>
        <w:tc>
          <w:tcPr>
            <w:tcW w:w="3402"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Province (intercept)</w:t>
            </w:r>
          </w:p>
        </w:tc>
        <w:tc>
          <w:tcPr>
            <w:tcW w:w="993"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1.1762</w:t>
            </w:r>
          </w:p>
        </w:tc>
        <w:tc>
          <w:tcPr>
            <w:tcW w:w="863"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1.0845</w:t>
            </w:r>
          </w:p>
        </w:tc>
        <w:tc>
          <w:tcPr>
            <w:tcW w:w="1262" w:type="dxa"/>
            <w:gridSpan w:val="2"/>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w:t>
            </w:r>
          </w:p>
        </w:tc>
        <w:tc>
          <w:tcPr>
            <w:tcW w:w="850" w:type="dxa"/>
            <w:tcBorders/>
            <w:shd w:color="auto" w:fill="auto" w:val="clear"/>
          </w:tcPr>
          <w:p>
            <w:pPr>
              <w:pStyle w:val="Normal"/>
              <w:spacing w:lineRule="auto" w:line="240" w:before="0" w:after="0"/>
              <w:rPr>
                <w:rFonts w:ascii="Times New Roman" w:hAnsi="Times New Roman" w:eastAsia="Times New Roman" w:cs="Times New Roman"/>
                <w:sz w:val="20"/>
                <w:szCs w:val="20"/>
                <w:lang w:eastAsia="en-GB"/>
              </w:rPr>
            </w:pPr>
            <w:r>
              <w:rPr>
                <w:rFonts w:eastAsia="Times New Roman" w:cs="Times New Roman" w:ascii="Times New Roman" w:hAnsi="Times New Roman"/>
                <w:sz w:val="20"/>
                <w:szCs w:val="20"/>
                <w:lang w:eastAsia="en-GB"/>
              </w:rPr>
              <w:t>-</w:t>
            </w:r>
          </w:p>
        </w:tc>
        <w:tc>
          <w:tcPr>
            <w:tcW w:w="850" w:type="dxa"/>
            <w:tcBorders/>
          </w:tcPr>
          <w:p>
            <w:pPr>
              <w:pStyle w:val="Normal"/>
              <w:spacing w:lineRule="auto" w:line="240" w:before="0" w:after="0"/>
              <w:rPr>
                <w:rFonts w:ascii="Times New Roman" w:hAnsi="Times New Roman" w:eastAsia="Times New Roman" w:cs="Times New Roman"/>
                <w:sz w:val="20"/>
                <w:szCs w:val="20"/>
                <w:lang w:eastAsia="en-GB"/>
              </w:rPr>
            </w:pPr>
            <w:r>
              <w:rPr>
                <w:rFonts w:eastAsia="Times New Roman" w:cs="Times New Roman" w:ascii="Times New Roman" w:hAnsi="Times New Roman"/>
                <w:sz w:val="20"/>
                <w:szCs w:val="20"/>
                <w:lang w:eastAsia="en-GB"/>
              </w:rPr>
            </w:r>
          </w:p>
        </w:tc>
      </w:tr>
      <w:tr>
        <w:trPr>
          <w:trHeight w:val="288" w:hRule="atLeast"/>
        </w:trPr>
        <w:tc>
          <w:tcPr>
            <w:tcW w:w="3402"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Year/Province (slope)</w:t>
            </w:r>
          </w:p>
        </w:tc>
        <w:tc>
          <w:tcPr>
            <w:tcW w:w="993"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0.0058</w:t>
            </w:r>
          </w:p>
        </w:tc>
        <w:tc>
          <w:tcPr>
            <w:tcW w:w="863"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0.0765</w:t>
            </w:r>
          </w:p>
        </w:tc>
        <w:tc>
          <w:tcPr>
            <w:tcW w:w="1262" w:type="dxa"/>
            <w:gridSpan w:val="2"/>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w:t>
            </w:r>
          </w:p>
        </w:tc>
        <w:tc>
          <w:tcPr>
            <w:tcW w:w="850" w:type="dxa"/>
            <w:tcBorders/>
            <w:shd w:color="auto" w:fill="auto" w:val="clear"/>
          </w:tcPr>
          <w:p>
            <w:pPr>
              <w:pStyle w:val="Normal"/>
              <w:spacing w:lineRule="auto" w:line="240" w:before="0" w:after="0"/>
              <w:rPr>
                <w:rFonts w:ascii="Times New Roman" w:hAnsi="Times New Roman" w:eastAsia="Times New Roman" w:cs="Times New Roman"/>
                <w:sz w:val="20"/>
                <w:szCs w:val="20"/>
                <w:lang w:eastAsia="en-GB"/>
              </w:rPr>
            </w:pPr>
            <w:r>
              <w:rPr>
                <w:rFonts w:eastAsia="Times New Roman" w:cs="Times New Roman" w:ascii="Times New Roman" w:hAnsi="Times New Roman"/>
                <w:sz w:val="20"/>
                <w:szCs w:val="20"/>
                <w:lang w:eastAsia="en-GB"/>
              </w:rPr>
              <w:t>-</w:t>
            </w:r>
          </w:p>
        </w:tc>
        <w:tc>
          <w:tcPr>
            <w:tcW w:w="850" w:type="dxa"/>
            <w:tcBorders/>
          </w:tcPr>
          <w:p>
            <w:pPr>
              <w:pStyle w:val="Normal"/>
              <w:spacing w:lineRule="auto" w:line="240" w:before="0" w:after="0"/>
              <w:rPr>
                <w:rFonts w:ascii="Times New Roman" w:hAnsi="Times New Roman" w:eastAsia="Times New Roman" w:cs="Times New Roman"/>
                <w:sz w:val="20"/>
                <w:szCs w:val="20"/>
                <w:lang w:eastAsia="en-GB"/>
              </w:rPr>
            </w:pPr>
            <w:r>
              <w:rPr>
                <w:rFonts w:eastAsia="Times New Roman" w:cs="Times New Roman" w:ascii="Times New Roman" w:hAnsi="Times New Roman"/>
                <w:sz w:val="20"/>
                <w:szCs w:val="20"/>
                <w:lang w:eastAsia="en-GB"/>
              </w:rPr>
            </w:r>
          </w:p>
        </w:tc>
      </w:tr>
      <w:tr>
        <w:trPr>
          <w:trHeight w:val="288" w:hRule="atLeast"/>
        </w:trPr>
        <w:tc>
          <w:tcPr>
            <w:tcW w:w="3402" w:type="dxa"/>
            <w:tcBorders/>
            <w:shd w:color="auto" w:fill="auto" w:val="clear"/>
          </w:tcPr>
          <w:p>
            <w:pPr>
              <w:pStyle w:val="Normal"/>
              <w:spacing w:lineRule="auto" w:line="240" w:before="0" w:after="0"/>
              <w:rPr>
                <w:rFonts w:ascii="Calibri" w:hAnsi="Calibri" w:eastAsia="Times New Roman" w:cs="Calibri"/>
                <w:i/>
                <w:i/>
                <w:iCs/>
                <w:color w:val="000000"/>
                <w:sz w:val="20"/>
                <w:szCs w:val="20"/>
                <w:lang w:eastAsia="en-GB"/>
              </w:rPr>
            </w:pPr>
            <w:r>
              <w:rPr>
                <w:rFonts w:eastAsia="Times New Roman" w:cs="Calibri"/>
                <w:i/>
                <w:iCs/>
                <w:color w:val="000000"/>
                <w:sz w:val="20"/>
                <w:szCs w:val="20"/>
                <w:lang w:eastAsia="en-GB"/>
              </w:rPr>
              <w:t>Fixed effects</w:t>
            </w:r>
          </w:p>
        </w:tc>
        <w:tc>
          <w:tcPr>
            <w:tcW w:w="993" w:type="dxa"/>
            <w:tcBorders/>
            <w:shd w:color="auto" w:fill="auto" w:val="clear"/>
          </w:tcPr>
          <w:p>
            <w:pPr>
              <w:pStyle w:val="Normal"/>
              <w:spacing w:lineRule="auto" w:line="240" w:before="0" w:after="0"/>
              <w:rPr>
                <w:rFonts w:ascii="Calibri" w:hAnsi="Calibri" w:eastAsia="Times New Roman" w:cs="Calibri"/>
                <w:i/>
                <w:i/>
                <w:iCs/>
                <w:color w:val="000000"/>
                <w:sz w:val="20"/>
                <w:szCs w:val="20"/>
                <w:lang w:eastAsia="en-GB"/>
              </w:rPr>
            </w:pPr>
            <w:r>
              <w:rPr>
                <w:rFonts w:eastAsia="Times New Roman" w:cs="Calibri"/>
                <w:i/>
                <w:iCs/>
                <w:color w:val="000000"/>
                <w:sz w:val="20"/>
                <w:szCs w:val="20"/>
                <w:lang w:eastAsia="en-GB"/>
              </w:rPr>
            </w:r>
          </w:p>
        </w:tc>
        <w:tc>
          <w:tcPr>
            <w:tcW w:w="863" w:type="dxa"/>
            <w:tcBorders/>
            <w:shd w:color="auto" w:fill="auto" w:val="clear"/>
          </w:tcPr>
          <w:p>
            <w:pPr>
              <w:pStyle w:val="Normal"/>
              <w:spacing w:lineRule="auto" w:line="240" w:before="0" w:after="0"/>
              <w:rPr>
                <w:rFonts w:ascii="Times New Roman" w:hAnsi="Times New Roman" w:eastAsia="Times New Roman" w:cs="Times New Roman"/>
                <w:sz w:val="20"/>
                <w:szCs w:val="20"/>
                <w:lang w:eastAsia="en-GB"/>
              </w:rPr>
            </w:pPr>
            <w:r>
              <w:rPr>
                <w:rFonts w:eastAsia="Times New Roman" w:cs="Times New Roman" w:ascii="Times New Roman" w:hAnsi="Times New Roman"/>
                <w:sz w:val="20"/>
                <w:szCs w:val="20"/>
                <w:lang w:eastAsia="en-GB"/>
              </w:rPr>
            </w:r>
          </w:p>
        </w:tc>
        <w:tc>
          <w:tcPr>
            <w:tcW w:w="1262" w:type="dxa"/>
            <w:gridSpan w:val="2"/>
            <w:tcBorders/>
            <w:shd w:color="auto" w:fill="auto" w:val="clear"/>
          </w:tcPr>
          <w:p>
            <w:pPr>
              <w:pStyle w:val="Normal"/>
              <w:spacing w:lineRule="auto" w:line="240" w:before="0" w:after="0"/>
              <w:rPr>
                <w:rFonts w:ascii="Times New Roman" w:hAnsi="Times New Roman" w:eastAsia="Times New Roman" w:cs="Times New Roman"/>
                <w:sz w:val="20"/>
                <w:szCs w:val="20"/>
                <w:lang w:eastAsia="en-GB"/>
              </w:rPr>
            </w:pPr>
            <w:r>
              <w:rPr>
                <w:rFonts w:eastAsia="Times New Roman" w:cs="Times New Roman" w:ascii="Times New Roman" w:hAnsi="Times New Roman"/>
                <w:sz w:val="20"/>
                <w:szCs w:val="20"/>
                <w:lang w:eastAsia="en-GB"/>
              </w:rPr>
              <w:t>-</w:t>
            </w:r>
          </w:p>
        </w:tc>
        <w:tc>
          <w:tcPr>
            <w:tcW w:w="850" w:type="dxa"/>
            <w:tcBorders/>
            <w:shd w:color="auto" w:fill="auto" w:val="clear"/>
          </w:tcPr>
          <w:p>
            <w:pPr>
              <w:pStyle w:val="Normal"/>
              <w:spacing w:lineRule="auto" w:line="240" w:before="0" w:after="0"/>
              <w:rPr>
                <w:rFonts w:ascii="Times New Roman" w:hAnsi="Times New Roman" w:eastAsia="Times New Roman" w:cs="Times New Roman"/>
                <w:sz w:val="20"/>
                <w:szCs w:val="20"/>
                <w:lang w:eastAsia="en-GB"/>
              </w:rPr>
            </w:pPr>
            <w:r>
              <w:rPr>
                <w:rFonts w:eastAsia="Times New Roman" w:cs="Times New Roman" w:ascii="Times New Roman" w:hAnsi="Times New Roman"/>
                <w:sz w:val="20"/>
                <w:szCs w:val="20"/>
                <w:lang w:eastAsia="en-GB"/>
              </w:rPr>
              <w:t>-</w:t>
            </w:r>
          </w:p>
        </w:tc>
        <w:tc>
          <w:tcPr>
            <w:tcW w:w="850" w:type="dxa"/>
            <w:tcBorders/>
          </w:tcPr>
          <w:p>
            <w:pPr>
              <w:pStyle w:val="Normal"/>
              <w:spacing w:lineRule="auto" w:line="240" w:before="0" w:after="0"/>
              <w:rPr>
                <w:rFonts w:ascii="Times New Roman" w:hAnsi="Times New Roman" w:eastAsia="Times New Roman" w:cs="Times New Roman"/>
                <w:sz w:val="20"/>
                <w:szCs w:val="20"/>
                <w:lang w:eastAsia="en-GB"/>
              </w:rPr>
            </w:pPr>
            <w:r>
              <w:rPr>
                <w:rFonts w:eastAsia="Times New Roman" w:cs="Times New Roman" w:ascii="Times New Roman" w:hAnsi="Times New Roman"/>
                <w:sz w:val="20"/>
                <w:szCs w:val="20"/>
                <w:lang w:eastAsia="en-GB"/>
              </w:rPr>
            </w:r>
          </w:p>
        </w:tc>
      </w:tr>
      <w:tr>
        <w:trPr>
          <w:trHeight w:val="288" w:hRule="atLeast"/>
        </w:trPr>
        <w:tc>
          <w:tcPr>
            <w:tcW w:w="3402"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Intercept</w:t>
            </w:r>
          </w:p>
        </w:tc>
        <w:tc>
          <w:tcPr>
            <w:tcW w:w="993"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w:t>
            </w:r>
          </w:p>
        </w:tc>
        <w:tc>
          <w:tcPr>
            <w:tcW w:w="863" w:type="dxa"/>
            <w:tcBorders/>
            <w:shd w:color="auto" w:fill="auto" w:val="clear"/>
          </w:tcPr>
          <w:p>
            <w:pPr>
              <w:pStyle w:val="Normal"/>
              <w:spacing w:lineRule="auto" w:line="240" w:before="0" w:after="0"/>
              <w:rPr>
                <w:rFonts w:ascii="Times New Roman" w:hAnsi="Times New Roman" w:eastAsia="Times New Roman" w:cs="Times New Roman"/>
                <w:sz w:val="20"/>
                <w:szCs w:val="20"/>
                <w:lang w:eastAsia="en-GB"/>
              </w:rPr>
            </w:pPr>
            <w:r>
              <w:rPr>
                <w:rFonts w:eastAsia="Times New Roman" w:cs="Times New Roman" w:ascii="Times New Roman" w:hAnsi="Times New Roman"/>
                <w:sz w:val="20"/>
                <w:szCs w:val="20"/>
                <w:lang w:eastAsia="en-GB"/>
              </w:rPr>
              <w:t>-</w:t>
            </w:r>
          </w:p>
        </w:tc>
        <w:tc>
          <w:tcPr>
            <w:tcW w:w="1262" w:type="dxa"/>
            <w:gridSpan w:val="2"/>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-2.9900</w:t>
            </w:r>
          </w:p>
        </w:tc>
        <w:tc>
          <w:tcPr>
            <w:tcW w:w="850"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0.4497</w:t>
            </w:r>
          </w:p>
        </w:tc>
        <w:tc>
          <w:tcPr>
            <w:tcW w:w="850" w:type="dxa"/>
            <w:tcBorders/>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r>
          </w:p>
        </w:tc>
      </w:tr>
      <w:tr>
        <w:trPr>
          <w:trHeight w:val="288" w:hRule="atLeast"/>
        </w:trPr>
        <w:tc>
          <w:tcPr>
            <w:tcW w:w="3402"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Males in school (low)</w:t>
            </w:r>
          </w:p>
        </w:tc>
        <w:tc>
          <w:tcPr>
            <w:tcW w:w="993"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w:t>
            </w:r>
          </w:p>
        </w:tc>
        <w:tc>
          <w:tcPr>
            <w:tcW w:w="863" w:type="dxa"/>
            <w:tcBorders/>
            <w:shd w:color="auto" w:fill="auto" w:val="clear"/>
          </w:tcPr>
          <w:p>
            <w:pPr>
              <w:pStyle w:val="Normal"/>
              <w:spacing w:lineRule="auto" w:line="240" w:before="0" w:after="0"/>
              <w:rPr>
                <w:rFonts w:ascii="Times New Roman" w:hAnsi="Times New Roman" w:eastAsia="Times New Roman" w:cs="Times New Roman"/>
                <w:sz w:val="20"/>
                <w:szCs w:val="20"/>
                <w:lang w:eastAsia="en-GB"/>
              </w:rPr>
            </w:pPr>
            <w:r>
              <w:rPr>
                <w:rFonts w:eastAsia="Times New Roman" w:cs="Times New Roman" w:ascii="Times New Roman" w:hAnsi="Times New Roman"/>
                <w:sz w:val="20"/>
                <w:szCs w:val="20"/>
                <w:lang w:eastAsia="en-GB"/>
              </w:rPr>
              <w:t>-</w:t>
            </w:r>
          </w:p>
        </w:tc>
        <w:tc>
          <w:tcPr>
            <w:tcW w:w="1262" w:type="dxa"/>
            <w:gridSpan w:val="2"/>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0.0051</w:t>
            </w:r>
          </w:p>
        </w:tc>
        <w:tc>
          <w:tcPr>
            <w:tcW w:w="850"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0.0019</w:t>
            </w:r>
          </w:p>
        </w:tc>
        <w:tc>
          <w:tcPr>
            <w:tcW w:w="850" w:type="dxa"/>
            <w:tcBorders/>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1.002</w:t>
            </w:r>
          </w:p>
        </w:tc>
      </w:tr>
      <w:tr>
        <w:trPr>
          <w:trHeight w:val="288" w:hRule="atLeast"/>
        </w:trPr>
        <w:tc>
          <w:tcPr>
            <w:tcW w:w="3402"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Distance to school (low)</w:t>
            </w:r>
          </w:p>
        </w:tc>
        <w:tc>
          <w:tcPr>
            <w:tcW w:w="993"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w:t>
            </w:r>
          </w:p>
        </w:tc>
        <w:tc>
          <w:tcPr>
            <w:tcW w:w="863" w:type="dxa"/>
            <w:tcBorders/>
            <w:shd w:color="auto" w:fill="auto" w:val="clear"/>
          </w:tcPr>
          <w:p>
            <w:pPr>
              <w:pStyle w:val="Normal"/>
              <w:spacing w:lineRule="auto" w:line="240" w:before="0" w:after="0"/>
              <w:rPr>
                <w:rFonts w:ascii="Times New Roman" w:hAnsi="Times New Roman" w:eastAsia="Times New Roman" w:cs="Times New Roman"/>
                <w:sz w:val="20"/>
                <w:szCs w:val="20"/>
                <w:lang w:eastAsia="en-GB"/>
              </w:rPr>
            </w:pPr>
            <w:r>
              <w:rPr>
                <w:rFonts w:eastAsia="Times New Roman" w:cs="Times New Roman" w:ascii="Times New Roman" w:hAnsi="Times New Roman"/>
                <w:sz w:val="20"/>
                <w:szCs w:val="20"/>
                <w:lang w:eastAsia="en-GB"/>
              </w:rPr>
              <w:t>-</w:t>
            </w:r>
          </w:p>
        </w:tc>
        <w:tc>
          <w:tcPr>
            <w:tcW w:w="1262" w:type="dxa"/>
            <w:gridSpan w:val="2"/>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-0.0174</w:t>
            </w:r>
          </w:p>
        </w:tc>
        <w:tc>
          <w:tcPr>
            <w:tcW w:w="850"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0.0022</w:t>
            </w:r>
          </w:p>
        </w:tc>
        <w:tc>
          <w:tcPr>
            <w:tcW w:w="850" w:type="dxa"/>
            <w:tcBorders/>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1.002</w:t>
            </w:r>
          </w:p>
        </w:tc>
      </w:tr>
      <w:tr>
        <w:trPr>
          <w:trHeight w:val="288" w:hRule="atLeast"/>
        </w:trPr>
        <w:tc>
          <w:tcPr>
            <w:tcW w:w="3402"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Mean elevation (low)</w:t>
            </w:r>
          </w:p>
        </w:tc>
        <w:tc>
          <w:tcPr>
            <w:tcW w:w="993"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w:t>
            </w:r>
          </w:p>
        </w:tc>
        <w:tc>
          <w:tcPr>
            <w:tcW w:w="863" w:type="dxa"/>
            <w:tcBorders/>
            <w:shd w:color="auto" w:fill="auto" w:val="clear"/>
          </w:tcPr>
          <w:p>
            <w:pPr>
              <w:pStyle w:val="Normal"/>
              <w:spacing w:lineRule="auto" w:line="240" w:before="0" w:after="0"/>
              <w:rPr>
                <w:rFonts w:ascii="Times New Roman" w:hAnsi="Times New Roman" w:eastAsia="Times New Roman" w:cs="Times New Roman"/>
                <w:sz w:val="20"/>
                <w:szCs w:val="20"/>
                <w:lang w:eastAsia="en-GB"/>
              </w:rPr>
            </w:pPr>
            <w:r>
              <w:rPr>
                <w:rFonts w:eastAsia="Times New Roman" w:cs="Times New Roman" w:ascii="Times New Roman" w:hAnsi="Times New Roman"/>
                <w:sz w:val="20"/>
                <w:szCs w:val="20"/>
                <w:lang w:eastAsia="en-GB"/>
              </w:rPr>
              <w:t>-</w:t>
            </w:r>
          </w:p>
        </w:tc>
        <w:tc>
          <w:tcPr>
            <w:tcW w:w="1262" w:type="dxa"/>
            <w:gridSpan w:val="2"/>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-0.0223</w:t>
            </w:r>
          </w:p>
        </w:tc>
        <w:tc>
          <w:tcPr>
            <w:tcW w:w="850"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0.0024</w:t>
            </w:r>
          </w:p>
        </w:tc>
        <w:tc>
          <w:tcPr>
            <w:tcW w:w="850" w:type="dxa"/>
            <w:tcBorders/>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1.002</w:t>
            </w:r>
          </w:p>
        </w:tc>
      </w:tr>
      <w:tr>
        <w:trPr>
          <w:trHeight w:val="288" w:hRule="atLeast"/>
        </w:trPr>
        <w:tc>
          <w:tcPr>
            <w:tcW w:w="3402"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Distance to border (low)</w:t>
            </w:r>
          </w:p>
        </w:tc>
        <w:tc>
          <w:tcPr>
            <w:tcW w:w="993"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w:t>
            </w:r>
          </w:p>
        </w:tc>
        <w:tc>
          <w:tcPr>
            <w:tcW w:w="863" w:type="dxa"/>
            <w:tcBorders/>
            <w:shd w:color="auto" w:fill="auto" w:val="clear"/>
          </w:tcPr>
          <w:p>
            <w:pPr>
              <w:pStyle w:val="Normal"/>
              <w:spacing w:lineRule="auto" w:line="240" w:before="0" w:after="0"/>
              <w:rPr>
                <w:rFonts w:ascii="Times New Roman" w:hAnsi="Times New Roman" w:eastAsia="Times New Roman" w:cs="Times New Roman"/>
                <w:sz w:val="20"/>
                <w:szCs w:val="20"/>
                <w:lang w:eastAsia="en-GB"/>
              </w:rPr>
            </w:pPr>
            <w:r>
              <w:rPr>
                <w:rFonts w:eastAsia="Times New Roman" w:cs="Times New Roman" w:ascii="Times New Roman" w:hAnsi="Times New Roman"/>
                <w:sz w:val="20"/>
                <w:szCs w:val="20"/>
                <w:lang w:eastAsia="en-GB"/>
              </w:rPr>
              <w:t>-</w:t>
            </w:r>
          </w:p>
        </w:tc>
        <w:tc>
          <w:tcPr>
            <w:tcW w:w="1262" w:type="dxa"/>
            <w:gridSpan w:val="2"/>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0.0061</w:t>
            </w:r>
          </w:p>
        </w:tc>
        <w:tc>
          <w:tcPr>
            <w:tcW w:w="850"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0.0019</w:t>
            </w:r>
          </w:p>
        </w:tc>
        <w:tc>
          <w:tcPr>
            <w:tcW w:w="850" w:type="dxa"/>
            <w:tcBorders/>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1.002</w:t>
            </w:r>
          </w:p>
        </w:tc>
      </w:tr>
      <w:tr>
        <w:trPr>
          <w:trHeight w:val="288" w:hRule="atLeast"/>
        </w:trPr>
        <w:tc>
          <w:tcPr>
            <w:tcW w:w="3402"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Distance to Prov capital (low)</w:t>
            </w:r>
          </w:p>
        </w:tc>
        <w:tc>
          <w:tcPr>
            <w:tcW w:w="993"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w:t>
            </w:r>
          </w:p>
        </w:tc>
        <w:tc>
          <w:tcPr>
            <w:tcW w:w="863" w:type="dxa"/>
            <w:tcBorders/>
            <w:shd w:color="auto" w:fill="auto" w:val="clear"/>
          </w:tcPr>
          <w:p>
            <w:pPr>
              <w:pStyle w:val="Normal"/>
              <w:spacing w:lineRule="auto" w:line="240" w:before="0" w:after="0"/>
              <w:rPr>
                <w:rFonts w:ascii="Times New Roman" w:hAnsi="Times New Roman" w:eastAsia="Times New Roman" w:cs="Times New Roman"/>
                <w:sz w:val="20"/>
                <w:szCs w:val="20"/>
                <w:lang w:eastAsia="en-GB"/>
              </w:rPr>
            </w:pPr>
            <w:r>
              <w:rPr>
                <w:rFonts w:eastAsia="Times New Roman" w:cs="Times New Roman" w:ascii="Times New Roman" w:hAnsi="Times New Roman"/>
                <w:sz w:val="20"/>
                <w:szCs w:val="20"/>
                <w:lang w:eastAsia="en-GB"/>
              </w:rPr>
              <w:t>-</w:t>
            </w:r>
          </w:p>
        </w:tc>
        <w:tc>
          <w:tcPr>
            <w:tcW w:w="1262" w:type="dxa"/>
            <w:gridSpan w:val="2"/>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-0.0072</w:t>
            </w:r>
          </w:p>
        </w:tc>
        <w:tc>
          <w:tcPr>
            <w:tcW w:w="850"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0.0019</w:t>
            </w:r>
          </w:p>
        </w:tc>
        <w:tc>
          <w:tcPr>
            <w:tcW w:w="850" w:type="dxa"/>
            <w:tcBorders/>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1.002</w:t>
            </w:r>
          </w:p>
        </w:tc>
      </w:tr>
      <w:tr>
        <w:trPr>
          <w:trHeight w:val="205" w:hRule="atLeast"/>
        </w:trPr>
        <w:tc>
          <w:tcPr>
            <w:tcW w:w="3402"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Presence of economic concessions (1)</w:t>
            </w:r>
          </w:p>
        </w:tc>
        <w:tc>
          <w:tcPr>
            <w:tcW w:w="993"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w:t>
            </w:r>
          </w:p>
        </w:tc>
        <w:tc>
          <w:tcPr>
            <w:tcW w:w="863" w:type="dxa"/>
            <w:tcBorders/>
            <w:shd w:color="auto" w:fill="auto" w:val="clear"/>
          </w:tcPr>
          <w:p>
            <w:pPr>
              <w:pStyle w:val="Normal"/>
              <w:spacing w:lineRule="auto" w:line="240" w:before="0" w:after="0"/>
              <w:rPr>
                <w:rFonts w:ascii="Times New Roman" w:hAnsi="Times New Roman" w:eastAsia="Times New Roman" w:cs="Times New Roman"/>
                <w:sz w:val="20"/>
                <w:szCs w:val="20"/>
                <w:lang w:eastAsia="en-GB"/>
              </w:rPr>
            </w:pPr>
            <w:r>
              <w:rPr>
                <w:rFonts w:eastAsia="Times New Roman" w:cs="Times New Roman" w:ascii="Times New Roman" w:hAnsi="Times New Roman"/>
                <w:sz w:val="20"/>
                <w:szCs w:val="20"/>
                <w:lang w:eastAsia="en-GB"/>
              </w:rPr>
              <w:t>-</w:t>
            </w:r>
          </w:p>
        </w:tc>
        <w:tc>
          <w:tcPr>
            <w:tcW w:w="1262" w:type="dxa"/>
            <w:gridSpan w:val="2"/>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1.9974</w:t>
            </w:r>
          </w:p>
        </w:tc>
        <w:tc>
          <w:tcPr>
            <w:tcW w:w="850" w:type="dxa"/>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0.4090</w:t>
            </w:r>
          </w:p>
        </w:tc>
        <w:tc>
          <w:tcPr>
            <w:tcW w:w="850" w:type="dxa"/>
            <w:tcBorders/>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1.505</w:t>
            </w:r>
          </w:p>
        </w:tc>
      </w:tr>
      <w:tr>
        <w:trPr>
          <w:trHeight w:val="288" w:hRule="atLeast"/>
        </w:trPr>
        <w:tc>
          <w:tcPr>
            <w:tcW w:w="3402" w:type="dxa"/>
            <w:tcBorders>
              <w:bottom w:val="single" w:sz="12" w:space="0" w:color="000000"/>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Presence of PAs (1)</w:t>
            </w:r>
          </w:p>
        </w:tc>
        <w:tc>
          <w:tcPr>
            <w:tcW w:w="993" w:type="dxa"/>
            <w:tcBorders>
              <w:bottom w:val="single" w:sz="12" w:space="0" w:color="000000"/>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w:t>
            </w:r>
          </w:p>
        </w:tc>
        <w:tc>
          <w:tcPr>
            <w:tcW w:w="863" w:type="dxa"/>
            <w:tcBorders>
              <w:bottom w:val="single" w:sz="12" w:space="0" w:color="000000"/>
            </w:tcBorders>
            <w:shd w:color="auto" w:fill="auto" w:val="clear"/>
          </w:tcPr>
          <w:p>
            <w:pPr>
              <w:pStyle w:val="Normal"/>
              <w:spacing w:lineRule="auto" w:line="240" w:before="0" w:after="0"/>
              <w:rPr>
                <w:rFonts w:ascii="Times New Roman" w:hAnsi="Times New Roman" w:eastAsia="Times New Roman" w:cs="Times New Roman"/>
                <w:sz w:val="20"/>
                <w:szCs w:val="20"/>
                <w:lang w:eastAsia="en-GB"/>
              </w:rPr>
            </w:pPr>
            <w:r>
              <w:rPr>
                <w:rFonts w:eastAsia="Times New Roman" w:cs="Times New Roman" w:ascii="Times New Roman" w:hAnsi="Times New Roman"/>
                <w:sz w:val="20"/>
                <w:szCs w:val="20"/>
                <w:lang w:eastAsia="en-GB"/>
              </w:rPr>
              <w:t>-</w:t>
            </w:r>
          </w:p>
        </w:tc>
        <w:tc>
          <w:tcPr>
            <w:tcW w:w="1262" w:type="dxa"/>
            <w:gridSpan w:val="2"/>
            <w:tcBorders>
              <w:bottom w:val="single" w:sz="12" w:space="0" w:color="000000"/>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2.8063</w:t>
            </w:r>
          </w:p>
        </w:tc>
        <w:tc>
          <w:tcPr>
            <w:tcW w:w="850" w:type="dxa"/>
            <w:tcBorders>
              <w:bottom w:val="single" w:sz="12" w:space="0" w:color="000000"/>
            </w:tcBorders>
            <w:shd w:color="auto" w:fill="auto" w:val="clear"/>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0.4965</w:t>
            </w:r>
          </w:p>
        </w:tc>
        <w:tc>
          <w:tcPr>
            <w:tcW w:w="850" w:type="dxa"/>
            <w:tcBorders>
              <w:bottom w:val="single" w:sz="12" w:space="0" w:color="000000"/>
            </w:tcBorders>
          </w:tcPr>
          <w:p>
            <w:pPr>
              <w:pStyle w:val="Normal"/>
              <w:spacing w:lineRule="auto" w:line="240" w:before="0" w:after="0"/>
              <w:rPr>
                <w:rFonts w:ascii="Calibri" w:hAnsi="Calibri" w:eastAsia="Times New Roman" w:cs="Calibri"/>
                <w:color w:val="000000"/>
                <w:sz w:val="20"/>
                <w:szCs w:val="20"/>
                <w:lang w:eastAsia="en-GB"/>
              </w:rPr>
            </w:pPr>
            <w:r>
              <w:rPr>
                <w:rFonts w:eastAsia="Times New Roman" w:cs="Calibri"/>
                <w:color w:val="000000"/>
                <w:sz w:val="20"/>
                <w:szCs w:val="20"/>
                <w:lang w:eastAsia="en-GB"/>
              </w:rPr>
              <w:t>1.643</w:t>
            </w:r>
          </w:p>
        </w:tc>
      </w:tr>
    </w:tbl>
    <w:p>
      <w:pPr>
        <w:pStyle w:val="Normal"/>
        <w:rPr>
          <w:sz w:val="18"/>
          <w:szCs w:val="18"/>
        </w:rPr>
      </w:pPr>
      <w:r>
        <w:rPr>
          <w:i/>
          <w:iCs/>
          <w:sz w:val="24"/>
          <w:szCs w:val="24"/>
          <w:vertAlign w:val="superscript"/>
        </w:rPr>
        <w:t>a</w:t>
      </w:r>
      <w:r>
        <w:rPr>
          <w:sz w:val="18"/>
          <w:szCs w:val="18"/>
        </w:rPr>
        <w:t xml:space="preserve"> Rate ratio = exp(coefficient) </w:t>
      </w:r>
    </w:p>
    <w:p>
      <w:pPr>
        <w:pStyle w:val="Normal"/>
        <w:rPr>
          <w:i/>
          <w:i/>
          <w:iCs/>
        </w:rPr>
      </w:pPr>
      <w:r>
        <w:rPr>
          <w:i/>
          <w:iCs/>
        </w:rPr>
      </w:r>
    </w:p>
    <w:p>
      <w:pPr>
        <w:pStyle w:val="Normal"/>
        <w:rPr>
          <w:i/>
          <w:i/>
          <w:iCs/>
        </w:rPr>
      </w:pPr>
      <w:r>
        <w:rPr>
          <w:i/>
          <w:iCs/>
        </w:rPr>
      </w:r>
    </w:p>
    <w:p>
      <w:pPr>
        <w:pStyle w:val="Normal"/>
        <w:rPr>
          <w:i/>
          <w:i/>
          <w:iCs/>
        </w:rPr>
      </w:pPr>
      <w:r>
        <w:rPr>
          <w:i/>
          <w:iCs/>
        </w:rPr>
      </w:r>
    </w:p>
    <w:p>
      <w:pPr>
        <w:pStyle w:val="Normal"/>
        <w:rPr>
          <w:i/>
          <w:i/>
          <w:iCs/>
        </w:rPr>
      </w:pPr>
      <w:r>
        <w:rPr>
          <w:i/>
          <w:iCs/>
        </w:rPr>
      </w:r>
    </w:p>
    <w:p>
      <w:pPr>
        <w:pStyle w:val="Normal"/>
        <w:rPr>
          <w:i/>
          <w:i/>
          <w:iCs/>
        </w:rPr>
      </w:pPr>
      <w:r>
        <w:rPr>
          <w:i/>
          <w:iCs/>
        </w:rPr>
      </w:r>
    </w:p>
    <w:p>
      <w:pPr>
        <w:pStyle w:val="Normal"/>
        <w:rPr>
          <w:i/>
          <w:i/>
          <w:iCs/>
        </w:rPr>
      </w:pPr>
      <w:r>
        <w:rPr>
          <w:i/>
          <w:iCs/>
        </w:rPr>
      </w:r>
    </w:p>
    <w:p>
      <w:pPr>
        <w:pStyle w:val="Normal"/>
        <w:rPr>
          <w:i/>
          <w:i/>
          <w:iCs/>
        </w:rPr>
      </w:pPr>
      <w:r>
        <w:rPr>
          <w:i/>
          <w:iCs/>
        </w:rPr>
      </w:r>
    </w:p>
    <w:p>
      <w:pPr>
        <w:pStyle w:val="Normal"/>
        <w:rPr>
          <w:i/>
          <w:i/>
          <w:iCs/>
        </w:rPr>
      </w:pPr>
      <w:r>
        <w:rPr>
          <w:i/>
          <w:iCs/>
        </w:rPr>
      </w:r>
    </w:p>
    <w:p>
      <w:pPr>
        <w:pStyle w:val="Normal"/>
        <w:rPr>
          <w:i/>
          <w:i/>
          <w:iCs/>
        </w:rPr>
      </w:pPr>
      <w:r>
        <w:rPr>
          <w:i/>
          <w:iCs/>
        </w:rPr>
      </w:r>
    </w:p>
    <w:p>
      <w:pPr>
        <w:pStyle w:val="Normal"/>
        <w:rPr>
          <w:i/>
          <w:i/>
          <w:iCs/>
        </w:rPr>
      </w:pPr>
      <w:r>
        <w:rPr/>
        <w:drawing>
          <wp:inline distT="0" distB="0" distL="0" distR="0">
            <wp:extent cx="5731510" cy="4460240"/>
            <wp:effectExtent l="0" t="0" r="0" b="0"/>
            <wp:docPr id="5"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 scatter chart&#10;&#10;Description automatically generated"/>
                    <pic:cNvPicPr>
                      <a:picLocks noChangeAspect="1" noChangeArrowheads="1"/>
                    </pic:cNvPicPr>
                  </pic:nvPicPr>
                  <pic:blipFill>
                    <a:blip r:embed="rId7"/>
                    <a:stretch>
                      <a:fillRect/>
                    </a:stretch>
                  </pic:blipFill>
                  <pic:spPr bwMode="auto">
                    <a:xfrm>
                      <a:off x="0" y="0"/>
                      <a:ext cx="5731510" cy="4460240"/>
                    </a:xfrm>
                    <a:prstGeom prst="rect">
                      <a:avLst/>
                    </a:prstGeom>
                  </pic:spPr>
                </pic:pic>
              </a:graphicData>
            </a:graphic>
          </wp:inline>
        </w:drawing>
      </w:r>
    </w:p>
    <w:p>
      <w:pPr>
        <w:pStyle w:val="Normal"/>
        <w:rPr>
          <w:i/>
          <w:i/>
          <w:iCs/>
        </w:rPr>
      </w:pPr>
      <w:r>
        <w:rPr>
          <w:i/>
          <w:iCs/>
        </w:rPr>
      </w:r>
    </w:p>
    <w:p>
      <w:pPr>
        <w:pStyle w:val="Normal"/>
        <w:rPr>
          <w:b/>
          <w:b/>
          <w:bCs/>
          <w:sz w:val="20"/>
          <w:szCs w:val="20"/>
        </w:rPr>
      </w:pPr>
      <w:r>
        <w:rPr>
          <w:b/>
          <w:bCs/>
          <w:sz w:val="20"/>
          <w:szCs w:val="20"/>
        </w:rPr>
        <w:t xml:space="preserve">Figure 5. </w:t>
      </w:r>
      <w:commentRangeStart w:id="32"/>
      <w:r>
        <w:rPr>
          <w:b/>
          <w:bCs/>
          <w:sz w:val="20"/>
          <w:szCs w:val="20"/>
        </w:rPr>
        <w:t xml:space="preserve">Predicted </w:t>
      </w:r>
      <w:r>
        <w:rPr>
          <w:b/>
          <w:bCs/>
          <w:sz w:val="20"/>
          <w:szCs w:val="20"/>
        </w:rPr>
      </w:r>
      <w:commentRangeEnd w:id="32"/>
      <w:r>
        <w:commentReference w:id="32"/>
      </w:r>
      <w:r>
        <w:rPr>
          <w:b/>
          <w:bCs/>
          <w:sz w:val="20"/>
          <w:szCs w:val="20"/>
        </w:rPr>
        <w:t>relationships (red lines) between socioeconomic variables and forest cover in Cambodia between 2007 – 2012 from the top commune-level model. Predictions are ‘global’ i.e., all random effects were set to their mean values, and thus predictions are not for any specific commune. Black dots are the raw data points of each predictor versus forest cover.</w:t>
      </w:r>
    </w:p>
    <w:p>
      <w:pPr>
        <w:pStyle w:val="Normal"/>
        <w:rPr>
          <w:i/>
          <w:i/>
          <w:iCs/>
        </w:rPr>
      </w:pPr>
      <w:r>
        <w:rPr>
          <w:i/>
          <w:iCs/>
        </w:rPr>
      </w:r>
    </w:p>
    <w:p>
      <w:pPr>
        <w:pStyle w:val="Normal"/>
        <w:rPr>
          <w:i/>
          <w:i/>
          <w:iCs/>
        </w:rPr>
      </w:pPr>
      <w:r>
        <w:rPr>
          <w:i/>
          <w:iCs/>
        </w:rPr>
      </w:r>
    </w:p>
    <w:p>
      <w:pPr>
        <w:pStyle w:val="Normal"/>
        <w:rPr>
          <w:i/>
          <w:i/>
          <w:iCs/>
        </w:rPr>
      </w:pPr>
      <w:r>
        <w:rPr>
          <w:i/>
          <w:iCs/>
        </w:rPr>
      </w:r>
    </w:p>
    <w:p>
      <w:pPr>
        <w:pStyle w:val="Normal"/>
        <w:rPr>
          <w:i/>
          <w:i/>
          <w:iCs/>
        </w:rPr>
      </w:pPr>
      <w:r>
        <w:rPr>
          <w:i/>
          <w:iCs/>
        </w:rPr>
      </w:r>
    </w:p>
    <w:p>
      <w:pPr>
        <w:pStyle w:val="Normal"/>
        <w:rPr>
          <w:i/>
          <w:i/>
          <w:iCs/>
        </w:rPr>
      </w:pPr>
      <w:r>
        <w:rPr>
          <w:i/>
          <w:iCs/>
        </w:rPr>
      </w:r>
    </w:p>
    <w:p>
      <w:pPr>
        <w:pStyle w:val="Normal"/>
        <w:rPr>
          <w:i/>
          <w:i/>
          <w:iCs/>
        </w:rPr>
      </w:pPr>
      <w:r>
        <w:rPr>
          <w:i/>
          <w:iCs/>
        </w:rPr>
      </w:r>
    </w:p>
    <w:p>
      <w:pPr>
        <w:pStyle w:val="Normal"/>
        <w:rPr>
          <w:i/>
          <w:i/>
          <w:iCs/>
        </w:rPr>
      </w:pPr>
      <w:r>
        <w:rPr>
          <w:i/>
          <w:iCs/>
        </w:rPr>
      </w:r>
    </w:p>
    <w:p>
      <w:pPr>
        <w:pStyle w:val="Normal"/>
        <w:rPr>
          <w:i/>
          <w:i/>
          <w:iCs/>
        </w:rPr>
      </w:pPr>
      <w:r>
        <w:rPr>
          <w:i/>
          <w:iCs/>
        </w:rPr>
      </w:r>
    </w:p>
    <w:p>
      <w:pPr>
        <w:pStyle w:val="Normal"/>
        <w:rPr>
          <w:i/>
          <w:i/>
          <w:iCs/>
        </w:rPr>
      </w:pPr>
      <w:r>
        <w:rPr>
          <w:i/>
          <w:iCs/>
        </w:rPr>
      </w:r>
    </w:p>
    <w:p>
      <w:pPr>
        <w:pStyle w:val="Normal"/>
        <w:rPr>
          <w:i/>
          <w:i/>
          <w:iCs/>
        </w:rPr>
      </w:pPr>
      <w:r>
        <w:rPr/>
        <w:drawing>
          <wp:inline distT="0" distB="0" distL="0" distR="0">
            <wp:extent cx="5731510" cy="5731510"/>
            <wp:effectExtent l="0" t="0" r="0" b="0"/>
            <wp:docPr id="6" name="Picture 5" descr="Diagram, 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Diagram, shape, arrow&#10;&#10;Description automatically generated"/>
                    <pic:cNvPicPr>
                      <a:picLocks noChangeAspect="1" noChangeArrowheads="1"/>
                    </pic:cNvPicPr>
                  </pic:nvPicPr>
                  <pic:blipFill>
                    <a:blip r:embed="rId8"/>
                    <a:stretch>
                      <a:fillRect/>
                    </a:stretch>
                  </pic:blipFill>
                  <pic:spPr bwMode="auto">
                    <a:xfrm>
                      <a:off x="0" y="0"/>
                      <a:ext cx="5731510" cy="5731510"/>
                    </a:xfrm>
                    <a:prstGeom prst="rect">
                      <a:avLst/>
                    </a:prstGeom>
                  </pic:spPr>
                </pic:pic>
              </a:graphicData>
            </a:graphic>
          </wp:inline>
        </w:drawing>
      </w:r>
    </w:p>
    <w:p>
      <w:pPr>
        <w:pStyle w:val="Normal"/>
        <w:rPr>
          <w:b/>
          <w:b/>
          <w:bCs/>
          <w:sz w:val="20"/>
          <w:szCs w:val="20"/>
        </w:rPr>
      </w:pPr>
      <w:r>
        <w:rPr>
          <w:b/>
          <w:bCs/>
          <w:sz w:val="20"/>
          <w:szCs w:val="20"/>
        </w:rPr>
        <w:t>Figure 6. Predicted relationships between population density and forest cover within Cambodian provinces between 2007 – 2012 using the top commune-level model. Faded grey lines are the predictions for each individual commune within each province. Black lines are the mean provincial predictions, which were computed using the 50% quantile from all commune predictions. Plot panels have non-standard y axis ranges.</w:t>
      </w:r>
    </w:p>
    <w:p>
      <w:pPr>
        <w:pStyle w:val="Normal"/>
        <w:rPr>
          <w:i/>
          <w:i/>
          <w:iCs/>
        </w:rPr>
      </w:pPr>
      <w:r>
        <w:rPr>
          <w:i/>
          <w:iCs/>
        </w:rPr>
      </w:r>
    </w:p>
    <w:p>
      <w:pPr>
        <w:pStyle w:val="Normal"/>
        <w:rPr>
          <w:i/>
          <w:i/>
          <w:iCs/>
        </w:rPr>
      </w:pPr>
      <w:r>
        <w:rPr>
          <w:i/>
          <w:iCs/>
        </w:rPr>
        <w:t>Province-level model</w:t>
      </w:r>
    </w:p>
    <w:p>
      <w:pPr>
        <w:pStyle w:val="Normal"/>
        <w:rPr>
          <w:sz w:val="18"/>
          <w:szCs w:val="18"/>
          <w:vertAlign w:val="superscript"/>
        </w:rPr>
      </w:pPr>
      <w:r>
        <w:rPr/>
        <w:t>The province-level models were run to eliminate the commune-level variation and to identify any broader relationships between forest cover and socioeconomics. A candidate set of 19 models was built and an evaluation of AIC selected a single model</w:t>
      </w:r>
      <w:commentRangeStart w:id="33"/>
      <w:r>
        <w:rPr/>
        <w:t xml:space="preserve"> (m8) as</w:t>
      </w:r>
      <w:r>
        <w:rPr/>
      </w:r>
      <w:commentRangeEnd w:id="33"/>
      <w:r>
        <w:commentReference w:id="33"/>
      </w:r>
      <w:r>
        <w:rPr/>
        <w:t xml:space="preserve"> the top model (Table S20). Model m5 had some support (delta AIC = 5, Table S20) but was a simpler version of m8 and therefore inferences were drawn from m8 alone. The random effects term with the highest variance was Province (1.18 [SD = 1.08], which constituted 99% of the total random effects variance), followed by year (0.006 [SD = 0.077], which was 1% of the total random effects variance). The marginal R</w:t>
      </w:r>
      <w:r>
        <w:rPr>
          <w:vertAlign w:val="superscript"/>
        </w:rPr>
        <w:t>2</w:t>
      </w:r>
      <w:r>
        <w:rPr/>
        <w:t xml:space="preserve"> (fixed effects only) was 0.71 (71%) and the conditional R</w:t>
      </w:r>
      <w:r>
        <w:rPr>
          <w:vertAlign w:val="superscript"/>
        </w:rPr>
        <w:t>2</w:t>
      </w:r>
      <w:r>
        <w:rPr/>
        <w:t xml:space="preserve"> (fixed and random effects) was 0.99 (99%), </w:t>
      </w:r>
      <w:commentRangeStart w:id="34"/>
      <w:r>
        <w:rPr/>
        <w:t>suggesting that the majority of model variance was explained by the fixed effects.</w:t>
      </w:r>
      <w:r>
        <w:rPr/>
      </w:r>
      <w:commentRangeEnd w:id="34"/>
      <w:r>
        <w:commentReference w:id="34"/>
      </w:r>
      <w:r>
        <w:rPr/>
        <w:t xml:space="preserve"> P</w:t>
      </w:r>
      <w:commentRangeStart w:id="35"/>
      <w:r>
        <w:rPr/>
        <w:t>resence of ELCs</w:t>
      </w:r>
      <w:r>
        <w:rPr/>
      </w:r>
      <w:commentRangeEnd w:id="35"/>
      <w:r>
        <w:commentReference w:id="35"/>
      </w:r>
      <w:r>
        <w:rPr/>
        <w:t xml:space="preserve"> and presence of PAs had the largest two positive effects relative to their refences levels (no ELCs, no PAs), suggesting that provinces that have those two features are predicted to also have higher forest cover (rate ratios = 1.51 and 1.64 respectively). In provinces where the proportion of males in school and distance to school are both low, higher levels of forest cover are predicted compared with provinces where these variables are high. Furthermore, in provinces where elevation, distance to an international border, and distance to the provincial capital are low, forest cover is predicted to be higher than in provinces where these variables are high. However, all the above effects are weak (Figures 7 &amp; 8). For example, the difference in the predicted number of forest pixels between a province with a low proportion of males in school and a province with a high proportion (with all other variables set to low), is 200 (18 km</w:t>
      </w:r>
      <w:r>
        <w:rPr>
          <w:vertAlign w:val="superscript"/>
        </w:rPr>
        <w:t>2</w:t>
      </w:r>
      <w:r>
        <w:rPr/>
        <w:t>). The difference in the number of predicted forest pixels between a province with low median distances to schools and a province with high median distances (with all other variables set to low), is 689 (62 km</w:t>
      </w:r>
      <w:r>
        <w:rPr>
          <w:vertAlign w:val="superscript"/>
        </w:rPr>
        <w:t>2</w:t>
      </w:r>
      <w:r>
        <w:rPr/>
        <w:t>). As standalone figures these appear large, but in the context of the range of the response variable (minimum value of 54 forest pixels to a maximum of 146,876 forest pixels), the effects are relatively weak. Presence of PAs had the largest effect on predicted forest pixels. The number of forest pixels predicted for a province with PA presence is 36,890 (3,320 km</w:t>
      </w:r>
      <w:r>
        <w:rPr>
          <w:vertAlign w:val="superscript"/>
        </w:rPr>
        <w:t>2</w:t>
      </w:r>
      <w:r>
        <w:rPr/>
        <w:t xml:space="preserve">) higher than for a province with no PA presence. This emphasises the relationship between forested land and protected areas in Cambodia. The size of the effects for the two socioeconomic predictors (proportion of males in school, and distance to school) in the top model suggest that these variables have little power to predict forest cover at the provincial level in Cambodia, but that the presence of protected areas and economic land concessions do. </w:t>
      </w:r>
    </w:p>
    <w:p>
      <w:pPr>
        <w:pStyle w:val="Normal"/>
        <w:rPr>
          <w:sz w:val="18"/>
          <w:szCs w:val="18"/>
          <w:vertAlign w:val="superscript"/>
        </w:rPr>
      </w:pPr>
      <w:r>
        <w:rPr>
          <w:b/>
          <w:bCs/>
          <w:i/>
          <w:iCs/>
        </w:rPr>
        <w:t>Cluster analysis</w:t>
      </w:r>
    </w:p>
    <w:p>
      <w:pPr>
        <w:pStyle w:val="Normal"/>
        <w:rPr>
          <w:sz w:val="18"/>
          <w:szCs w:val="18"/>
          <w:vertAlign w:val="superscript"/>
        </w:rPr>
      </w:pPr>
      <w:r>
        <w:rPr/>
        <w:t>The UPGMA clustering had the highest cophenetic correlation (0.79) and the lowest Gower distance (254.14) and was therefore selected. The matrix correlation statistic suggested that 4 clusters were optimal, but that between 3 and 7 clusters had very similar support. When divided by 4 clusters, there was a large group (16) of provinces that fell into a single cluster, and so 5 clusters were chosen to add further nuance (Figure 9). The provinces within clusters were geographically contiguous (Figure 10), although clusters that had smaller cophenetic distances (i.e., were closer on the dendrogram, Figure 9) were not necessarily geographically contiguous. The largest cluster (cluster 5) dominated a central strip of the country, separating the smaller, and more similar clusters (Figure 10)</w:t>
      </w:r>
      <w:commentRangeStart w:id="36"/>
      <w:r>
        <w:rPr/>
        <w:t xml:space="preserve">. Only clusters 2 and 4 were contiguous with each other. </w:t>
      </w:r>
      <w:r>
        <w:rPr/>
      </w:r>
      <w:commentRangeEnd w:id="36"/>
      <w:r>
        <w:commentReference w:id="36"/>
      </w:r>
      <w:r>
        <w:rPr/>
        <w:t>These results suggest that provinces often have similar socioeconomic conditions to that of their neighbours, but that there are also distinct regions within the country that can be characterised by their socioeconomics rather than their geography. A heatmap of the socioeconomic variable values for each cluster revealed some distinguishing patterns (Figure 11). The largest cluster (cluster 5) was distinguished by high or very high values of all variables, which translates to generally large provinces with high population density, high education levels, high proportions of primary and secondary sector workers, and high migration (Table 5). This contrasts with cluster 2, which has predominantly low values for the socioeconomic variables which translates to very small provinces with low population density, low levels of education, low levels of primary sector employment (higher secondary sector employment), and low levels of migration (Table 5). Clusters 3 and 4 had the highest levels of migration (and interestingly the highest levels of land conflict), education, and population density, reflecting the presence of two of the three largest cities and significant urban development. Cluster 1 had the lowest population density, education, proportion of secondary sector workers, and migration, reflecting the clusters remote geography and rural character. Provinces within cluster 1 were also the most forested but had also lost the most forest during the study perio</w:t>
      </w:r>
      <w:commentRangeStart w:id="37"/>
      <w:r>
        <w:rPr/>
        <w:t xml:space="preserve">d (Figure 12). </w:t>
      </w:r>
      <w:r>
        <w:rPr/>
      </w:r>
      <w:commentRangeEnd w:id="37"/>
      <w:r>
        <w:commentReference w:id="37"/>
      </w:r>
      <w:r>
        <w:rPr/>
        <w:t xml:space="preserve">Provinces within cluster 5 were generally the next most forested after cluster 1 and had also lost large areas of forest during the study period (Figure 12). Cluster 3 had the least amount of forest, which was expected due to high levels of urbanisation and agriculture. Clusters 1 and 2 had the highest elevation, and clusters 1 and 5 had the highest mean distance to a provincial capital (Figure 12). </w:t>
      </w:r>
    </w:p>
    <w:p>
      <w:pPr>
        <w:pStyle w:val="Normal"/>
        <w:rPr>
          <w:sz w:val="18"/>
          <w:szCs w:val="18"/>
          <w:vertAlign w:val="superscript"/>
        </w:rPr>
      </w:pPr>
      <w:r>
        <w:rPr>
          <w:sz w:val="18"/>
          <w:szCs w:val="18"/>
          <w:vertAlign w:val="superscript"/>
        </w:rPr>
      </w:r>
    </w:p>
    <w:p>
      <w:pPr>
        <w:pStyle w:val="Normal"/>
        <w:rPr>
          <w:sz w:val="18"/>
          <w:szCs w:val="18"/>
          <w:vertAlign w:val="superscript"/>
        </w:rPr>
      </w:pPr>
      <w:r>
        <w:rPr>
          <w:sz w:val="18"/>
          <w:szCs w:val="18"/>
          <w:vertAlign w:val="superscript"/>
        </w:rPr>
      </w:r>
    </w:p>
    <w:p>
      <w:pPr>
        <w:pStyle w:val="Normal"/>
        <w:rPr>
          <w:sz w:val="18"/>
          <w:szCs w:val="18"/>
          <w:vertAlign w:val="superscript"/>
        </w:rPr>
      </w:pPr>
      <w:r>
        <w:rPr/>
        <w:drawing>
          <wp:inline distT="0" distB="0" distL="0" distR="0">
            <wp:extent cx="5272405" cy="5272405"/>
            <wp:effectExtent l="0" t="0" r="0" b="0"/>
            <wp:docPr id="7" name="Picture 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picture containing diagram&#10;&#10;Description automatically generated"/>
                    <pic:cNvPicPr>
                      <a:picLocks noChangeAspect="1" noChangeArrowheads="1"/>
                    </pic:cNvPicPr>
                  </pic:nvPicPr>
                  <pic:blipFill>
                    <a:blip r:embed="rId9"/>
                    <a:stretch>
                      <a:fillRect/>
                    </a:stretch>
                  </pic:blipFill>
                  <pic:spPr bwMode="auto">
                    <a:xfrm>
                      <a:off x="0" y="0"/>
                      <a:ext cx="5272405" cy="5272405"/>
                    </a:xfrm>
                    <a:prstGeom prst="rect">
                      <a:avLst/>
                    </a:prstGeom>
                  </pic:spPr>
                </pic:pic>
              </a:graphicData>
            </a:graphic>
          </wp:inline>
        </w:drawing>
      </w:r>
    </w:p>
    <w:p>
      <w:pPr>
        <w:pStyle w:val="Normal"/>
        <w:rPr>
          <w:b/>
          <w:b/>
          <w:bCs/>
          <w:sz w:val="20"/>
          <w:szCs w:val="20"/>
        </w:rPr>
      </w:pPr>
      <w:r>
        <w:rPr>
          <w:b/>
          <w:bCs/>
          <w:sz w:val="20"/>
          <w:szCs w:val="20"/>
        </w:rPr>
        <w:t xml:space="preserve">Figure 7. </w:t>
      </w:r>
      <w:commentRangeStart w:id="38"/>
      <w:r>
        <w:rPr>
          <w:b/>
          <w:bCs/>
          <w:sz w:val="20"/>
          <w:szCs w:val="20"/>
        </w:rPr>
        <w:t>Predicted forest cover within each Cambodian province given high and low levels of school attendance (males aged 6 – 24 in school) from the top province-level model.</w:t>
      </w:r>
      <w:r>
        <w:rPr>
          <w:b/>
          <w:bCs/>
          <w:sz w:val="20"/>
          <w:szCs w:val="20"/>
        </w:rPr>
      </w:r>
      <w:commentRangeEnd w:id="38"/>
      <w:r>
        <w:commentReference w:id="38"/>
      </w:r>
      <w:r>
        <w:rPr>
          <w:b/>
          <w:bCs/>
          <w:sz w:val="20"/>
          <w:szCs w:val="20"/>
        </w:rPr>
        <w:t xml:space="preserve"> All other variables in the model were set to their reference level (distance to school = low, elevation = low, distance to international border = low, distance to provincial capital = low, economic land concession = yes, protected area = yes). </w:t>
      </w:r>
    </w:p>
    <w:p>
      <w:pPr>
        <w:pStyle w:val="Normal"/>
        <w:rPr>
          <w:sz w:val="18"/>
          <w:szCs w:val="18"/>
          <w:vertAlign w:val="superscript"/>
        </w:rPr>
      </w:pPr>
      <w:r>
        <w:rPr>
          <w:sz w:val="18"/>
          <w:szCs w:val="18"/>
          <w:vertAlign w:val="superscript"/>
        </w:rPr>
      </w:r>
    </w:p>
    <w:p>
      <w:pPr>
        <w:pStyle w:val="Normal"/>
        <w:rPr>
          <w:sz w:val="18"/>
          <w:szCs w:val="18"/>
          <w:vertAlign w:val="superscript"/>
        </w:rPr>
      </w:pPr>
      <w:r>
        <w:rPr>
          <w:sz w:val="18"/>
          <w:szCs w:val="18"/>
          <w:vertAlign w:val="superscript"/>
        </w:rPr>
      </w:r>
    </w:p>
    <w:p>
      <w:pPr>
        <w:pStyle w:val="Normal"/>
        <w:rPr>
          <w:sz w:val="18"/>
          <w:szCs w:val="18"/>
          <w:vertAlign w:val="superscript"/>
        </w:rPr>
      </w:pPr>
      <w:r>
        <w:rPr>
          <w:sz w:val="18"/>
          <w:szCs w:val="18"/>
          <w:vertAlign w:val="superscript"/>
        </w:rPr>
      </w:r>
    </w:p>
    <w:p>
      <w:pPr>
        <w:pStyle w:val="Normal"/>
        <w:rPr>
          <w:sz w:val="18"/>
          <w:szCs w:val="18"/>
          <w:vertAlign w:val="superscript"/>
        </w:rPr>
      </w:pPr>
      <w:r>
        <w:rPr>
          <w:sz w:val="18"/>
          <w:szCs w:val="18"/>
          <w:vertAlign w:val="superscript"/>
        </w:rPr>
      </w:r>
    </w:p>
    <w:p>
      <w:pPr>
        <w:pStyle w:val="Normal"/>
        <w:rPr>
          <w:sz w:val="18"/>
          <w:szCs w:val="18"/>
          <w:vertAlign w:val="superscript"/>
        </w:rPr>
      </w:pPr>
      <w:r>
        <w:rPr>
          <w:sz w:val="18"/>
          <w:szCs w:val="18"/>
          <w:vertAlign w:val="superscript"/>
        </w:rPr>
      </w:r>
    </w:p>
    <w:p>
      <w:pPr>
        <w:pStyle w:val="Normal"/>
        <w:rPr>
          <w:sz w:val="18"/>
          <w:szCs w:val="18"/>
          <w:vertAlign w:val="superscript"/>
        </w:rPr>
      </w:pPr>
      <w:r>
        <w:rPr/>
        <w:drawing>
          <wp:inline distT="0" distB="0" distL="0" distR="0">
            <wp:extent cx="5731510" cy="5731510"/>
            <wp:effectExtent l="0" t="0" r="0" b="0"/>
            <wp:docPr id="8" name="Picture 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picture containing diagram&#10;&#10;Description automatically generated"/>
                    <pic:cNvPicPr>
                      <a:picLocks noChangeAspect="1" noChangeArrowheads="1"/>
                    </pic:cNvPicPr>
                  </pic:nvPicPr>
                  <pic:blipFill>
                    <a:blip r:embed="rId10"/>
                    <a:stretch>
                      <a:fillRect/>
                    </a:stretch>
                  </pic:blipFill>
                  <pic:spPr bwMode="auto">
                    <a:xfrm>
                      <a:off x="0" y="0"/>
                      <a:ext cx="5731510" cy="5731510"/>
                    </a:xfrm>
                    <a:prstGeom prst="rect">
                      <a:avLst/>
                    </a:prstGeom>
                  </pic:spPr>
                </pic:pic>
              </a:graphicData>
            </a:graphic>
          </wp:inline>
        </w:drawing>
      </w:r>
    </w:p>
    <w:p>
      <w:pPr>
        <w:pStyle w:val="Normal"/>
        <w:rPr>
          <w:b/>
          <w:b/>
          <w:bCs/>
          <w:sz w:val="20"/>
          <w:szCs w:val="20"/>
        </w:rPr>
      </w:pPr>
      <w:r>
        <w:rPr>
          <w:b/>
          <w:bCs/>
          <w:sz w:val="20"/>
          <w:szCs w:val="20"/>
        </w:rPr>
        <w:t xml:space="preserve">Figure 8. Predicted forest cover within each Cambodian province given high and low distances to the nearest school from the top province-level model. All other variables in the model were set to their reference level (school attendance = low, elevation = low, distance to international border = low, distance to provincial capital = low, economic land concession = yes, protected area = yes). </w:t>
      </w:r>
    </w:p>
    <w:p>
      <w:pPr>
        <w:pStyle w:val="Normal"/>
        <w:rPr>
          <w:sz w:val="18"/>
          <w:szCs w:val="18"/>
          <w:vertAlign w:val="superscript"/>
        </w:rPr>
      </w:pPr>
      <w:r>
        <w:rPr>
          <w:sz w:val="18"/>
          <w:szCs w:val="18"/>
          <w:vertAlign w:val="superscript"/>
        </w:rPr>
      </w:r>
    </w:p>
    <w:p>
      <w:pPr>
        <w:pStyle w:val="Normal"/>
        <w:rPr>
          <w:sz w:val="18"/>
          <w:szCs w:val="18"/>
          <w:vertAlign w:val="superscript"/>
        </w:rPr>
      </w:pPr>
      <w:r>
        <w:rPr>
          <w:sz w:val="18"/>
          <w:szCs w:val="18"/>
          <w:vertAlign w:val="superscript"/>
        </w:rPr>
      </w:r>
    </w:p>
    <w:p>
      <w:pPr>
        <w:pStyle w:val="Normal"/>
        <w:rPr>
          <w:b/>
          <w:b/>
          <w:bCs/>
          <w:sz w:val="20"/>
          <w:szCs w:val="20"/>
        </w:rPr>
      </w:pPr>
      <w:r>
        <w:rPr>
          <w:b/>
          <w:bCs/>
          <w:sz w:val="20"/>
          <w:szCs w:val="20"/>
        </w:rPr>
      </w:r>
    </w:p>
    <w:p>
      <w:pPr>
        <w:pStyle w:val="Normal"/>
        <w:rPr>
          <w:b/>
          <w:b/>
          <w:bCs/>
          <w:sz w:val="20"/>
          <w:szCs w:val="20"/>
        </w:rPr>
      </w:pPr>
      <w:r>
        <w:rPr>
          <w:b/>
          <w:bCs/>
          <w:sz w:val="20"/>
          <w:szCs w:val="20"/>
        </w:rPr>
      </w:r>
    </w:p>
    <w:p>
      <w:pPr>
        <w:pStyle w:val="Normal"/>
        <w:rPr>
          <w:b/>
          <w:b/>
          <w:bCs/>
          <w:sz w:val="20"/>
          <w:szCs w:val="20"/>
        </w:rPr>
      </w:pPr>
      <w:r>
        <w:rPr>
          <w:b/>
          <w:bCs/>
          <w:sz w:val="20"/>
          <w:szCs w:val="20"/>
        </w:rPr>
      </w:r>
    </w:p>
    <w:p>
      <w:pPr>
        <w:pStyle w:val="Normal"/>
        <w:rPr>
          <w:b/>
          <w:b/>
          <w:bCs/>
          <w:sz w:val="20"/>
          <w:szCs w:val="20"/>
        </w:rPr>
      </w:pPr>
      <w:r>
        <w:rPr>
          <w:b/>
          <w:bCs/>
          <w:sz w:val="20"/>
          <w:szCs w:val="20"/>
        </w:rPr>
      </w:r>
    </w:p>
    <w:p>
      <w:pPr>
        <w:pStyle w:val="Normal"/>
        <w:rPr>
          <w:b/>
          <w:b/>
          <w:bCs/>
          <w:sz w:val="20"/>
          <w:szCs w:val="20"/>
        </w:rPr>
      </w:pPr>
      <w:r>
        <w:rPr>
          <w:b/>
          <w:bCs/>
          <w:sz w:val="20"/>
          <w:szCs w:val="20"/>
        </w:rPr>
      </w:r>
    </w:p>
    <w:p>
      <w:pPr>
        <w:pStyle w:val="Normal"/>
        <w:rPr>
          <w:sz w:val="18"/>
          <w:szCs w:val="18"/>
          <w:vertAlign w:val="superscript"/>
        </w:rPr>
      </w:pPr>
      <w:r>
        <w:rPr>
          <w:sz w:val="18"/>
          <w:szCs w:val="18"/>
          <w:vertAlign w:val="superscript"/>
        </w:rPr>
      </w:r>
    </w:p>
    <w:p>
      <w:pPr>
        <w:pStyle w:val="Normal"/>
        <w:rPr>
          <w:sz w:val="18"/>
          <w:szCs w:val="18"/>
          <w:vertAlign w:val="superscript"/>
        </w:rPr>
      </w:pPr>
      <w:r>
        <w:rPr>
          <w:sz w:val="18"/>
          <w:szCs w:val="18"/>
          <w:vertAlign w:val="superscript"/>
        </w:rPr>
      </w:r>
    </w:p>
    <w:p>
      <w:pPr>
        <w:pStyle w:val="Normal"/>
        <w:rPr>
          <w:sz w:val="18"/>
          <w:szCs w:val="18"/>
          <w:vertAlign w:val="superscript"/>
        </w:rPr>
      </w:pPr>
      <w:r>
        <w:rPr>
          <w:sz w:val="18"/>
          <w:szCs w:val="18"/>
          <w:vertAlign w:val="superscript"/>
        </w:rPr>
        <w:drawing>
          <wp:anchor behindDoc="1" distT="0" distB="0" distL="0" distR="0" simplePos="0" locked="0" layoutInCell="1" allowOverlap="1" relativeHeight="3">
            <wp:simplePos x="0" y="0"/>
            <wp:positionH relativeFrom="column">
              <wp:posOffset>0</wp:posOffset>
            </wp:positionH>
            <wp:positionV relativeFrom="paragraph">
              <wp:posOffset>635</wp:posOffset>
            </wp:positionV>
            <wp:extent cx="5731510" cy="5731510"/>
            <wp:effectExtent l="0" t="0" r="0" b="0"/>
            <wp:wrapNone/>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a:picLocks noChangeAspect="1" noChangeArrowheads="1"/>
                    </pic:cNvPicPr>
                  </pic:nvPicPr>
                  <pic:blipFill>
                    <a:blip r:embed="rId11"/>
                    <a:stretch>
                      <a:fillRect/>
                    </a:stretch>
                  </pic:blipFill>
                  <pic:spPr bwMode="auto">
                    <a:xfrm>
                      <a:off x="0" y="0"/>
                      <a:ext cx="5731510" cy="5731510"/>
                    </a:xfrm>
                    <a:prstGeom prst="rect">
                      <a:avLst/>
                    </a:prstGeom>
                  </pic:spPr>
                </pic:pic>
              </a:graphicData>
            </a:graphic>
          </wp:anchor>
        </w:drawing>
      </w:r>
    </w:p>
    <w:p>
      <w:pPr>
        <w:pStyle w:val="Normal"/>
        <w:rPr>
          <w:sz w:val="18"/>
          <w:szCs w:val="18"/>
          <w:vertAlign w:val="superscript"/>
        </w:rPr>
      </w:pPr>
      <w:r>
        <w:rPr>
          <w:sz w:val="18"/>
          <w:szCs w:val="18"/>
          <w:vertAlign w:val="superscript"/>
        </w:rPr>
      </w:r>
    </w:p>
    <w:p>
      <w:pPr>
        <w:pStyle w:val="Normal"/>
        <w:rPr>
          <w:sz w:val="18"/>
          <w:szCs w:val="18"/>
          <w:vertAlign w:val="superscript"/>
        </w:rPr>
      </w:pPr>
      <w:r>
        <w:rPr>
          <w:sz w:val="18"/>
          <w:szCs w:val="18"/>
          <w:vertAlign w:val="superscript"/>
        </w:rPr>
      </w:r>
    </w:p>
    <w:p>
      <w:pPr>
        <w:pStyle w:val="Normal"/>
        <w:rPr>
          <w:sz w:val="18"/>
          <w:szCs w:val="18"/>
          <w:vertAlign w:val="superscript"/>
        </w:rPr>
      </w:pPr>
      <w:r>
        <w:rPr>
          <w:sz w:val="18"/>
          <w:szCs w:val="18"/>
          <w:vertAlign w:val="superscript"/>
        </w:rPr>
      </w:r>
    </w:p>
    <w:p>
      <w:pPr>
        <w:pStyle w:val="Normal"/>
        <w:rPr>
          <w:sz w:val="18"/>
          <w:szCs w:val="18"/>
          <w:vertAlign w:val="superscript"/>
        </w:rPr>
      </w:pPr>
      <w:r>
        <w:rPr>
          <w:sz w:val="18"/>
          <w:szCs w:val="18"/>
          <w:vertAlign w:val="superscript"/>
        </w:rPr>
      </w:r>
    </w:p>
    <w:p>
      <w:pPr>
        <w:pStyle w:val="Normal"/>
        <w:rPr>
          <w:sz w:val="18"/>
          <w:szCs w:val="18"/>
          <w:vertAlign w:val="superscript"/>
        </w:rPr>
      </w:pPr>
      <w:r>
        <w:rPr>
          <w:sz w:val="18"/>
          <w:szCs w:val="18"/>
          <w:vertAlign w:val="superscript"/>
        </w:rPr>
      </w:r>
    </w:p>
    <w:p>
      <w:pPr>
        <w:pStyle w:val="Normal"/>
        <w:rPr>
          <w:sz w:val="18"/>
          <w:szCs w:val="18"/>
          <w:vertAlign w:val="superscript"/>
        </w:rPr>
      </w:pPr>
      <w:r>
        <w:rPr>
          <w:sz w:val="18"/>
          <w:szCs w:val="18"/>
          <w:vertAlign w:val="superscript"/>
        </w:rPr>
      </w:r>
    </w:p>
    <w:p>
      <w:pPr>
        <w:pStyle w:val="Normal"/>
        <w:rPr>
          <w:sz w:val="18"/>
          <w:szCs w:val="18"/>
          <w:vertAlign w:val="superscript"/>
        </w:rPr>
      </w:pPr>
      <w:r>
        <w:rPr>
          <w:sz w:val="18"/>
          <w:szCs w:val="18"/>
          <w:vertAlign w:val="superscript"/>
        </w:rPr>
      </w:r>
    </w:p>
    <w:p>
      <w:pPr>
        <w:pStyle w:val="Normal"/>
        <w:rPr>
          <w:sz w:val="18"/>
          <w:szCs w:val="18"/>
          <w:vertAlign w:val="superscript"/>
        </w:rPr>
      </w:pPr>
      <w:r>
        <w:rPr>
          <w:sz w:val="18"/>
          <w:szCs w:val="18"/>
          <w:vertAlign w:val="superscript"/>
        </w:rPr>
      </w:r>
    </w:p>
    <w:p>
      <w:pPr>
        <w:pStyle w:val="Normal"/>
        <w:rPr>
          <w:sz w:val="18"/>
          <w:szCs w:val="18"/>
          <w:vertAlign w:val="superscript"/>
        </w:rPr>
      </w:pPr>
      <w:r>
        <w:rPr>
          <w:sz w:val="18"/>
          <w:szCs w:val="18"/>
          <w:vertAlign w:val="superscript"/>
        </w:rPr>
      </w:r>
    </w:p>
    <w:p>
      <w:pPr>
        <w:pStyle w:val="Normal"/>
        <w:rPr>
          <w:sz w:val="18"/>
          <w:szCs w:val="18"/>
          <w:vertAlign w:val="superscript"/>
        </w:rPr>
      </w:pPr>
      <w:r>
        <w:rPr>
          <w:sz w:val="18"/>
          <w:szCs w:val="18"/>
          <w:vertAlign w:val="superscript"/>
        </w:rPr>
      </w:r>
    </w:p>
    <w:p>
      <w:pPr>
        <w:pStyle w:val="Normal"/>
        <w:rPr>
          <w:sz w:val="18"/>
          <w:szCs w:val="18"/>
          <w:vertAlign w:val="superscript"/>
        </w:rPr>
      </w:pPr>
      <w:r>
        <w:rPr>
          <w:sz w:val="18"/>
          <w:szCs w:val="18"/>
          <w:vertAlign w:val="superscript"/>
        </w:rPr>
      </w:r>
    </w:p>
    <w:p>
      <w:pPr>
        <w:pStyle w:val="Normal"/>
        <w:rPr>
          <w:sz w:val="18"/>
          <w:szCs w:val="18"/>
          <w:vertAlign w:val="superscript"/>
        </w:rPr>
      </w:pPr>
      <w:r>
        <w:rPr>
          <w:sz w:val="18"/>
          <w:szCs w:val="18"/>
          <w:vertAlign w:val="superscript"/>
        </w:rPr>
      </w:r>
    </w:p>
    <w:p>
      <w:pPr>
        <w:pStyle w:val="Normal"/>
        <w:rPr>
          <w:sz w:val="18"/>
          <w:szCs w:val="18"/>
          <w:vertAlign w:val="superscript"/>
        </w:rPr>
      </w:pPr>
      <w:r>
        <w:rPr>
          <w:sz w:val="18"/>
          <w:szCs w:val="18"/>
          <w:vertAlign w:val="superscript"/>
        </w:rPr>
      </w:r>
    </w:p>
    <w:p>
      <w:pPr>
        <w:pStyle w:val="Normal"/>
        <w:rPr>
          <w:sz w:val="18"/>
          <w:szCs w:val="18"/>
          <w:vertAlign w:val="superscript"/>
        </w:rPr>
      </w:pPr>
      <w:r>
        <w:rPr>
          <w:sz w:val="18"/>
          <w:szCs w:val="18"/>
          <w:vertAlign w:val="superscript"/>
        </w:rPr>
      </w:r>
    </w:p>
    <w:p>
      <w:pPr>
        <w:pStyle w:val="Normal"/>
        <w:rPr>
          <w:sz w:val="18"/>
          <w:szCs w:val="18"/>
          <w:vertAlign w:val="superscript"/>
        </w:rPr>
      </w:pPr>
      <w:r>
        <w:rPr>
          <w:sz w:val="18"/>
          <w:szCs w:val="18"/>
          <w:vertAlign w:val="superscript"/>
        </w:rPr>
      </w:r>
    </w:p>
    <w:p>
      <w:pPr>
        <w:pStyle w:val="Normal"/>
        <w:rPr>
          <w:sz w:val="18"/>
          <w:szCs w:val="18"/>
          <w:vertAlign w:val="superscript"/>
        </w:rPr>
      </w:pPr>
      <w:r>
        <w:rPr>
          <w:sz w:val="18"/>
          <w:szCs w:val="18"/>
          <w:vertAlign w:val="superscript"/>
        </w:rPr>
      </w:r>
    </w:p>
    <w:p>
      <w:pPr>
        <w:pStyle w:val="Normal"/>
        <w:rPr>
          <w:sz w:val="18"/>
          <w:szCs w:val="18"/>
          <w:vertAlign w:val="superscript"/>
        </w:rPr>
      </w:pPr>
      <w:r>
        <w:rPr>
          <w:sz w:val="18"/>
          <w:szCs w:val="18"/>
          <w:vertAlign w:val="superscript"/>
        </w:rPr>
      </w:r>
    </w:p>
    <w:p>
      <w:pPr>
        <w:pStyle w:val="Normal"/>
        <w:rPr>
          <w:sz w:val="18"/>
          <w:szCs w:val="18"/>
          <w:vertAlign w:val="superscript"/>
        </w:rPr>
      </w:pPr>
      <w:r>
        <w:rPr>
          <w:sz w:val="18"/>
          <w:szCs w:val="18"/>
          <w:vertAlign w:val="superscript"/>
        </w:rPr>
      </w:r>
    </w:p>
    <w:p>
      <w:pPr>
        <w:pStyle w:val="Normal"/>
        <w:rPr>
          <w:b/>
          <w:b/>
          <w:bCs/>
          <w:sz w:val="20"/>
          <w:szCs w:val="20"/>
        </w:rPr>
      </w:pPr>
      <w:r>
        <w:rPr>
          <w:b/>
          <w:bCs/>
          <w:sz w:val="20"/>
          <w:szCs w:val="20"/>
        </w:rPr>
        <w:t>Figure 9. Cambodian provinces clustered based on socioeconomics. Data were averaged across the study period 2007 – 2012. Variables included were total population, population density, number of land conflict cases, number of criminal cases per capita, number of in- and out-migrants, the proportion of the population classified as indigenous, proportion of males aged 6 – 24 in school, proportion of the population employed in the primary and secondary sectors, proportion of families with no access to agricultural land, proportion of families who kept pigs, distance to the nearest school, proportion of families with access to waste collection, and distance to the commune (administrative) centre. The clustering method was unweighted pair-group using arithmetic averages (UPGMA).</w:t>
      </w:r>
    </w:p>
    <w:p>
      <w:pPr>
        <w:pStyle w:val="Normal"/>
        <w:rPr>
          <w:sz w:val="18"/>
          <w:szCs w:val="18"/>
          <w:vertAlign w:val="superscript"/>
        </w:rPr>
      </w:pPr>
      <w:r>
        <w:rPr>
          <w:sz w:val="18"/>
          <w:szCs w:val="18"/>
          <w:vertAlign w:val="superscript"/>
        </w:rPr>
      </w:r>
    </w:p>
    <w:p>
      <w:pPr>
        <w:pStyle w:val="Normal"/>
        <w:rPr>
          <w:sz w:val="18"/>
          <w:szCs w:val="18"/>
          <w:vertAlign w:val="superscript"/>
        </w:rPr>
      </w:pPr>
      <w:r>
        <w:rPr>
          <w:sz w:val="18"/>
          <w:szCs w:val="18"/>
          <w:vertAlign w:val="superscript"/>
        </w:rPr>
      </w:r>
    </w:p>
    <w:p>
      <w:pPr>
        <w:pStyle w:val="Normal"/>
        <w:rPr>
          <w:sz w:val="18"/>
          <w:szCs w:val="18"/>
          <w:vertAlign w:val="superscript"/>
        </w:rPr>
      </w:pPr>
      <w:r>
        <w:rPr>
          <w:sz w:val="18"/>
          <w:szCs w:val="18"/>
          <w:vertAlign w:val="superscript"/>
        </w:rPr>
      </w:r>
    </w:p>
    <w:p>
      <w:pPr>
        <w:pStyle w:val="Normal"/>
        <w:rPr>
          <w:sz w:val="18"/>
          <w:szCs w:val="18"/>
          <w:vertAlign w:val="superscript"/>
        </w:rPr>
      </w:pPr>
      <w:r>
        <w:rPr>
          <w:sz w:val="18"/>
          <w:szCs w:val="18"/>
          <w:vertAlign w:val="superscript"/>
        </w:rPr>
      </w:r>
    </w:p>
    <w:p>
      <w:pPr>
        <w:pStyle w:val="Normal"/>
        <w:rPr>
          <w:sz w:val="18"/>
          <w:szCs w:val="18"/>
          <w:vertAlign w:val="superscript"/>
        </w:rPr>
      </w:pPr>
      <w:r>
        <w:rPr>
          <w:sz w:val="18"/>
          <w:szCs w:val="18"/>
          <w:vertAlign w:val="superscript"/>
        </w:rPr>
      </w:r>
    </w:p>
    <w:p>
      <w:pPr>
        <w:pStyle w:val="Normal"/>
        <w:rPr>
          <w:sz w:val="18"/>
          <w:szCs w:val="18"/>
          <w:vertAlign w:val="superscript"/>
        </w:rPr>
      </w:pPr>
      <w:r>
        <w:rPr>
          <w:sz w:val="18"/>
          <w:szCs w:val="18"/>
          <w:vertAlign w:val="superscript"/>
        </w:rPr>
      </w:r>
    </w:p>
    <w:p>
      <w:pPr>
        <w:pStyle w:val="Normal"/>
        <w:rPr>
          <w:sz w:val="18"/>
          <w:szCs w:val="18"/>
          <w:vertAlign w:val="superscript"/>
        </w:rPr>
      </w:pPr>
      <w:r>
        <w:rPr>
          <w:sz w:val="18"/>
          <w:szCs w:val="18"/>
          <w:vertAlign w:val="superscript"/>
        </w:rPr>
        <w:drawing>
          <wp:anchor behindDoc="1" distT="0" distB="0" distL="0" distR="0" simplePos="0" locked="0" layoutInCell="1" allowOverlap="1" relativeHeight="4">
            <wp:simplePos x="0" y="0"/>
            <wp:positionH relativeFrom="margin">
              <wp:posOffset>-344805</wp:posOffset>
            </wp:positionH>
            <wp:positionV relativeFrom="paragraph">
              <wp:posOffset>-997585</wp:posOffset>
            </wp:positionV>
            <wp:extent cx="6614795" cy="6614795"/>
            <wp:effectExtent l="0" t="0" r="0" b="0"/>
            <wp:wrapNone/>
            <wp:docPr id="10"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descr="Map&#10;&#10;Description automatically generated"/>
                    <pic:cNvPicPr>
                      <a:picLocks noChangeAspect="1" noChangeArrowheads="1"/>
                    </pic:cNvPicPr>
                  </pic:nvPicPr>
                  <pic:blipFill>
                    <a:blip r:embed="rId12"/>
                    <a:stretch>
                      <a:fillRect/>
                    </a:stretch>
                  </pic:blipFill>
                  <pic:spPr bwMode="auto">
                    <a:xfrm>
                      <a:off x="0" y="0"/>
                      <a:ext cx="6614795" cy="6614795"/>
                    </a:xfrm>
                    <a:prstGeom prst="rect">
                      <a:avLst/>
                    </a:prstGeom>
                  </pic:spPr>
                </pic:pic>
              </a:graphicData>
            </a:graphic>
          </wp:anchor>
        </w:drawing>
      </w:r>
    </w:p>
    <w:p>
      <w:pPr>
        <w:pStyle w:val="Normal"/>
        <w:rPr>
          <w:sz w:val="18"/>
          <w:szCs w:val="18"/>
          <w:vertAlign w:val="superscript"/>
        </w:rPr>
      </w:pPr>
      <w:r>
        <w:rPr>
          <w:sz w:val="18"/>
          <w:szCs w:val="18"/>
          <w:vertAlign w:val="superscript"/>
        </w:rPr>
      </w:r>
    </w:p>
    <w:p>
      <w:pPr>
        <w:pStyle w:val="Normal"/>
        <w:rPr>
          <w:sz w:val="18"/>
          <w:szCs w:val="18"/>
          <w:vertAlign w:val="superscript"/>
        </w:rPr>
      </w:pPr>
      <w:r>
        <w:rPr>
          <w:sz w:val="18"/>
          <w:szCs w:val="18"/>
          <w:vertAlign w:val="superscript"/>
        </w:rPr>
      </w:r>
    </w:p>
    <w:p>
      <w:pPr>
        <w:pStyle w:val="Normal"/>
        <w:rPr>
          <w:sz w:val="18"/>
          <w:szCs w:val="18"/>
          <w:vertAlign w:val="superscript"/>
        </w:rPr>
      </w:pPr>
      <w:r>
        <w:rPr>
          <w:sz w:val="18"/>
          <w:szCs w:val="18"/>
          <w:vertAlign w:val="superscript"/>
        </w:rPr>
      </w:r>
    </w:p>
    <w:p>
      <w:pPr>
        <w:pStyle w:val="Normal"/>
        <w:rPr>
          <w:sz w:val="18"/>
          <w:szCs w:val="18"/>
          <w:vertAlign w:val="superscript"/>
        </w:rPr>
      </w:pPr>
      <w:r>
        <w:rPr>
          <w:sz w:val="18"/>
          <w:szCs w:val="18"/>
          <w:vertAlign w:val="superscript"/>
        </w:rPr>
      </w:r>
    </w:p>
    <w:p>
      <w:pPr>
        <w:pStyle w:val="Normal"/>
        <w:rPr>
          <w:sz w:val="18"/>
          <w:szCs w:val="18"/>
          <w:vertAlign w:val="superscript"/>
        </w:rPr>
      </w:pPr>
      <w:r>
        <w:rPr>
          <w:sz w:val="18"/>
          <w:szCs w:val="18"/>
          <w:vertAlign w:val="superscript"/>
        </w:rPr>
      </w:r>
    </w:p>
    <w:p>
      <w:pPr>
        <w:pStyle w:val="Normal"/>
        <w:rPr>
          <w:sz w:val="18"/>
          <w:szCs w:val="18"/>
          <w:vertAlign w:val="superscript"/>
        </w:rPr>
      </w:pPr>
      <w:r>
        <w:rPr>
          <w:sz w:val="18"/>
          <w:szCs w:val="18"/>
          <w:vertAlign w:val="superscript"/>
        </w:rPr>
      </w:r>
    </w:p>
    <w:p>
      <w:pPr>
        <w:pStyle w:val="Normal"/>
        <w:rPr>
          <w:sz w:val="18"/>
          <w:szCs w:val="18"/>
          <w:vertAlign w:val="superscript"/>
        </w:rPr>
      </w:pPr>
      <w:r>
        <w:rPr>
          <w:sz w:val="18"/>
          <w:szCs w:val="18"/>
          <w:vertAlign w:val="superscript"/>
        </w:rPr>
      </w:r>
    </w:p>
    <w:p>
      <w:pPr>
        <w:pStyle w:val="Normal"/>
        <w:rPr>
          <w:sz w:val="18"/>
          <w:szCs w:val="18"/>
          <w:vertAlign w:val="superscript"/>
        </w:rPr>
      </w:pPr>
      <w:r>
        <w:rPr>
          <w:sz w:val="18"/>
          <w:szCs w:val="18"/>
          <w:vertAlign w:val="superscript"/>
        </w:rPr>
      </w:r>
    </w:p>
    <w:p>
      <w:pPr>
        <w:pStyle w:val="Normal"/>
        <w:rPr>
          <w:sz w:val="18"/>
          <w:szCs w:val="18"/>
          <w:vertAlign w:val="superscript"/>
        </w:rPr>
      </w:pPr>
      <w:r>
        <w:rPr>
          <w:sz w:val="18"/>
          <w:szCs w:val="18"/>
          <w:vertAlign w:val="superscript"/>
        </w:rPr>
      </w:r>
    </w:p>
    <w:p>
      <w:pPr>
        <w:pStyle w:val="Normal"/>
        <w:rPr>
          <w:sz w:val="18"/>
          <w:szCs w:val="18"/>
          <w:vertAlign w:val="superscript"/>
        </w:rPr>
      </w:pPr>
      <w:r>
        <w:rPr>
          <w:sz w:val="18"/>
          <w:szCs w:val="18"/>
          <w:vertAlign w:val="superscript"/>
        </w:rPr>
      </w:r>
    </w:p>
    <w:p>
      <w:pPr>
        <w:pStyle w:val="Normal"/>
        <w:rPr>
          <w:sz w:val="18"/>
          <w:szCs w:val="18"/>
          <w:vertAlign w:val="superscript"/>
        </w:rPr>
      </w:pPr>
      <w:r>
        <w:rPr>
          <w:sz w:val="18"/>
          <w:szCs w:val="18"/>
          <w:vertAlign w:val="superscript"/>
        </w:rPr>
      </w:r>
    </w:p>
    <w:p>
      <w:pPr>
        <w:pStyle w:val="Normal"/>
        <w:rPr>
          <w:sz w:val="18"/>
          <w:szCs w:val="18"/>
          <w:vertAlign w:val="superscript"/>
        </w:rPr>
      </w:pPr>
      <w:r>
        <w:rPr>
          <w:sz w:val="18"/>
          <w:szCs w:val="18"/>
          <w:vertAlign w:val="superscript"/>
        </w:rPr>
      </w:r>
    </w:p>
    <w:p>
      <w:pPr>
        <w:pStyle w:val="Normal"/>
        <w:rPr>
          <w:sz w:val="18"/>
          <w:szCs w:val="18"/>
          <w:vertAlign w:val="superscript"/>
        </w:rPr>
      </w:pPr>
      <w:r>
        <w:rPr>
          <w:sz w:val="18"/>
          <w:szCs w:val="18"/>
          <w:vertAlign w:val="superscript"/>
        </w:rPr>
      </w:r>
    </w:p>
    <w:p>
      <w:pPr>
        <w:pStyle w:val="Normal"/>
        <w:rPr>
          <w:sz w:val="18"/>
          <w:szCs w:val="18"/>
          <w:vertAlign w:val="superscript"/>
        </w:rPr>
      </w:pPr>
      <w:r>
        <w:rPr>
          <w:sz w:val="18"/>
          <w:szCs w:val="18"/>
          <w:vertAlign w:val="superscript"/>
        </w:rPr>
      </w:r>
    </w:p>
    <w:p>
      <w:pPr>
        <w:pStyle w:val="Normal"/>
        <w:rPr>
          <w:sz w:val="18"/>
          <w:szCs w:val="18"/>
          <w:vertAlign w:val="superscript"/>
        </w:rPr>
      </w:pPr>
      <w:r>
        <w:rPr>
          <w:sz w:val="18"/>
          <w:szCs w:val="18"/>
          <w:vertAlign w:val="superscript"/>
        </w:rPr>
      </w:r>
    </w:p>
    <w:p>
      <w:pPr>
        <w:pStyle w:val="Normal"/>
        <w:rPr>
          <w:b/>
          <w:b/>
          <w:bCs/>
          <w:sz w:val="20"/>
          <w:szCs w:val="20"/>
        </w:rPr>
      </w:pPr>
      <w:r>
        <w:rPr>
          <w:b/>
          <w:bCs/>
          <w:sz w:val="20"/>
          <w:szCs w:val="20"/>
        </w:rPr>
      </w:r>
    </w:p>
    <w:p>
      <w:pPr>
        <w:pStyle w:val="Normal"/>
        <w:rPr>
          <w:b/>
          <w:b/>
          <w:bCs/>
          <w:sz w:val="20"/>
          <w:szCs w:val="20"/>
        </w:rPr>
      </w:pPr>
      <w:r>
        <w:rPr>
          <w:b/>
          <w:bCs/>
          <w:sz w:val="20"/>
          <w:szCs w:val="20"/>
        </w:rPr>
        <w:t>Figure 10. Map of Cambodia showing the clusters resulting from the unweighted pair-group using arithmetic averages (UPGMA) method. Provinces are labelled. The upper white polygon is the Tonle Sap lake, and the lower white polygon is the city of Phnom Penh, both of which were excluded from the analysis.</w:t>
      </w:r>
    </w:p>
    <w:p>
      <w:pPr>
        <w:pStyle w:val="Normal"/>
        <w:rPr>
          <w:sz w:val="18"/>
          <w:szCs w:val="18"/>
          <w:vertAlign w:val="superscript"/>
        </w:rPr>
      </w:pPr>
      <w:r>
        <w:rPr/>
        <w:drawing>
          <wp:inline distT="0" distB="0" distL="0" distR="0">
            <wp:extent cx="4933950" cy="4933950"/>
            <wp:effectExtent l="0" t="0" r="0" b="0"/>
            <wp:docPr id="11"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descr="Chart, bar chart&#10;&#10;Description automatically generated"/>
                    <pic:cNvPicPr>
                      <a:picLocks noChangeAspect="1" noChangeArrowheads="1"/>
                    </pic:cNvPicPr>
                  </pic:nvPicPr>
                  <pic:blipFill>
                    <a:blip r:embed="rId13"/>
                    <a:stretch>
                      <a:fillRect/>
                    </a:stretch>
                  </pic:blipFill>
                  <pic:spPr bwMode="auto">
                    <a:xfrm>
                      <a:off x="0" y="0"/>
                      <a:ext cx="4933950" cy="4933950"/>
                    </a:xfrm>
                    <a:prstGeom prst="rect">
                      <a:avLst/>
                    </a:prstGeom>
                  </pic:spPr>
                </pic:pic>
              </a:graphicData>
            </a:graphic>
          </wp:inline>
        </w:drawing>
      </w:r>
    </w:p>
    <w:p>
      <w:pPr>
        <w:pStyle w:val="Normal"/>
        <w:rPr>
          <w:b/>
          <w:b/>
          <w:bCs/>
          <w:sz w:val="20"/>
          <w:szCs w:val="20"/>
        </w:rPr>
      </w:pPr>
      <w:r>
        <w:rPr>
          <w:b/>
          <w:bCs/>
          <w:sz w:val="20"/>
          <w:szCs w:val="20"/>
        </w:rPr>
        <w:t xml:space="preserve">Figure 11. Heatmap showing the variable values for each cluster. Variables were categorised as “v.low” if the mean (across provinces within that cluster) was below the 25% quantile for that variable across the whole country, “low” if the mean was above 25 and below 50%, “high” if the mean was above 50% but below 75%, and “v.high” if the mean was above the 75% quantile. Pax_migt_out = numbers of out-migrants, Pax_migt_in = numbers of in-migrants, land_confl = number of land conflicts, crim_case = criminal cases per capita, KM_Comm = distance to commune office, garbage = proportion of families with access to waste collection, dist_school = distance to nearest school, pig_fam = proportion of families who keep pigs, Les1_R_Land = proportion of families with no rice land, propSecSec = proportion of adults employed in the secondary sector, propPrimSec = proportion of adults employed in the primary sector, M6_24_sch = proportion of males aged 6-24 in education, prop_ind = proportion of the population that is indigenous, pop_den = population density. </w:t>
      </w:r>
    </w:p>
    <w:p>
      <w:pPr>
        <w:pStyle w:val="Normal"/>
        <w:rPr>
          <w:sz w:val="18"/>
          <w:szCs w:val="18"/>
          <w:vertAlign w:val="superscript"/>
        </w:rPr>
      </w:pPr>
      <w:r>
        <w:rPr>
          <w:sz w:val="18"/>
          <w:szCs w:val="18"/>
          <w:vertAlign w:val="superscript"/>
        </w:rPr>
      </w:r>
    </w:p>
    <w:p>
      <w:pPr>
        <w:pStyle w:val="Normal"/>
        <w:rPr>
          <w:sz w:val="18"/>
          <w:szCs w:val="18"/>
          <w:vertAlign w:val="superscript"/>
        </w:rPr>
      </w:pPr>
      <w:r>
        <w:rPr>
          <w:sz w:val="18"/>
          <w:szCs w:val="18"/>
          <w:vertAlign w:val="superscript"/>
        </w:rPr>
      </w:r>
    </w:p>
    <w:p>
      <w:pPr>
        <w:pStyle w:val="Normal"/>
        <w:rPr>
          <w:sz w:val="18"/>
          <w:szCs w:val="18"/>
          <w:vertAlign w:val="superscript"/>
        </w:rPr>
      </w:pPr>
      <w:r>
        <w:rPr>
          <w:sz w:val="18"/>
          <w:szCs w:val="18"/>
          <w:vertAlign w:val="superscript"/>
        </w:rPr>
      </w:r>
    </w:p>
    <w:p>
      <w:pPr>
        <w:pStyle w:val="Normal"/>
        <w:rPr>
          <w:sz w:val="18"/>
          <w:szCs w:val="18"/>
          <w:vertAlign w:val="superscript"/>
        </w:rPr>
      </w:pPr>
      <w:r>
        <w:rPr>
          <w:sz w:val="18"/>
          <w:szCs w:val="18"/>
          <w:vertAlign w:val="superscript"/>
        </w:rPr>
      </w:r>
    </w:p>
    <w:p>
      <w:pPr>
        <w:pStyle w:val="Normal"/>
        <w:rPr>
          <w:sz w:val="18"/>
          <w:szCs w:val="18"/>
          <w:vertAlign w:val="superscript"/>
        </w:rPr>
      </w:pPr>
      <w:r>
        <w:rPr>
          <w:sz w:val="18"/>
          <w:szCs w:val="18"/>
          <w:vertAlign w:val="superscript"/>
        </w:rPr>
      </w:r>
    </w:p>
    <w:p>
      <w:pPr>
        <w:pStyle w:val="Normal"/>
        <w:rPr>
          <w:sz w:val="18"/>
          <w:szCs w:val="18"/>
          <w:vertAlign w:val="superscript"/>
        </w:rPr>
      </w:pPr>
      <w:r>
        <w:rPr>
          <w:sz w:val="18"/>
          <w:szCs w:val="18"/>
          <w:vertAlign w:val="superscript"/>
        </w:rPr>
      </w:r>
    </w:p>
    <w:p>
      <w:pPr>
        <w:pStyle w:val="Normal"/>
        <w:rPr>
          <w:sz w:val="18"/>
          <w:szCs w:val="18"/>
          <w:vertAlign w:val="superscript"/>
        </w:rPr>
      </w:pPr>
      <w:r>
        <w:rPr>
          <w:sz w:val="18"/>
          <w:szCs w:val="18"/>
          <w:vertAlign w:val="superscript"/>
        </w:rPr>
        <w:drawing>
          <wp:anchor behindDoc="1" distT="0" distB="0" distL="0" distR="0" simplePos="0" locked="0" layoutInCell="1" allowOverlap="1" relativeHeight="5">
            <wp:simplePos x="0" y="0"/>
            <wp:positionH relativeFrom="margin">
              <wp:posOffset>-439420</wp:posOffset>
            </wp:positionH>
            <wp:positionV relativeFrom="paragraph">
              <wp:posOffset>-249555</wp:posOffset>
            </wp:positionV>
            <wp:extent cx="6590665" cy="4393565"/>
            <wp:effectExtent l="0" t="0" r="0" b="0"/>
            <wp:wrapNone/>
            <wp:docPr id="1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descr="Diagram&#10;&#10;Description automatically generated"/>
                    <pic:cNvPicPr>
                      <a:picLocks noChangeAspect="1" noChangeArrowheads="1"/>
                    </pic:cNvPicPr>
                  </pic:nvPicPr>
                  <pic:blipFill>
                    <a:blip r:embed="rId14"/>
                    <a:stretch>
                      <a:fillRect/>
                    </a:stretch>
                  </pic:blipFill>
                  <pic:spPr bwMode="auto">
                    <a:xfrm>
                      <a:off x="0" y="0"/>
                      <a:ext cx="6590665" cy="4393565"/>
                    </a:xfrm>
                    <a:prstGeom prst="rect">
                      <a:avLst/>
                    </a:prstGeom>
                  </pic:spPr>
                </pic:pic>
              </a:graphicData>
            </a:graphic>
          </wp:anchor>
        </w:drawing>
      </w:r>
    </w:p>
    <w:p>
      <w:pPr>
        <w:pStyle w:val="Normal"/>
        <w:tabs>
          <w:tab w:val="clear" w:pos="720"/>
          <w:tab w:val="left" w:pos="936" w:leader="none"/>
        </w:tabs>
        <w:rPr>
          <w:sz w:val="18"/>
          <w:szCs w:val="18"/>
          <w:vertAlign w:val="superscript"/>
        </w:rPr>
      </w:pPr>
      <w:r>
        <w:rPr>
          <w:sz w:val="18"/>
          <w:szCs w:val="18"/>
          <w:vertAlign w:val="superscript"/>
        </w:rPr>
      </w:r>
    </w:p>
    <w:p>
      <w:pPr>
        <w:pStyle w:val="Normal"/>
        <w:tabs>
          <w:tab w:val="clear" w:pos="720"/>
          <w:tab w:val="left" w:pos="936" w:leader="none"/>
        </w:tabs>
        <w:rPr>
          <w:sz w:val="18"/>
          <w:szCs w:val="18"/>
          <w:vertAlign w:val="superscript"/>
        </w:rPr>
      </w:pPr>
      <w:r>
        <w:rPr>
          <w:sz w:val="18"/>
          <w:szCs w:val="18"/>
          <w:vertAlign w:val="superscript"/>
        </w:rPr>
      </w:r>
    </w:p>
    <w:p>
      <w:pPr>
        <w:pStyle w:val="Normal"/>
        <w:tabs>
          <w:tab w:val="clear" w:pos="720"/>
          <w:tab w:val="left" w:pos="936" w:leader="none"/>
        </w:tabs>
        <w:rPr>
          <w:sz w:val="18"/>
          <w:szCs w:val="18"/>
          <w:vertAlign w:val="superscript"/>
        </w:rPr>
      </w:pPr>
      <w:r>
        <w:rPr>
          <w:sz w:val="18"/>
          <w:szCs w:val="18"/>
          <w:vertAlign w:val="superscript"/>
        </w:rPr>
      </w:r>
    </w:p>
    <w:p>
      <w:pPr>
        <w:pStyle w:val="Normal"/>
        <w:tabs>
          <w:tab w:val="clear" w:pos="720"/>
          <w:tab w:val="left" w:pos="936" w:leader="none"/>
        </w:tabs>
        <w:rPr>
          <w:sz w:val="18"/>
          <w:szCs w:val="18"/>
          <w:vertAlign w:val="superscript"/>
        </w:rPr>
      </w:pPr>
      <w:r>
        <w:rPr>
          <w:sz w:val="18"/>
          <w:szCs w:val="18"/>
          <w:vertAlign w:val="superscript"/>
        </w:rPr>
      </w:r>
    </w:p>
    <w:p>
      <w:pPr>
        <w:pStyle w:val="Normal"/>
        <w:tabs>
          <w:tab w:val="clear" w:pos="720"/>
          <w:tab w:val="left" w:pos="936" w:leader="none"/>
        </w:tabs>
        <w:rPr>
          <w:sz w:val="18"/>
          <w:szCs w:val="18"/>
          <w:vertAlign w:val="superscript"/>
        </w:rPr>
      </w:pPr>
      <w:r>
        <w:rPr>
          <w:sz w:val="18"/>
          <w:szCs w:val="18"/>
          <w:vertAlign w:val="superscript"/>
        </w:rPr>
      </w:r>
    </w:p>
    <w:p>
      <w:pPr>
        <w:pStyle w:val="Normal"/>
        <w:tabs>
          <w:tab w:val="clear" w:pos="720"/>
          <w:tab w:val="left" w:pos="936" w:leader="none"/>
        </w:tabs>
        <w:rPr>
          <w:sz w:val="18"/>
          <w:szCs w:val="18"/>
          <w:vertAlign w:val="superscript"/>
        </w:rPr>
      </w:pPr>
      <w:r>
        <w:rPr>
          <w:sz w:val="18"/>
          <w:szCs w:val="18"/>
          <w:vertAlign w:val="superscript"/>
        </w:rPr>
      </w:r>
    </w:p>
    <w:p>
      <w:pPr>
        <w:pStyle w:val="Normal"/>
        <w:tabs>
          <w:tab w:val="clear" w:pos="720"/>
          <w:tab w:val="left" w:pos="936" w:leader="none"/>
        </w:tabs>
        <w:rPr>
          <w:sz w:val="18"/>
          <w:szCs w:val="18"/>
          <w:vertAlign w:val="superscript"/>
        </w:rPr>
      </w:pPr>
      <w:r>
        <w:rPr>
          <w:sz w:val="18"/>
          <w:szCs w:val="18"/>
          <w:vertAlign w:val="superscript"/>
        </w:rPr>
      </w:r>
    </w:p>
    <w:p>
      <w:pPr>
        <w:pStyle w:val="Normal"/>
        <w:tabs>
          <w:tab w:val="clear" w:pos="720"/>
          <w:tab w:val="left" w:pos="936" w:leader="none"/>
        </w:tabs>
        <w:rPr>
          <w:sz w:val="18"/>
          <w:szCs w:val="18"/>
          <w:vertAlign w:val="superscript"/>
        </w:rPr>
      </w:pPr>
      <w:r>
        <w:rPr>
          <w:sz w:val="18"/>
          <w:szCs w:val="18"/>
          <w:vertAlign w:val="superscript"/>
        </w:rPr>
      </w:r>
    </w:p>
    <w:p>
      <w:pPr>
        <w:pStyle w:val="Normal"/>
        <w:tabs>
          <w:tab w:val="clear" w:pos="720"/>
          <w:tab w:val="left" w:pos="936" w:leader="none"/>
        </w:tabs>
        <w:rPr>
          <w:sz w:val="18"/>
          <w:szCs w:val="18"/>
          <w:vertAlign w:val="superscript"/>
        </w:rPr>
      </w:pPr>
      <w:r>
        <w:rPr>
          <w:sz w:val="18"/>
          <w:szCs w:val="18"/>
          <w:vertAlign w:val="superscript"/>
        </w:rPr>
      </w:r>
    </w:p>
    <w:p>
      <w:pPr>
        <w:pStyle w:val="Normal"/>
        <w:tabs>
          <w:tab w:val="clear" w:pos="720"/>
          <w:tab w:val="left" w:pos="936" w:leader="none"/>
        </w:tabs>
        <w:rPr>
          <w:sz w:val="18"/>
          <w:szCs w:val="18"/>
          <w:vertAlign w:val="superscript"/>
        </w:rPr>
      </w:pPr>
      <w:r>
        <w:rPr>
          <w:sz w:val="18"/>
          <w:szCs w:val="18"/>
          <w:vertAlign w:val="superscript"/>
        </w:rPr>
      </w:r>
    </w:p>
    <w:p>
      <w:pPr>
        <w:pStyle w:val="Normal"/>
        <w:tabs>
          <w:tab w:val="clear" w:pos="720"/>
          <w:tab w:val="left" w:pos="936" w:leader="none"/>
        </w:tabs>
        <w:rPr>
          <w:sz w:val="18"/>
          <w:szCs w:val="18"/>
          <w:vertAlign w:val="superscript"/>
        </w:rPr>
      </w:pPr>
      <w:r>
        <w:rPr>
          <w:sz w:val="18"/>
          <w:szCs w:val="18"/>
          <w:vertAlign w:val="superscript"/>
        </w:rPr>
      </w:r>
    </w:p>
    <w:p>
      <w:pPr>
        <w:pStyle w:val="Normal"/>
        <w:tabs>
          <w:tab w:val="clear" w:pos="720"/>
          <w:tab w:val="left" w:pos="936" w:leader="none"/>
        </w:tabs>
        <w:rPr>
          <w:sz w:val="18"/>
          <w:szCs w:val="18"/>
          <w:vertAlign w:val="superscript"/>
        </w:rPr>
      </w:pPr>
      <w:r>
        <w:rPr>
          <w:sz w:val="18"/>
          <w:szCs w:val="18"/>
          <w:vertAlign w:val="superscript"/>
        </w:rPr>
      </w:r>
    </w:p>
    <w:p>
      <w:pPr>
        <w:pStyle w:val="Normal"/>
        <w:tabs>
          <w:tab w:val="clear" w:pos="720"/>
          <w:tab w:val="left" w:pos="936" w:leader="none"/>
        </w:tabs>
        <w:rPr>
          <w:sz w:val="18"/>
          <w:szCs w:val="18"/>
          <w:vertAlign w:val="superscript"/>
        </w:rPr>
      </w:pPr>
      <w:r>
        <w:rPr>
          <w:sz w:val="18"/>
          <w:szCs w:val="18"/>
          <w:vertAlign w:val="superscript"/>
        </w:rPr>
      </w:r>
    </w:p>
    <w:p>
      <w:pPr>
        <w:pStyle w:val="Normal"/>
        <w:tabs>
          <w:tab w:val="clear" w:pos="720"/>
          <w:tab w:val="left" w:pos="936" w:leader="none"/>
        </w:tabs>
        <w:rPr>
          <w:sz w:val="18"/>
          <w:szCs w:val="18"/>
          <w:vertAlign w:val="superscript"/>
        </w:rPr>
      </w:pPr>
      <w:r>
        <w:rPr>
          <w:sz w:val="18"/>
          <w:szCs w:val="18"/>
          <w:vertAlign w:val="superscript"/>
        </w:rPr>
      </w:r>
    </w:p>
    <w:p>
      <w:pPr>
        <w:pStyle w:val="Normal"/>
        <w:tabs>
          <w:tab w:val="clear" w:pos="720"/>
          <w:tab w:val="left" w:pos="936" w:leader="none"/>
        </w:tabs>
        <w:rPr>
          <w:sz w:val="20"/>
          <w:szCs w:val="20"/>
        </w:rPr>
      </w:pPr>
      <w:commentRangeStart w:id="39"/>
      <w:r>
        <w:rPr>
          <w:b/>
          <w:bCs/>
          <w:sz w:val="20"/>
          <w:szCs w:val="20"/>
        </w:rPr>
        <w:t>Figure</w:t>
      </w:r>
      <w:ins w:id="1" w:author="Jeroen Minderman" w:date="2021-08-30T15:09:14Z">
        <w:r>
          <w:rPr>
            <w:b/>
            <w:bCs/>
            <w:sz w:val="20"/>
            <w:szCs w:val="20"/>
          </w:rPr>
        </w:r>
      </w:ins>
      <w:commentRangeEnd w:id="39"/>
      <w:r>
        <w:commentReference w:id="39"/>
      </w:r>
      <w:r>
        <w:rPr>
          <w:b/>
          <w:bCs/>
          <w:sz w:val="20"/>
          <w:szCs w:val="20"/>
        </w:rPr>
        <w:t xml:space="preserve"> 12. Boxplots showing the distribution of environmental variables for each cluster: </w:t>
      </w:r>
      <w:r>
        <w:rPr>
          <w:b/>
          <w:bCs/>
          <w:i/>
          <w:iCs/>
          <w:sz w:val="20"/>
          <w:szCs w:val="20"/>
        </w:rPr>
        <w:t>a</w:t>
      </w:r>
      <w:r>
        <w:rPr>
          <w:b/>
          <w:bCs/>
          <w:sz w:val="20"/>
          <w:szCs w:val="20"/>
        </w:rPr>
        <w:t xml:space="preserve"> = mean forest area, </w:t>
      </w:r>
      <w:r>
        <w:rPr>
          <w:b/>
          <w:bCs/>
          <w:i/>
          <w:iCs/>
          <w:sz w:val="20"/>
          <w:szCs w:val="20"/>
        </w:rPr>
        <w:t xml:space="preserve">b </w:t>
      </w:r>
      <w:r>
        <w:rPr>
          <w:b/>
          <w:bCs/>
          <w:sz w:val="20"/>
          <w:szCs w:val="20"/>
        </w:rPr>
        <w:t>= mean area (km</w:t>
      </w:r>
      <w:r>
        <w:rPr>
          <w:b/>
          <w:bCs/>
          <w:sz w:val="20"/>
          <w:szCs w:val="20"/>
          <w:vertAlign w:val="superscript"/>
        </w:rPr>
        <w:t>2</w:t>
      </w:r>
      <w:r>
        <w:rPr>
          <w:b/>
          <w:bCs/>
          <w:sz w:val="20"/>
          <w:szCs w:val="20"/>
        </w:rPr>
        <w:t>),</w:t>
      </w:r>
      <w:r>
        <w:rPr>
          <w:b/>
          <w:bCs/>
          <w:i/>
          <w:iCs/>
          <w:sz w:val="20"/>
          <w:szCs w:val="20"/>
        </w:rPr>
        <w:t xml:space="preserve"> c </w:t>
      </w:r>
      <w:r>
        <w:rPr>
          <w:b/>
          <w:bCs/>
          <w:sz w:val="20"/>
          <w:szCs w:val="20"/>
        </w:rPr>
        <w:t xml:space="preserve">= change in forest cover (between 2007-2012), </w:t>
      </w:r>
      <w:r>
        <w:rPr>
          <w:b/>
          <w:bCs/>
          <w:i/>
          <w:iCs/>
          <w:sz w:val="20"/>
          <w:szCs w:val="20"/>
        </w:rPr>
        <w:t>d</w:t>
      </w:r>
      <w:r>
        <w:rPr>
          <w:b/>
          <w:bCs/>
          <w:sz w:val="20"/>
          <w:szCs w:val="20"/>
        </w:rPr>
        <w:t xml:space="preserve"> = mean elevation (masl), </w:t>
      </w:r>
      <w:r>
        <w:rPr>
          <w:b/>
          <w:bCs/>
          <w:i/>
          <w:iCs/>
          <w:sz w:val="20"/>
          <w:szCs w:val="20"/>
        </w:rPr>
        <w:t>e</w:t>
      </w:r>
      <w:r>
        <w:rPr>
          <w:b/>
          <w:bCs/>
          <w:sz w:val="20"/>
          <w:szCs w:val="20"/>
        </w:rPr>
        <w:t xml:space="preserve"> = mean distance to international border, </w:t>
      </w:r>
      <w:r>
        <w:rPr>
          <w:b/>
          <w:bCs/>
          <w:i/>
          <w:iCs/>
          <w:sz w:val="20"/>
          <w:szCs w:val="20"/>
        </w:rPr>
        <w:t>f</w:t>
      </w:r>
      <w:r>
        <w:rPr>
          <w:b/>
          <w:bCs/>
          <w:sz w:val="20"/>
          <w:szCs w:val="20"/>
        </w:rPr>
        <w:t xml:space="preserve"> = mean distance to a provincial capital.  Boxplots show the median (centre line within boxes), 25 and 75% percentiles (box edges), and minimum and maximum values (upper and lower whiskers, not exceeding 1.5 </w:t>
      </w:r>
      <w:r>
        <w:rPr>
          <w:rFonts w:cs="Calibri" w:cstheme="minorHAnsi"/>
          <w:b/>
          <w:bCs/>
          <w:sz w:val="20"/>
          <w:szCs w:val="20"/>
        </w:rPr>
        <w:t>×</w:t>
      </w:r>
      <w:r>
        <w:rPr>
          <w:b/>
          <w:bCs/>
          <w:sz w:val="20"/>
          <w:szCs w:val="20"/>
        </w:rPr>
        <w:t xml:space="preserve"> interquartile range). 5 UPGMA clusters.</w:t>
      </w:r>
      <w:r>
        <w:rPr>
          <w:sz w:val="20"/>
          <w:szCs w:val="20"/>
        </w:rPr>
        <w:tab/>
      </w:r>
    </w:p>
    <w:p>
      <w:pPr>
        <w:pStyle w:val="Normal"/>
        <w:tabs>
          <w:tab w:val="clear" w:pos="720"/>
          <w:tab w:val="left" w:pos="936" w:leader="none"/>
        </w:tabs>
        <w:rPr>
          <w:sz w:val="20"/>
          <w:szCs w:val="20"/>
        </w:rPr>
      </w:pPr>
      <w:r>
        <w:rPr>
          <w:sz w:val="20"/>
          <w:szCs w:val="20"/>
        </w:rPr>
      </w:r>
    </w:p>
    <w:p>
      <w:pPr>
        <w:pStyle w:val="Normal"/>
        <w:tabs>
          <w:tab w:val="clear" w:pos="720"/>
          <w:tab w:val="left" w:pos="936" w:leader="none"/>
        </w:tabs>
        <w:rPr>
          <w:sz w:val="20"/>
          <w:szCs w:val="20"/>
        </w:rPr>
      </w:pPr>
      <w:r>
        <w:rPr>
          <w:sz w:val="20"/>
          <w:szCs w:val="20"/>
        </w:rPr>
      </w:r>
    </w:p>
    <w:p>
      <w:pPr>
        <w:pStyle w:val="Normal"/>
        <w:tabs>
          <w:tab w:val="clear" w:pos="720"/>
          <w:tab w:val="left" w:pos="936" w:leader="none"/>
        </w:tabs>
        <w:rPr>
          <w:sz w:val="20"/>
          <w:szCs w:val="20"/>
        </w:rPr>
      </w:pPr>
      <w:r>
        <w:rPr>
          <w:sz w:val="20"/>
          <w:szCs w:val="20"/>
        </w:rPr>
      </w:r>
    </w:p>
    <w:p>
      <w:pPr>
        <w:pStyle w:val="Normal"/>
        <w:tabs>
          <w:tab w:val="clear" w:pos="720"/>
          <w:tab w:val="left" w:pos="936" w:leader="none"/>
        </w:tabs>
        <w:rPr>
          <w:sz w:val="20"/>
          <w:szCs w:val="20"/>
        </w:rPr>
      </w:pPr>
      <w:r>
        <w:rPr>
          <w:sz w:val="20"/>
          <w:szCs w:val="20"/>
        </w:rPr>
      </w:r>
    </w:p>
    <w:p>
      <w:pPr>
        <w:pStyle w:val="Normal"/>
        <w:tabs>
          <w:tab w:val="clear" w:pos="720"/>
          <w:tab w:val="left" w:pos="936" w:leader="none"/>
        </w:tabs>
        <w:rPr>
          <w:sz w:val="20"/>
          <w:szCs w:val="20"/>
        </w:rPr>
      </w:pPr>
      <w:r>
        <w:rPr>
          <w:sz w:val="20"/>
          <w:szCs w:val="20"/>
        </w:rPr>
      </w:r>
    </w:p>
    <w:p>
      <w:pPr>
        <w:pStyle w:val="Normal"/>
        <w:tabs>
          <w:tab w:val="clear" w:pos="720"/>
          <w:tab w:val="left" w:pos="936" w:leader="none"/>
        </w:tabs>
        <w:rPr>
          <w:sz w:val="20"/>
          <w:szCs w:val="20"/>
        </w:rPr>
      </w:pPr>
      <w:r>
        <w:rPr>
          <w:sz w:val="20"/>
          <w:szCs w:val="20"/>
        </w:rPr>
      </w:r>
    </w:p>
    <w:p>
      <w:pPr>
        <w:pStyle w:val="Normal"/>
        <w:tabs>
          <w:tab w:val="clear" w:pos="720"/>
          <w:tab w:val="left" w:pos="936" w:leader="none"/>
        </w:tabs>
        <w:rPr>
          <w:sz w:val="20"/>
          <w:szCs w:val="20"/>
        </w:rPr>
      </w:pPr>
      <w:r>
        <w:rPr>
          <w:sz w:val="20"/>
          <w:szCs w:val="20"/>
        </w:rPr>
      </w:r>
    </w:p>
    <w:p>
      <w:pPr>
        <w:pStyle w:val="Normal"/>
        <w:tabs>
          <w:tab w:val="clear" w:pos="720"/>
          <w:tab w:val="left" w:pos="936" w:leader="none"/>
        </w:tabs>
        <w:rPr>
          <w:sz w:val="20"/>
          <w:szCs w:val="20"/>
        </w:rPr>
      </w:pPr>
      <w:r>
        <w:rPr>
          <w:sz w:val="20"/>
          <w:szCs w:val="20"/>
        </w:rPr>
      </w:r>
    </w:p>
    <w:p>
      <w:pPr>
        <w:pStyle w:val="Normal"/>
        <w:tabs>
          <w:tab w:val="clear" w:pos="720"/>
          <w:tab w:val="left" w:pos="936" w:leader="none"/>
        </w:tabs>
        <w:rPr>
          <w:sz w:val="20"/>
          <w:szCs w:val="20"/>
        </w:rPr>
      </w:pPr>
      <w:r>
        <w:rPr>
          <w:sz w:val="20"/>
          <w:szCs w:val="20"/>
        </w:rPr>
      </w:r>
    </w:p>
    <w:p>
      <w:pPr>
        <w:pStyle w:val="Normal"/>
        <w:tabs>
          <w:tab w:val="clear" w:pos="720"/>
          <w:tab w:val="left" w:pos="936" w:leader="none"/>
        </w:tabs>
        <w:rPr>
          <w:sz w:val="20"/>
          <w:szCs w:val="20"/>
        </w:rPr>
      </w:pPr>
      <w:r>
        <w:rPr>
          <w:sz w:val="20"/>
          <w:szCs w:val="20"/>
        </w:rPr>
      </w:r>
    </w:p>
    <w:p>
      <w:pPr>
        <w:sectPr>
          <w:footerReference w:type="default" r:id="rId15"/>
          <w:type w:val="nextPage"/>
          <w:pgSz w:w="11906" w:h="16838"/>
          <w:pgMar w:left="1440" w:right="1440" w:header="0" w:top="1440" w:footer="1440" w:bottom="1992" w:gutter="0"/>
          <w:pgNumType w:fmt="decimal"/>
          <w:formProt w:val="false"/>
          <w:textDirection w:val="lrTb"/>
          <w:docGrid w:type="default" w:linePitch="360" w:charSpace="4096"/>
        </w:sectPr>
        <w:pStyle w:val="Normal"/>
        <w:tabs>
          <w:tab w:val="clear" w:pos="720"/>
          <w:tab w:val="left" w:pos="936" w:leader="none"/>
        </w:tabs>
        <w:rPr>
          <w:sz w:val="20"/>
          <w:szCs w:val="20"/>
        </w:rPr>
      </w:pPr>
      <w:r>
        <w:rPr>
          <w:sz w:val="20"/>
          <w:szCs w:val="20"/>
        </w:rPr>
      </w:r>
    </w:p>
    <w:p>
      <w:pPr>
        <w:pStyle w:val="Normal"/>
        <w:tabs>
          <w:tab w:val="clear" w:pos="720"/>
          <w:tab w:val="left" w:pos="936" w:leader="none"/>
        </w:tabs>
        <w:rPr>
          <w:b/>
          <w:b/>
          <w:bCs/>
          <w:sz w:val="20"/>
          <w:szCs w:val="20"/>
        </w:rPr>
      </w:pPr>
      <w:r>
        <w:rPr>
          <w:b/>
          <w:bCs/>
          <w:sz w:val="20"/>
          <w:szCs w:val="20"/>
        </w:rPr>
        <w:t>Table 5. Descriptive typology of the provinces and clusters within Cambodia, clustered using socioeconomic variables and the unweighted pair group using arithmetic mean (UPGMA)</w:t>
      </w:r>
    </w:p>
    <w:tbl>
      <w:tblPr>
        <w:tblStyle w:val="TableGrid"/>
        <w:tblW w:w="14029" w:type="dxa"/>
        <w:jc w:val="left"/>
        <w:tblInd w:w="0" w:type="dxa"/>
        <w:tblCellMar>
          <w:top w:w="0" w:type="dxa"/>
          <w:left w:w="108" w:type="dxa"/>
          <w:bottom w:w="0" w:type="dxa"/>
          <w:right w:w="108" w:type="dxa"/>
        </w:tblCellMar>
        <w:tblLook w:val="04a0" w:noHBand="0" w:noVBand="1" w:firstColumn="1" w:lastRow="0" w:lastColumn="0" w:firstRow="1"/>
      </w:tblPr>
      <w:tblGrid>
        <w:gridCol w:w="1412"/>
        <w:gridCol w:w="3402"/>
        <w:gridCol w:w="9215"/>
      </w:tblGrid>
      <w:tr>
        <w:trPr/>
        <w:tc>
          <w:tcPr>
            <w:tcW w:w="1412" w:type="dxa"/>
            <w:tcBorders/>
          </w:tcPr>
          <w:p>
            <w:pPr>
              <w:pStyle w:val="Normal"/>
              <w:spacing w:lineRule="auto" w:line="240" w:before="0" w:after="0"/>
              <w:rPr>
                <w:b/>
                <w:b/>
                <w:bCs/>
                <w:sz w:val="20"/>
                <w:szCs w:val="20"/>
              </w:rPr>
            </w:pPr>
            <w:r>
              <w:rPr>
                <w:b/>
                <w:bCs/>
                <w:sz w:val="20"/>
                <w:szCs w:val="20"/>
              </w:rPr>
              <w:t>UPGMA cluster</w:t>
            </w:r>
          </w:p>
        </w:tc>
        <w:tc>
          <w:tcPr>
            <w:tcW w:w="3402" w:type="dxa"/>
            <w:tcBorders/>
          </w:tcPr>
          <w:p>
            <w:pPr>
              <w:pStyle w:val="Normal"/>
              <w:spacing w:lineRule="auto" w:line="240" w:before="0" w:after="0"/>
              <w:rPr>
                <w:b/>
                <w:b/>
                <w:bCs/>
                <w:sz w:val="20"/>
                <w:szCs w:val="20"/>
              </w:rPr>
            </w:pPr>
            <w:r>
              <w:rPr>
                <w:b/>
                <w:bCs/>
                <w:sz w:val="20"/>
                <w:szCs w:val="20"/>
              </w:rPr>
              <w:t>Provinces</w:t>
            </w:r>
          </w:p>
        </w:tc>
        <w:tc>
          <w:tcPr>
            <w:tcW w:w="9215" w:type="dxa"/>
            <w:tcBorders/>
          </w:tcPr>
          <w:p>
            <w:pPr>
              <w:pStyle w:val="Normal"/>
              <w:spacing w:lineRule="auto" w:line="240" w:before="0" w:after="0"/>
              <w:rPr>
                <w:b/>
                <w:b/>
                <w:bCs/>
                <w:sz w:val="20"/>
                <w:szCs w:val="20"/>
              </w:rPr>
            </w:pPr>
            <w:r>
              <w:rPr>
                <w:b/>
                <w:bCs/>
                <w:sz w:val="20"/>
                <w:szCs w:val="20"/>
              </w:rPr>
              <w:t>Description</w:t>
            </w:r>
          </w:p>
        </w:tc>
      </w:tr>
      <w:tr>
        <w:trPr/>
        <w:tc>
          <w:tcPr>
            <w:tcW w:w="1412" w:type="dxa"/>
            <w:tcBorders/>
          </w:tcPr>
          <w:p>
            <w:pPr>
              <w:pStyle w:val="Normal"/>
              <w:spacing w:lineRule="auto" w:line="240" w:before="0" w:after="0"/>
              <w:rPr>
                <w:sz w:val="20"/>
                <w:szCs w:val="20"/>
              </w:rPr>
            </w:pPr>
            <w:r>
              <w:rPr>
                <w:sz w:val="20"/>
                <w:szCs w:val="20"/>
              </w:rPr>
              <w:t>1</w:t>
            </w:r>
          </w:p>
        </w:tc>
        <w:tc>
          <w:tcPr>
            <w:tcW w:w="3402" w:type="dxa"/>
            <w:tcBorders/>
          </w:tcPr>
          <w:p>
            <w:pPr>
              <w:pStyle w:val="Normal"/>
              <w:spacing w:lineRule="auto" w:line="240" w:before="0" w:after="0"/>
              <w:rPr>
                <w:sz w:val="20"/>
                <w:szCs w:val="20"/>
              </w:rPr>
            </w:pPr>
            <w:r>
              <w:rPr>
                <w:sz w:val="20"/>
                <w:szCs w:val="20"/>
              </w:rPr>
              <w:t>Mondulkiri, Ratanikiri</w:t>
            </w:r>
          </w:p>
        </w:tc>
        <w:tc>
          <w:tcPr>
            <w:tcW w:w="9215" w:type="dxa"/>
            <w:tcBorders/>
          </w:tcPr>
          <w:p>
            <w:pPr>
              <w:pStyle w:val="Normal"/>
              <w:spacing w:lineRule="auto" w:line="240" w:before="0" w:after="0"/>
              <w:rPr>
                <w:sz w:val="20"/>
                <w:szCs w:val="20"/>
              </w:rPr>
            </w:pPr>
            <w:r>
              <w:rPr>
                <w:sz w:val="20"/>
                <w:szCs w:val="20"/>
              </w:rPr>
              <w:t>Very large provinces with very high elevations. Very low population density, and very high proportion of indigenous people. Very low education levels, very high proportion of primary sector workers and very low proportion of secondary sector workers. Economic security provided by rural livelihoods - few people have no farmland and livestock ownership is common. Very low access to services, high crime per capita, low land conflict, and very low migration levels.</w:t>
            </w:r>
          </w:p>
        </w:tc>
      </w:tr>
      <w:tr>
        <w:trPr/>
        <w:tc>
          <w:tcPr>
            <w:tcW w:w="1412" w:type="dxa"/>
            <w:tcBorders/>
          </w:tcPr>
          <w:p>
            <w:pPr>
              <w:pStyle w:val="Normal"/>
              <w:spacing w:lineRule="auto" w:line="240" w:before="0" w:after="0"/>
              <w:rPr>
                <w:sz w:val="20"/>
                <w:szCs w:val="20"/>
              </w:rPr>
            </w:pPr>
            <w:r>
              <w:rPr>
                <w:sz w:val="20"/>
                <w:szCs w:val="20"/>
              </w:rPr>
              <w:t>2</w:t>
            </w:r>
          </w:p>
        </w:tc>
        <w:tc>
          <w:tcPr>
            <w:tcW w:w="3402" w:type="dxa"/>
            <w:tcBorders/>
          </w:tcPr>
          <w:p>
            <w:pPr>
              <w:pStyle w:val="Normal"/>
              <w:spacing w:lineRule="auto" w:line="240" w:before="0" w:after="0"/>
              <w:rPr>
                <w:sz w:val="20"/>
                <w:szCs w:val="20"/>
              </w:rPr>
            </w:pPr>
            <w:r>
              <w:rPr>
                <w:sz w:val="20"/>
                <w:szCs w:val="20"/>
              </w:rPr>
              <w:t>Pailin</w:t>
            </w:r>
          </w:p>
        </w:tc>
        <w:tc>
          <w:tcPr>
            <w:tcW w:w="9215" w:type="dxa"/>
            <w:tcBorders/>
          </w:tcPr>
          <w:p>
            <w:pPr>
              <w:pStyle w:val="Normal"/>
              <w:spacing w:lineRule="auto" w:line="240" w:before="0" w:after="0"/>
              <w:rPr>
                <w:sz w:val="20"/>
                <w:szCs w:val="20"/>
              </w:rPr>
            </w:pPr>
            <w:r>
              <w:rPr>
                <w:sz w:val="20"/>
                <w:szCs w:val="20"/>
              </w:rPr>
              <w:t>Very small province with very high elevations. Low population density and low proportion of indigenous people. Low levels of education, low proportion of people in the primary sector but higher proportion of people in the secondary sector. Very few people with no farmland, but very little livestock ownership. High access to services and high crime per capita. Low land conflict and low migration.</w:t>
            </w:r>
          </w:p>
        </w:tc>
      </w:tr>
      <w:tr>
        <w:trPr/>
        <w:tc>
          <w:tcPr>
            <w:tcW w:w="1412" w:type="dxa"/>
            <w:tcBorders/>
          </w:tcPr>
          <w:p>
            <w:pPr>
              <w:pStyle w:val="Normal"/>
              <w:spacing w:lineRule="auto" w:line="240" w:before="0" w:after="0"/>
              <w:rPr>
                <w:sz w:val="20"/>
                <w:szCs w:val="20"/>
              </w:rPr>
            </w:pPr>
            <w:r>
              <w:rPr>
                <w:sz w:val="20"/>
                <w:szCs w:val="20"/>
              </w:rPr>
              <w:t>3</w:t>
            </w:r>
          </w:p>
        </w:tc>
        <w:tc>
          <w:tcPr>
            <w:tcW w:w="3402" w:type="dxa"/>
            <w:tcBorders/>
          </w:tcPr>
          <w:p>
            <w:pPr>
              <w:pStyle w:val="Normal"/>
              <w:spacing w:lineRule="auto" w:line="240" w:before="0" w:after="0"/>
              <w:rPr>
                <w:sz w:val="20"/>
                <w:szCs w:val="20"/>
              </w:rPr>
            </w:pPr>
            <w:r>
              <w:rPr>
                <w:sz w:val="20"/>
                <w:szCs w:val="20"/>
              </w:rPr>
              <w:t>Kampong Cham, Kandal, Prey Veng, Takeo</w:t>
            </w:r>
          </w:p>
        </w:tc>
        <w:tc>
          <w:tcPr>
            <w:tcW w:w="9215" w:type="dxa"/>
            <w:tcBorders/>
          </w:tcPr>
          <w:p>
            <w:pPr>
              <w:pStyle w:val="Normal"/>
              <w:spacing w:lineRule="auto" w:line="240" w:before="0" w:after="0"/>
              <w:rPr>
                <w:sz w:val="20"/>
                <w:szCs w:val="20"/>
              </w:rPr>
            </w:pPr>
            <w:r>
              <w:rPr>
                <w:sz w:val="20"/>
                <w:szCs w:val="20"/>
              </w:rPr>
              <w:t>Small provinces with very low elevations. Very high population density and high proportion of indigenous people. Very high levels of education, high proportion of people in the primary sector, but very high proportion of people in the secondary sector. High proportion of people with no farmland, but high levels of livestock ownership. High access to services and low crime per capita. But very high migration levels and very high rates of land conflict.</w:t>
            </w:r>
          </w:p>
        </w:tc>
      </w:tr>
      <w:tr>
        <w:trPr/>
        <w:tc>
          <w:tcPr>
            <w:tcW w:w="1412" w:type="dxa"/>
            <w:tcBorders/>
          </w:tcPr>
          <w:p>
            <w:pPr>
              <w:pStyle w:val="Normal"/>
              <w:spacing w:lineRule="auto" w:line="240" w:before="0" w:after="0"/>
              <w:rPr>
                <w:sz w:val="20"/>
                <w:szCs w:val="20"/>
              </w:rPr>
            </w:pPr>
            <w:r>
              <w:rPr>
                <w:sz w:val="20"/>
                <w:szCs w:val="20"/>
              </w:rPr>
              <w:t>4</w:t>
            </w:r>
          </w:p>
        </w:tc>
        <w:tc>
          <w:tcPr>
            <w:tcW w:w="3402" w:type="dxa"/>
            <w:tcBorders/>
          </w:tcPr>
          <w:p>
            <w:pPr>
              <w:pStyle w:val="Normal"/>
              <w:spacing w:lineRule="auto" w:line="240" w:before="0" w:after="0"/>
              <w:rPr>
                <w:sz w:val="20"/>
                <w:szCs w:val="20"/>
              </w:rPr>
            </w:pPr>
            <w:r>
              <w:rPr>
                <w:sz w:val="20"/>
                <w:szCs w:val="20"/>
              </w:rPr>
              <w:t>Banteay Meanchey, Battambang</w:t>
            </w:r>
          </w:p>
        </w:tc>
        <w:tc>
          <w:tcPr>
            <w:tcW w:w="9215" w:type="dxa"/>
            <w:tcBorders/>
          </w:tcPr>
          <w:p>
            <w:pPr>
              <w:pStyle w:val="Normal"/>
              <w:spacing w:lineRule="auto" w:line="240" w:before="0" w:after="0"/>
              <w:rPr>
                <w:sz w:val="20"/>
                <w:szCs w:val="20"/>
              </w:rPr>
            </w:pPr>
            <w:r>
              <w:rPr>
                <w:sz w:val="20"/>
                <w:szCs w:val="20"/>
              </w:rPr>
              <w:t>Large provinces with low elevations. Very high population density and very low proportion of indigenous people. Very high levels of education, and relatively low proportion of workers in the primary and secondary sectors (suggesting higher proportions in the other sectors e.g., tertiary). High proportion of people with no farmland, and low levels of livestock ownership (suggesting very urban).  Low access to services, but this may be explained by the mean size of the provinces in this cluster (there is high access to garbage collection). Low crime per capita, but very high migration and very high rates of land conflict</w:t>
            </w:r>
          </w:p>
        </w:tc>
      </w:tr>
      <w:tr>
        <w:trPr/>
        <w:tc>
          <w:tcPr>
            <w:tcW w:w="1412" w:type="dxa"/>
            <w:tcBorders/>
          </w:tcPr>
          <w:p>
            <w:pPr>
              <w:pStyle w:val="Normal"/>
              <w:spacing w:lineRule="auto" w:line="240" w:before="0" w:after="0"/>
              <w:rPr>
                <w:sz w:val="20"/>
                <w:szCs w:val="20"/>
              </w:rPr>
            </w:pPr>
            <w:r>
              <w:rPr>
                <w:sz w:val="20"/>
                <w:szCs w:val="20"/>
              </w:rPr>
              <w:t>5</w:t>
            </w:r>
          </w:p>
        </w:tc>
        <w:tc>
          <w:tcPr>
            <w:tcW w:w="3402" w:type="dxa"/>
            <w:tcBorders/>
          </w:tcPr>
          <w:p>
            <w:pPr>
              <w:pStyle w:val="Normal"/>
              <w:spacing w:lineRule="auto" w:line="240" w:before="0" w:after="0"/>
              <w:rPr>
                <w:sz w:val="20"/>
                <w:szCs w:val="20"/>
              </w:rPr>
            </w:pPr>
            <w:r>
              <w:rPr>
                <w:sz w:val="20"/>
                <w:szCs w:val="20"/>
              </w:rPr>
              <w:t>Kampong Chhnang, Kampong Speu, Kampong Thom, Kampot, Kep, Koh Kong, Kracheh, Otdar Meanchey, Preah Sihanouk, Preah Vihear, Pursat, Siem Reap, Stung Treng, Svay Rieng</w:t>
            </w:r>
          </w:p>
        </w:tc>
        <w:tc>
          <w:tcPr>
            <w:tcW w:w="9215" w:type="dxa"/>
            <w:tcBorders/>
          </w:tcPr>
          <w:p>
            <w:pPr>
              <w:pStyle w:val="Normal"/>
              <w:spacing w:lineRule="auto" w:line="240" w:before="0" w:after="0"/>
              <w:rPr>
                <w:sz w:val="20"/>
                <w:szCs w:val="20"/>
              </w:rPr>
            </w:pPr>
            <w:r>
              <w:rPr>
                <w:sz w:val="20"/>
                <w:szCs w:val="20"/>
              </w:rPr>
              <w:t>Large provinces with high elevations. High population density and very high proportion of indigenous people. High levels of education, and a high proportion of workers in both primary and secondary sectors. Very high proportion of people with no farmland, but also very high proportion of people with livestock. Low access to services (although very high access to garbage collection) - this may be an artefact of the very large mean area of the provinces in this cluster. Very high crime rates, very high migration, and very high rates of land conflict.</w:t>
            </w:r>
          </w:p>
        </w:tc>
      </w:tr>
    </w:tbl>
    <w:p>
      <w:pPr>
        <w:sectPr>
          <w:footerReference w:type="default" r:id="rId16"/>
          <w:type w:val="nextPage"/>
          <w:pgSz w:orient="landscape" w:w="16838" w:h="11906"/>
          <w:pgMar w:left="1440" w:right="1440" w:header="0" w:top="1440" w:footer="0" w:bottom="1440" w:gutter="0"/>
          <w:pgNumType w:fmt="decimal"/>
          <w:formProt w:val="false"/>
          <w:textDirection w:val="lrTb"/>
          <w:docGrid w:type="default" w:linePitch="360" w:charSpace="4096"/>
        </w:sectPr>
      </w:pPr>
    </w:p>
    <w:p>
      <w:pPr>
        <w:pStyle w:val="Normal"/>
        <w:rPr>
          <w:b/>
          <w:b/>
          <w:bCs/>
        </w:rPr>
      </w:pPr>
      <w:r>
        <w:rPr>
          <w:b/>
          <w:bCs/>
        </w:rPr>
        <w:t xml:space="preserve">Discussion </w:t>
      </w:r>
    </w:p>
    <w:p>
      <w:pPr>
        <w:pStyle w:val="Normal"/>
        <w:rPr>
          <w:sz w:val="20"/>
          <w:szCs w:val="20"/>
        </w:rPr>
      </w:pPr>
      <w:r>
        <w:rPr/>
        <w:t xml:space="preserve">Understanding the drivers and proximate causes of forest cover loss and land use change is critical for the development of sustainable environmental policies and forest conservation initiatives. Studies need to target multiple scales to build a cohesive picture of the social-ecological systems within which deforestation occurs, so that policy development is appropriate and effective. Importantly, researchers need to select the appropriate method to answer specific questions at specific scales, and the complexity of the system must be understood. In this study, we have modelled the relationships between macroeconomic and socioeconomic variables and forest loss, forest cover, and the development of new ELCs. We have investigated these relationships at multiple scales using a variety of approaches and have revealed some important relationships from which we can make cautious inferences regarding direct and indirect drivers of forest loss. Furthermore, we have revealed key methodological issues, particularly around scale and model variance, that are likely to be common in these types of analyses, but which often remain unexplored or unreported in the literature. </w:t>
      </w:r>
    </w:p>
    <w:p>
      <w:pPr>
        <w:pStyle w:val="Normal"/>
        <w:rPr>
          <w:i/>
          <w:i/>
          <w:iCs/>
        </w:rPr>
      </w:pPr>
      <w:r>
        <w:rPr>
          <w:i/>
          <w:iCs/>
        </w:rPr>
        <w:t>Macroeconomic analysis</w:t>
      </w:r>
    </w:p>
    <w:p>
      <w:pPr>
        <w:pStyle w:val="Normal"/>
        <w:rPr>
          <w:sz w:val="20"/>
          <w:szCs w:val="20"/>
        </w:rPr>
      </w:pPr>
      <w:r>
        <w:rPr/>
        <w:t xml:space="preserve">There were very few significant effects in the macroeconomic analysis with forest loss as the response variable. Some of the predictor variables have been shown to correlate with LUC in other studies, such as GDP </w:t>
      </w:r>
      <w:r>
        <w:fldChar w:fldCharType="begin"/>
      </w:r>
      <w:r>
        <w:rPr/>
        <w:instrText>ADDIN ZOTERO_ITEM CSL_CITATION {"citationID":"OCVMnIfZ","properties":{"formattedCitation":"(Ewers, 2006; Fan and Ding, 2016; Gong et al., 2013; Kuang et al., 2016)","plainCitation":"(Ewers, 2006; Fan and Ding, 2016; Gong et al., 2013; Kuang et al., 2016)","noteIndex":0},"citationItems":[{"id":2120,"uris":["http://zotero.org/users/2170232/items/SQR23FC7"],"uri":["http://zotero.org/users/2170232/items/SQR23FC7"],"itemData":{"id":2120,"type":"article-journal","abstract":"Recent work on global patterns of deforestation has shown that countries with high per capita GDP or low remaining forest cover are more likely to be experiencing afforestation than deforestation. Here, I show that the relationship is more complex than previously described, because the effect of one variable is dependent upon the value of the other. As a result, high-income nations exhibit the opposite response to disappearing forest cover than low-income nations. In an analysis of 103 countries, I found that high-income countries with low forest cover have the highest rates of afforestation, typically through the establishment of new plantations. In contrast, low-income countries with little forest are more likely to consume that remaining portion at a faster proportional rate than do low-income countries with more forest. Nations with large amounts of forest have approximately equal deforestation rates, regardless of national wealth. These results highlight for the first time that there is a strong interaction between forest cover and economic development that determines rates of forest change among nations.","container-title":"Global Environmental Change","DOI":"10.1016/j.gloenvcha.2005.12.001","ISSN":"0959-3780","issue":"2","journalAbbreviation":"Global Environmental Change","language":"en","page":"161-169","source":"ScienceDirect","title":"Interaction effects between economic development and forest cover determine deforestation rates","volume":"16","author":[{"family":"Ewers","given":"Robert M."}],"issued":{"date-parts":[["2006",5,1]]}}},{"id":2638,"uris":["http://zotero.org/users/2170232/items/AXZEYZ6Z"],"uri":["http://zotero.org/users/2170232/items/AXZEYZ6Z"],"itemData":{"id":2638,"type":"article-journal","abstract":"Human activities and natural factors drive landscape pattern changes and limit provision of ecosystem services (ES) for human well-being. The analysis of landscape pattern change is one of the most important methods to understand and quantify land use and land cover change (LUCC). In this study, a series of satellite images (1990, 2002, 2009, 2013) of Fengqiu County of Henan province in China and some social data were used for analyzing landscape pattern changes and driving forces. Our results showed that landscape pattern and indices of Fengqiu County have serial changes during 1990–2013. From 1990 to 2013, the unused land (UL) nearly disappeared (the area of UL changed from 19.1 to 1.06km2) and the area of water area (WA) dramatically decreased (from 71.41 to 11.4km2). The mutual transformations among cultivated land (CL), forest land (FL) and settlements and mining sites (SMS) were relatively frequent. By further analysis of the number of patches (NP), largest patch index (LPI), perimeter–area fractal dimension (PAFRAC) and Shannon's evenness index (SHEI) both at class and landscape scale, we found that anthropogenic influence increased gradually, intensity of land use is strengthened, and landscape heterogeneity reduced. Human activity, especially population growth was the main driving force which impacted the landscape changes in studied area. The natural factors (temperature and precipitation) make a large impact on WA area. At last, we firstly introduce “Entropy model” to analyze the whole land use change. All the quantifications of LUCC and driving forces can reasonably provide basic information for government to guide the land use and ecological protection.","container-title":"CATENA","DOI":"10.1016/j.catena.2015.09.012","ISSN":"0341-8162","journalAbbreviation":"CATENA","language":"en","page":"152-160","source":"ScienceDirect","title":"Landscape pattern changes at a county scale: A case study in Fengqiu, Henan Province, China from 1990 to 2013","title-short":"Landscape pattern changes at a county scale","volume":"137","author":[{"family":"Fan","given":"Qindong"},{"family":"Ding","given":"Shengyan"}],"issued":{"date-parts":[["2016",2,1]]}}},{"id":1526,"uris":["http://zotero.org/users/2170232/items/2LSJZH7A"],"uri":["http://zotero.org/users/2170232/items/2LSJZH7A"],"itemData":{"id":1526,"type":"article-journal","abstract":"Urban forests are valuable resources in coupled human and natural urban systems where green spaces are essential in maintaining ecological benefits and services of the landscape. In southern coastal China, the Shenzhen Special Economic Zone (SEZ) was established as a new city in 1979 and developed to be a megacity from an agriculture-dominated landscape. To quantify the land-use change during this rapid urbanization process and explore the underline drivers, nine sets of Landsat images from 1973 through 2005 were used to calculate the landscape metrics of forest patches. We found that the forest in Shenzhen SEZ had been restored to 85.85% of pre-urbanization coverage by 2005, but was characterized with smaller, isolated patches across the landscape. The changes in patch density, distribution, and shape during the 30-year study period were nonlinear and defined by episodic periods. The stepwise multiple regression models with socioeconomic drivers provided further explanation for fragmentation rates in patch density, distribution, and shape, with modeled R-squared of 0.837, 0.759, and 0.985 and P-values of 0.011, 0.035, and 0.004, respectively. Among the drivers, urban structure change, industry-related economic booming, and the increase of migrant resident population triggered the urban forest fragmentation while the significantly increased income of city residents drove the de-fragmentation trend. The artificial forestation showed some but a limited role in mitigating forest fragmentation.","container-title":"Landscape and Urban Planning","DOI":"10.1016/j.landurbplan.2013.04.009","ISSN":"0169-2046","journalAbbreviation":"Landscape and Urban Planning","page":"57-65","source":"ScienceDirect","title":"Determining socioeconomic drivers of urban forest fragmentation with historical remote sensing images","volume":"117","author":[{"family":"Gong","given":"Chongfeng"},{"family":"Yu","given":"Shixiao"},{"family":"Joesting","given":"Heather"},{"family":"Chen","given":"Jiquan"}],"issued":{"date-parts":[["2013",9,1]]}}},{"id":1613,"uris":["http://zotero.org/users/2170232/items/EWIWA67A"],"uri":["http://zotero.org/users/2170232/items/EWIWA67A"],"itemData":{"id":1613,"type":"article-journal","abstract":"The past two decades saw rapid and massive urbanization and industrialization in China. Despite much research has been reportedly done at local and regional scales, little has been reported on the trajectories, patterns, and drivers of these two intertwining processes at the national level. This is mainly due to the fact that until recently, high resolution spatial data of land use and land cover change were not available at national level. The research reported in this paper aimed to fill this knowledge gap. Employing the China Land Use/Cover Dataset (CLUD), a national land use/cover change database our research team developed over the past decade, we analyzed the two intertwining processes at a 5 year interval from 1990 to 2010 to identify their trajectories, spatiotemporal patterns, and driving forces. Among out key findings are that (1) the nation's urban and industrial land areas increased from 4.85×104km2 in 1990 to 9.08×104km2 in 2010; (2) compared to those in the 1990s, the expansion rates of urban land and industrial land in the 2000s were respectively 2.15 and 5.79 times higher; (3) the expansion rates varied significantly across regions, revealing a distinctive spatial pattern with coastal regions being the fastest and the northeastern the slowest; (4) national development strategies and regional land-use policies had prominent impacts on land expansions; while (5) socioeconomic factors along with local and regional land-use policies explained the regional variations.","container-title":"Landscape and Urban Planning","DOI":"10.1016/j.landurbplan.2015.10.001","ISSN":"0169-2046","journalAbbreviation":"Landscape and Urban Planning","page":"21-33","source":"ScienceDirect","title":"The rapid and massive urban and industrial land expansions in China between 1990 and 2010: A CLUD-based analysis of their trajectories, patterns, and drivers","title-short":"The rapid and massive urban and industrial land expansions in China between 1990 and 2010","volume":"145","author":[{"family":"Kuang","given":"Wenhui"},{"family":"Liu","given":"Jiyuan"},{"family":"Dong","given":"Jinwei"},{"family":"Chi","given":"Wenfeng"},{"family":"Zhang","given":"Chi"}],"issued":{"date-parts":[["2016",1,1]]}}}],"schema":"https://github.com/citation-style-language/schema/raw/master/csl-citation.json"}</w:instrText>
      </w:r>
      <w:r>
        <w:rPr/>
      </w:r>
      <w:r>
        <w:rPr/>
        <w:fldChar w:fldCharType="separate"/>
      </w:r>
      <w:r>
        <w:rPr/>
      </w:r>
      <w:r>
        <w:rPr>
          <w:rFonts w:cs="Calibri"/>
        </w:rPr>
        <w:t>(Ewers, 2006; Fan and Ding, 2016; Gong et al., 2013; Kuang et al., 2016)</w:t>
      </w:r>
      <w:r>
        <w:rPr/>
      </w:r>
      <w:r>
        <w:rPr/>
        <w:fldChar w:fldCharType="end"/>
      </w:r>
      <w:r>
        <w:rPr/>
        <w:t xml:space="preserve">, the contribution of economic sectors to national GDP </w:t>
      </w:r>
      <w:r>
        <w:fldChar w:fldCharType="begin"/>
      </w:r>
      <w:r>
        <w:rPr/>
        <w:instrText>ADDIN ZOTERO_ITEM CSL_CITATION {"citationID":"hP2XH5Gb","properties":{"formattedCitation":"(Gong et al., 2013)","plainCitation":"(Gong et al., 2013)","noteIndex":0},"citationItems":[{"id":1526,"uris":["http://zotero.org/users/2170232/items/2LSJZH7A"],"uri":["http://zotero.org/users/2170232/items/2LSJZH7A"],"itemData":{"id":1526,"type":"article-journal","abstract":"Urban forests are valuable resources in coupled human and natural urban systems where green spaces are essential in maintaining ecological benefits and services of the landscape. In southern coastal China, the Shenzhen Special Economic Zone (SEZ) was established as a new city in 1979 and developed to be a megacity from an agriculture-dominated landscape. To quantify the land-use change during this rapid urbanization process and explore the underline drivers, nine sets of Landsat images from 1973 through 2005 were used to calculate the landscape metrics of forest patches. We found that the forest in Shenzhen SEZ had been restored to 85.85% of pre-urbanization coverage by 2005, but was characterized with smaller, isolated patches across the landscape. The changes in patch density, distribution, and shape during the 30-year study period were nonlinear and defined by episodic periods. The stepwise multiple regression models with socioeconomic drivers provided further explanation for fragmentation rates in patch density, distribution, and shape, with modeled R-squared of 0.837, 0.759, and 0.985 and P-values of 0.011, 0.035, and 0.004, respectively. Among the drivers, urban structure change, industry-related economic booming, and the increase of migrant resident population triggered the urban forest fragmentation while the significantly increased income of city residents drove the de-fragmentation trend. The artificial forestation showed some but a limited role in mitigating forest fragmentation.","container-title":"Landscape and Urban Planning","DOI":"10.1016/j.landurbplan.2013.04.009","ISSN":"0169-2046","journalAbbreviation":"Landscape and Urban Planning","page":"57-65","source":"ScienceDirect","title":"Determining socioeconomic drivers of urban forest fragmentation with historical remote sensing images","volume":"117","author":[{"family":"Gong","given":"Chongfeng"},{"family":"Yu","given":"Shixiao"},{"family":"Joesting","given":"Heather"},{"family":"Chen","given":"Jiquan"}],"issued":{"date-parts":[["2013",9,1]]}}}],"schema":"https://github.com/citation-style-language/schema/raw/master/csl-citation.json"}</w:instrText>
      </w:r>
      <w:r>
        <w:rPr/>
      </w:r>
      <w:r>
        <w:rPr/>
        <w:fldChar w:fldCharType="separate"/>
      </w:r>
      <w:r>
        <w:rPr/>
      </w:r>
      <w:r>
        <w:rPr>
          <w:rFonts w:cs="Calibri"/>
        </w:rPr>
        <w:t>(Gong et al., 2013)</w:t>
      </w:r>
      <w:r>
        <w:rPr/>
      </w:r>
      <w:r>
        <w:rPr/>
        <w:fldChar w:fldCharType="end"/>
      </w:r>
      <w:r>
        <w:rPr/>
        <w:t xml:space="preserve">, human population growth and density </w:t>
      </w:r>
      <w:r>
        <w:fldChar w:fldCharType="begin"/>
      </w:r>
      <w:r>
        <w:rPr/>
        <w:instrText>ADDIN ZOTERO_ITEM CSL_CITATION {"citationID":"FgOAx51a","properties":{"formattedCitation":"(Bonilla-Bedoya et al., 2018; Fan and Ding, 2016)","plainCitation":"(Bonilla-Bedoya et al., 2018; Fan and Ding, 2016)","noteIndex":0},"citationItems":[{"id":179,"uris":["http://zotero.org/users/2170232/items/WZLMGHYE"],"uri":["http://zotero.org/users/2170232/items/WZLMGHYE"],"itemData":{"id":179,"type":"article-journal","abstract":"The ecosystem services provided by tropical forests are affected by deforestation. Territorial management strategies aim to prevent and mitigate forest loss. Therefore, modeling potential land use changes is important for forest management, monitoring, and evaluation. This study determined whether there are relationships between forest vulnerability to deforestation (potential deforestation distribution) and the forest management policies applied in the Ecuadorian Amazon. Proxy and underlying variables were used to construct a statistical model, based on the principle of maximum entropy that could predict potential land use changes. Entropy can be seen as a measure of uncertainty for a density function. Receiver operating characteristics (ROC) analysis and the Jackknife Test were used to validate the model. The importance of input variables in the model was determined through: Percent Contribution (PC) and Permutation Importance (PI). The results were compared with prevailing regional forest management strategies. The socioeconomic variables that provided the largest amount of information in the overall model (AUC = 0.81) and that showed most of the information not present in other variables were: “Protected areas-Intangible zone” (PC = 24%, PI = 12.4%), “timber harvesting programs” (PC = 21.7%, PI = 4.7%), “road network” (PC = 18.9%, PI = 7.7%), and “poverty rate” (PC = 3.7%, PI = 6.1%). Also, the biophysical variable “temperature” (PC = 7,9%, PI = 22.3%) provided information in the overall model. The results suggested the need for changes in forest management strategies. Forest policies and management plans should consider integrating and strengthening protected areas and intangible zones, as well as restricting timber harvesting in native forest and establishing forest areas under permanent management. Furthermore, the results also suggested that financial incentive programs to reduce deforestation have to be evaluated because their present distribution is inefficient. In this context, conservation incentive plans need to be revised so that they focus on areas at deforestation risk.","container-title":"Science of The Total Environment","DOI":"10.1016/j.scitotenv.2018.07.028","ISSN":"0048-9697","journalAbbreviation":"Science of The Total Environment","page":"1044-1055","source":"ScienceDirect","title":"Socioecological system and potential deforestation in Western Amazon forest landscapes","volume":"644","author":[{"family":"Bonilla-Bedoya","given":"S."},{"family":"Estrella-Bastidas","given":"Anabel"},{"family":"Molina","given":"Juan Ramón"},{"family":"Herrera","given":"Miguel Ángel"}],"issued":{"date-parts":[["2018",12,10]]}}},{"id":2638,"uris":["http://zotero.org/users/2170232/items/AXZEYZ6Z"],"uri":["http://zotero.org/users/2170232/items/AXZEYZ6Z"],"itemData":{"id":2638,"type":"article-journal","abstract":"Human activities and natural factors drive landscape pattern changes and limit provision of ecosystem services (ES) for human well-being. The analysis of landscape pattern change is one of the most important methods to understand and quantify land use and land cover change (LUCC). In this study, a series of satellite images (1990, 2002, 2009, 2013) of Fengqiu County of Henan province in China and some social data were used for analyzing landscape pattern changes and driving forces. Our results showed that landscape pattern and indices of Fengqiu County have serial changes during 1990–2013. From 1990 to 2013, the unused land (UL) nearly disappeared (the area of UL changed from 19.1 to 1.06km2) and the area of water area (WA) dramatically decreased (from 71.41 to 11.4km2). The mutual transformations among cultivated land (CL), forest land (FL) and settlements and mining sites (SMS) were relatively frequent. By further analysis of the number of patches (NP), largest patch index (LPI), perimeter–area fractal dimension (PAFRAC) and Shannon's evenness index (SHEI) both at class and landscape scale, we found that anthropogenic influence increased gradually, intensity of land use is strengthened, and landscape heterogeneity reduced. Human activity, especially population growth was the main driving force which impacted the landscape changes in studied area. The natural factors (temperature and precipitation) make a large impact on WA area. At last, we firstly introduce “Entropy model” to analyze the whole land use change. All the quantifications of LUCC and driving forces can reasonably provide basic information for government to guide the land use and ecological protection.","container-title":"CATENA","DOI":"10.1016/j.catena.2015.09.012","ISSN":"0341-8162","journalAbbreviation":"CATENA","language":"en","page":"152-160","source":"ScienceDirect","title":"Landscape pattern changes at a county scale: A case study in Fengqiu, Henan Province, China from 1990 to 2013","title-short":"Landscape pattern changes at a county scale","volume":"137","author":[{"family":"Fan","given":"Qindong"},{"family":"Ding","given":"Shengyan"}],"issued":{"date-parts":[["2016",2,1]]}}}],"schema":"https://github.com/citation-style-language/schema/raw/master/csl-citation.json"}</w:instrText>
      </w:r>
      <w:r>
        <w:rPr/>
      </w:r>
      <w:r>
        <w:rPr/>
        <w:fldChar w:fldCharType="separate"/>
      </w:r>
      <w:r>
        <w:rPr/>
      </w:r>
      <w:r>
        <w:rPr>
          <w:rFonts w:cs="Calibri"/>
        </w:rPr>
        <w:t>(Bonilla-Bedoya et al., 2018; Fan and Ding, 2016)</w:t>
      </w:r>
      <w:r>
        <w:rPr/>
      </w:r>
      <w:r>
        <w:rPr/>
        <w:fldChar w:fldCharType="end"/>
      </w:r>
      <w:r>
        <w:rPr/>
        <w:t xml:space="preserve">, and agricultural output </w:t>
      </w:r>
      <w:r>
        <w:fldChar w:fldCharType="begin"/>
      </w:r>
      <w:r>
        <w:rPr/>
        <w:instrText>ADDIN ZOTERO_ITEM CSL_CITATION {"citationID":"gGsXQX2h","properties":{"formattedCitation":"(Fan and Ding, 2016)","plainCitation":"(Fan and Ding, 2016)","noteIndex":0},"citationItems":[{"id":2638,"uris":["http://zotero.org/users/2170232/items/AXZEYZ6Z"],"uri":["http://zotero.org/users/2170232/items/AXZEYZ6Z"],"itemData":{"id":2638,"type":"article-journal","abstract":"Human activities and natural factors drive landscape pattern changes and limit provision of ecosystem services (ES) for human well-being. The analysis of landscape pattern change is one of the most important methods to understand and quantify land use and land cover change (LUCC). In this study, a series of satellite images (1990, 2002, 2009, 2013) of Fengqiu County of Henan province in China and some social data were used for analyzing landscape pattern changes and driving forces. Our results showed that landscape pattern and indices of Fengqiu County have serial changes during 1990–2013. From 1990 to 2013, the unused land (UL) nearly disappeared (the area of UL changed from 19.1 to 1.06km2) and the area of water area (WA) dramatically decreased (from 71.41 to 11.4km2). The mutual transformations among cultivated land (CL), forest land (FL) and settlements and mining sites (SMS) were relatively frequent. By further analysis of the number of patches (NP), largest patch index (LPI), perimeter–area fractal dimension (PAFRAC) and Shannon's evenness index (SHEI) both at class and landscape scale, we found that anthropogenic influence increased gradually, intensity of land use is strengthened, and landscape heterogeneity reduced. Human activity, especially population growth was the main driving force which impacted the landscape changes in studied area. The natural factors (temperature and precipitation) make a large impact on WA area. At last, we firstly introduce “Entropy model” to analyze the whole land use change. All the quantifications of LUCC and driving forces can reasonably provide basic information for government to guide the land use and ecological protection.","container-title":"CATENA","DOI":"10.1016/j.catena.2015.09.012","ISSN":"0341-8162","journalAbbreviation":"CATENA","language":"en","page":"152-160","source":"ScienceDirect","title":"Landscape pattern changes at a county scale: A case study in Fengqiu, Henan Province, China from 1990 to 2013","title-short":"Landscape pattern changes at a county scale","volume":"137","author":[{"family":"Fan","given":"Qindong"},{"family":"Ding","given":"Shengyan"}],"issued":{"date-parts":[["2016",2,1]]}}}],"schema":"https://github.com/citation-style-language/schema/raw/master/csl-citation.json"}</w:instrText>
      </w:r>
      <w:r>
        <w:rPr/>
      </w:r>
      <w:r>
        <w:rPr/>
        <w:fldChar w:fldCharType="separate"/>
      </w:r>
      <w:r>
        <w:rPr/>
      </w:r>
      <w:r>
        <w:rPr>
          <w:rFonts w:cs="Calibri"/>
        </w:rPr>
        <w:t>(Fan and Ding, 2016)</w:t>
      </w:r>
      <w:r>
        <w:rPr/>
      </w:r>
      <w:r>
        <w:rPr/>
        <w:fldChar w:fldCharType="end"/>
      </w:r>
      <w:r>
        <w:rPr/>
        <w:t xml:space="preserve">. There are several possible explanations for the lack of effects in this study. First, previous studies have been at different scales to this study, such as global </w:t>
      </w:r>
      <w:r>
        <w:fldChar w:fldCharType="begin"/>
      </w:r>
      <w:r>
        <w:rPr/>
        <w:instrText>ADDIN ZOTERO_ITEM CSL_CITATION {"citationID":"eXCVVRX8","properties":{"formattedCitation":"(Ewers, 2006)","plainCitation":"(Ewers, 2006)","dontUpdate":true,"noteIndex":0},"citationItems":[{"id":2120,"uris":["http://zotero.org/users/2170232/items/SQR23FC7"],"uri":["http://zotero.org/users/2170232/items/SQR23FC7"],"itemData":{"id":2120,"type":"article-journal","abstract":"Recent work on global patterns of deforestation has shown that countries with high per capita GDP or low remaining forest cover are more likely to be experiencing afforestation than deforestation. Here, I show that the relationship is more complex than previously described, because the effect of one variable is dependent upon the value of the other. As a result, high-income nations exhibit the opposite response to disappearing forest cover than low-income nations. In an analysis of 103 countries, I found that high-income countries with low forest cover have the highest rates of afforestation, typically through the establishment of new plantations. In contrast, low-income countries with little forest are more likely to consume that remaining portion at a faster proportional rate than do low-income countries with more forest. Nations with large amounts of forest have approximately equal deforestation rates, regardless of national wealth. These results highlight for the first time that there is a strong interaction between forest cover and economic development that determines rates of forest change among nations.","container-title":"Global Environmental Change","DOI":"10.1016/j.gloenvcha.2005.12.001","ISSN":"0959-3780","issue":"2","journalAbbreviation":"Global Environmental Change","language":"en","page":"161-169","source":"ScienceDirect","title":"Interaction effects between economic development and forest cover determine deforestation rates","volume":"16","author":[{"family":"Ewers","given":"Robert M."}],"issued":{"date-parts":[["2006",5,1]]}}}],"schema":"https://github.com/citation-style-language/schema/raw/master/csl-citation.json"}</w:instrText>
      </w:r>
      <w:r>
        <w:rPr/>
      </w:r>
      <w:r>
        <w:rPr/>
        <w:fldChar w:fldCharType="separate"/>
      </w:r>
      <w:r>
        <w:rPr/>
      </w:r>
      <w:r>
        <w:rPr>
          <w:rFonts w:cs="Calibri"/>
        </w:rPr>
        <w:t>(e.g., Ewers, 2006)</w:t>
      </w:r>
      <w:r>
        <w:rPr/>
      </w:r>
      <w:r>
        <w:rPr/>
        <w:fldChar w:fldCharType="end"/>
      </w:r>
      <w:r>
        <w:rPr/>
        <w:t xml:space="preserve">, or sub-national </w:t>
      </w:r>
      <w:r>
        <w:fldChar w:fldCharType="begin"/>
      </w:r>
      <w:r>
        <w:rPr/>
        <w:instrText>ADDIN ZOTERO_ITEM CSL_CITATION {"citationID":"Of4G75wQ","properties":{"formattedCitation":"(Gong et al., 2013)","plainCitation":"(Gong et al., 2013)","dontUpdate":true,"noteIndex":0},"citationItems":[{"id":1526,"uris":["http://zotero.org/users/2170232/items/2LSJZH7A"],"uri":["http://zotero.org/users/2170232/items/2LSJZH7A"],"itemData":{"id":1526,"type":"article-journal","abstract":"Urban forests are valuable resources in coupled human and natural urban systems where green spaces are essential in maintaining ecological benefits and services of the landscape. In southern coastal China, the Shenzhen Special Economic Zone (SEZ) was established as a new city in 1979 and developed to be a megacity from an agriculture-dominated landscape. To quantify the land-use change during this rapid urbanization process and explore the underline drivers, nine sets of Landsat images from 1973 through 2005 were used to calculate the landscape metrics of forest patches. We found that the forest in Shenzhen SEZ had been restored to 85.85% of pre-urbanization coverage by 2005, but was characterized with smaller, isolated patches across the landscape. The changes in patch density, distribution, and shape during the 30-year study period were nonlinear and defined by episodic periods. The stepwise multiple regression models with socioeconomic drivers provided further explanation for fragmentation rates in patch density, distribution, and shape, with modeled R-squared of 0.837, 0.759, and 0.985 and P-values of 0.011, 0.035, and 0.004, respectively. Among the drivers, urban structure change, industry-related economic booming, and the increase of migrant resident population triggered the urban forest fragmentation while the significantly increased income of city residents drove the de-fragmentation trend. The artificial forestation showed some but a limited role in mitigating forest fragmentation.","container-title":"Landscape and Urban Planning","DOI":"10.1016/j.landurbplan.2013.04.009","ISSN":"0169-2046","journalAbbreviation":"Landscape and Urban Planning","page":"57-65","source":"ScienceDirect","title":"Determining socioeconomic drivers of urban forest fragmentation with historical remote sensing images","volume":"117","author":[{"family":"Gong","given":"Chongfeng"},{"family":"Yu","given":"Shixiao"},{"family":"Joesting","given":"Heather"},{"family":"Chen","given":"Jiquan"}],"issued":{"date-parts":[["2013",9,1]]}}}],"schema":"https://github.com/citation-style-language/schema/raw/master/csl-citation.json"}</w:instrText>
      </w:r>
      <w:r>
        <w:rPr/>
      </w:r>
      <w:r>
        <w:rPr/>
        <w:fldChar w:fldCharType="separate"/>
      </w:r>
      <w:r>
        <w:rPr/>
      </w:r>
      <w:r>
        <w:rPr>
          <w:rFonts w:cs="Calibri"/>
        </w:rPr>
        <w:t>(e.g., Gong et al., 2013)</w:t>
      </w:r>
      <w:r>
        <w:rPr/>
      </w:r>
      <w:r>
        <w:rPr/>
        <w:fldChar w:fldCharType="end"/>
      </w:r>
      <w:r>
        <w:rPr/>
        <w:t xml:space="preserve">, and therefore the drivers which are operating at those scales may be different to the drivers operating at the national scale in Cambodia. Second, Cambodia’s economy is unique within Asia because of the civil unrest and war, economic collapse, and subsequent rapid economic revival. This may render comparison of macroeconomic drivers of forest loss and LUC with other Asian countries ineffective. For example, Cambodia’s economy is in its infancy relative to many other countries in the region, and therefore forest loss during the study period may have been driven more by local drivers such as poverty, insecure land tenure, and land speculation by migrants, rather than national-level economics. Third, we did not include predictor variables covering institutional factors, land rights or tenure, or environmental policies, which have been shown to be important </w:t>
      </w:r>
      <w:r>
        <w:fldChar w:fldCharType="begin"/>
      </w:r>
      <w:r>
        <w:rPr/>
        <w:instrText>ADDIN ZOTERO_ITEM CSL_CITATION {"citationID":"W2OIhhpT","properties":{"formattedCitation":"(Culas, 2007)","plainCitation":"(Culas, 2007)","noteIndex":0},"citationItems":[{"id":2123,"uris":["http://zotero.org/users/2170232/items/GFXZ4GUN"],"uri":["http://zotero.org/users/2170232/items/GFXZ4GUN"],"itemData":{"id":2123,"type":"article-journal","abstract":"Institutions for secure property rights and better environmental policies for moving the system towards a sustainable growth path can reduce the height of an environmental Kuznets curve (EKC) relationship between income and deforestation. This study examines the impact of these specific institutional factors on the EKC relationship for deforestation across Latin American, African and Asian countries. The factors related to agricultural production, population, economy and governmental policies of each country are hypothesised to affect deforestation. Results of the Latin American countries show significant evidence of an EKC relationship for deforestation and also relevance of the institutional factors to reduce the rate of deforestation. Improvements in institutions for secure property rights and better environmental policies can thus significantly reduce the rate of deforestation without hindering the level of economic growth. Evidence also suggests that the effect of agricultural production on deforestation could be halted by strengthening institutional factors. There was found to be complementarity between the institutional factors and forest sector polices, and an additive effect between the institutional factors and forest products export promotion policies, which could also eventually reduce the rate of deforestation.","container-title":"Ecological Economics","DOI":"10.1016/j.ecolecon.2006.03.014","ISSN":"0921-8009","issue":"2","journalAbbreviation":"Ecological Economics","language":"en","page":"429-437","source":"ScienceDirect","title":"Deforestation and the environmental Kuznets curve: An institutional perspective","title-short":"Deforestation and the environmental Kuznets curve","volume":"61","author":[{"family":"Culas","given":"Richard J."}],"issued":{"date-parts":[["2007",3,1]]}}}],"schema":"https://github.com/citation-style-language/schema/raw/master/csl-citation.json"}</w:instrText>
      </w:r>
      <w:r>
        <w:rPr/>
      </w:r>
      <w:r>
        <w:rPr/>
        <w:fldChar w:fldCharType="separate"/>
      </w:r>
      <w:r>
        <w:rPr/>
      </w:r>
      <w:r>
        <w:rPr>
          <w:rFonts w:cs="Calibri"/>
        </w:rPr>
        <w:t>(Culas, 2007)</w:t>
      </w:r>
      <w:r>
        <w:rPr/>
      </w:r>
      <w:r>
        <w:rPr/>
        <w:fldChar w:fldCharType="end"/>
      </w:r>
      <w:r>
        <w:rPr/>
        <w:t xml:space="preserve">. Fourth, we only investigated up to two years of time lag between changes in predictor variables and changes in forest cover. It is possible that the effects of macroeconomics on forest cover and LUC operate at a larger temporal scale than considered in this study.       </w:t>
      </w:r>
    </w:p>
    <w:p>
      <w:pPr>
        <w:pStyle w:val="Normal"/>
        <w:rPr>
          <w:sz w:val="20"/>
          <w:szCs w:val="20"/>
        </w:rPr>
      </w:pPr>
      <w:r>
        <w:rPr/>
        <w:t xml:space="preserve">In contrast, the macroeconomic variables were effective at predicting the allocation of new ELCs. Although ELCs do not guarantee deforestation (indeed not all ELCs are awarded on forested land), the deforestation rates within ELCs are up to 105% higher than comparable areas with no ELCs </w:t>
      </w:r>
      <w:r>
        <w:fldChar w:fldCharType="begin"/>
      </w:r>
      <w:r>
        <w:rPr/>
        <w:instrText>ADDIN ZOTERO_ITEM CSL_CITATION {"citationID":"d0P6J01P","properties":{"formattedCitation":"(Davis et al., 2015)","plainCitation":"(Davis et al., 2015)","noteIndex":0},"citationItems":[{"id":2465,"uris":["http://zotero.org/users/2170232/items/BM9FJ8GU"],"uri":["http://zotero.org/users/2170232/items/BM9FJ8GU"],"itemData":{"id":2465,"type":"article-journal","abstract":"Investment in agricultural land in the developing world has rapidly increased in the past two decades1,2,3. In Cambodia, there has been a surge in economic land concessions, in which long-term leases are provided to foreign and domestic investors for economic development. More than two million hectares4 have been leased so far, sparking debate over the consequences for local communities and the environment5. Here we combined official records of concession locations4,6 with a high-resolution data set of changes in forest cover7 to quantify the contribution of land concessions to deforestation between 2000 and 2012. We used covariate matching to control for variables other than classification as a concession that may influence forest loss. Nearly half of the area where concessions were granted between 2000 and 2012 was forested in 2000; this area then represented 12.4% of forest land cover in Cambodia. Within concessions, the annual rate of forest loss was between 29% and 105% higher than in comparable land areas outside concessions. Most of the deforestation within concessions occurred after the contract date, and whether an investor was domestic or foreign had no effect on deforestation rates. We conclude that land acquisitions can act as powerful drivers of deforestation.","container-title":"Nature Geoscience","DOI":"10.1038/ngeo2540","ISSN":"1752-0908","issue":"10","language":"en","page":"772-775","source":"www.nature.com","title":"Accelerated deforestation driven by large-scale land acquisitions in Cambodia","volume":"8","author":[{"family":"Davis","given":"Kyle Frankel"},{"family":"Yu","given":"Kailiang"},{"family":"Rulli","given":"Maria Cristina"},{"family":"Pichdara","given":"Lonn"},{"family":"D’Odorico","given":"Paolo"}],"issued":{"date-parts":[["2015"]]}}}],"schema":"https://github.com/citation-style-language/schema/raw/master/csl-citation.json"}</w:instrText>
      </w:r>
      <w:r>
        <w:rPr/>
      </w:r>
      <w:r>
        <w:rPr/>
        <w:fldChar w:fldCharType="separate"/>
      </w:r>
      <w:r>
        <w:rPr/>
      </w:r>
      <w:r>
        <w:rPr>
          <w:rFonts w:cs="Calibri"/>
        </w:rPr>
        <w:t>(Davis et al., 2015)</w:t>
      </w:r>
      <w:r>
        <w:rPr/>
      </w:r>
      <w:r>
        <w:rPr/>
        <w:fldChar w:fldCharType="end"/>
      </w:r>
      <w:r>
        <w:rPr/>
        <w:t xml:space="preserve">. There has also been widespread allocation of ELCs within forested community land and protected areas, resulting in the loss of important forest habitat, rural livelihoods, and indigenous land rights </w:t>
      </w:r>
      <w:r>
        <w:fldChar w:fldCharType="begin"/>
      </w:r>
      <w:r>
        <w:rPr/>
        <w:instrText>ADDIN ZOTERO_ITEM CSL_CITATION {"citationID":"kZPn6vLD","properties":{"formattedCitation":"(Global Witness, 2013; Watson et al., 2014)","plainCitation":"(Global Witness, 2013; Watson et al., 2014)","noteIndex":0},"citationItems":[{"id":2447,"uris":["http://zotero.org/users/2170232/items/UWK5XCYU"],"uri":["http://zotero.org/users/2170232/items/UWK5XCYU"],"itemData":{"id":2447,"type":"report","publisher":"Global Witness","title":"Rubber Barons: How Vietnamese companies and international financiers are driving a land grabbing crisis in Cambodia and Laos","title-short":"Rubber Barons","URL":"https://www.globalwitness.org/en-gb/campaigns/land-deals/rubberbarons/","author":[{"family":"Global Witness","given":""}],"issued":{"date-parts":[["2013"]]}}},{"id":2042,"uris":["http://zotero.org/users/2170232/items/PKUNSUBE"],"uri":["http://zotero.org/users/2170232/items/PKUNSUBE"],"itemData":{"id":2042,"type":"article-journal","abstract":"Originally conceived to conserve iconic landscapes and wildlife, protected areas are now expected to achieve an increasingly diverse set of conservation, social and economic objectives. The amount of land and sea designated as formally protected has markedly increased over the past century, but there is still a major shortfall in political commitments to enhance the coverage and effectiveness of protected areas. Financial support for protected areas is dwarfed by the benefits that they provide, but these returns depend on effective management. A step change involving increased recognition, funding, planning and enforcement is urgently needed if protected areas are going to fulfil their potential.","container-title":"Nature","DOI":"10.1038/nature13947","ISSN":"1476-4687","issue":"7525","language":"en","page":"67-73","source":"www.nature.com","title":"The performance and potential of protected areas","volume":"515","author":[{"family":"Watson","given":"James E. M."},{"family":"Dudley","given":"Nigel"},{"family":"Segan","given":"Daniel B."},{"family":"Hockings","given":"Marc"}],"issued":{"date-parts":[["2014",11]]}}}],"schema":"https://github.com/citation-style-language/schema/raw/master/csl-citation.json"}</w:instrText>
      </w:r>
      <w:r>
        <w:rPr/>
      </w:r>
      <w:r>
        <w:rPr/>
        <w:fldChar w:fldCharType="separate"/>
      </w:r>
      <w:r>
        <w:rPr/>
      </w:r>
      <w:r>
        <w:rPr>
          <w:rFonts w:cs="Calibri"/>
        </w:rPr>
        <w:t>(Global Witness, 2013; Watson et al., 2014)</w:t>
      </w:r>
      <w:r>
        <w:rPr/>
      </w:r>
      <w:r>
        <w:rPr/>
        <w:fldChar w:fldCharType="end"/>
      </w:r>
      <w:r>
        <w:rPr/>
        <w:t xml:space="preserve">. Therefore, ELCs themselves can be considered direct drivers of forest loss, rendering the macroeconomic predictors indirect drivers. Our results have demonstrated that during the study period, the economic development of the country was closely linked to the increase in ELCs, which in turn have driven forest loss. There were clear relationships between the size of the agricultural sector, the rates of foreign investment, and the number of new ELCs. The process of awarding ELC contracts in Cambodia has been criticised for lacking transparency and for corruption </w:t>
      </w:r>
      <w:r>
        <w:fldChar w:fldCharType="begin"/>
      </w:r>
      <w:r>
        <w:rPr/>
        <w:instrText>ADDIN ZOTERO_ITEM CSL_CITATION {"citationID":"ZEOqCtHg","properties":{"formattedCitation":"(Neef et al., 2013; Vrieze and Kuch, 2012)","plainCitation":"(Neef et al., 2013; Vrieze and Kuch, 2012)","noteIndex":0},"citationItems":[{"id":2486,"uris":["http://zotero.org/users/2170232/items/2HCRAVQT"],"uri":["http://zotero.org/users/2170232/items/2HCRAVQT"],"itemData":{"id":2486,"type":"article-journal","abstract":"In rural Cambodia the rampant allocation of state land to political elites and foreign investors in the form of “Economic Land Concessions (ELCs)”—estimated to cover an area equivalent to more than 50 % of the country’s arable land—has been associated with encroachment on farmland, community forests and indigenous territories and has contributed to a rapid increase of rural landlessness. By contrast, less than 7,000 ha of land have been allotted to land-poor and landless farmers under the pilot project for “Social Land Concessions (SLCs)” supported by various donor agencies. Drawing on fieldwork conducted in two research sites in Kratie Province, this article sheds light on the mechanisms and discourses surrounding the allocation of ELCs and SLCs. Our findings suggest that large-scale and non-transparent land leases in the form of ELCs are discursively justified as land policy measures supporting national development, creating employment opportunities in rural areas, and restoring “degraded” and “non-use” land, while SLCs are presented by the government and its international donors as a complementary policy to reduce landlessness, alleviate rural poverty, and ensure a more equitable land distribution. We argue that the SLC pilot project is a deliberate strategy deployed by the Cambodian ruling elite to instrumentalize international aid agencies in formalizing displacement and distributional injustices, in smoothing the adverse social impacts of their very own land policies and in minimizing resistance by dispossessed rural people.","container-title":"Journal of Agricultural and Environmental Ethics","DOI":"10.1007/s10806-013-9446-y","ISSN":"1573-322X","issue":"6","journalAbbreviation":"J Agric Environ Ethics","language":"en","page":"1085-1103","source":"Springer Link","title":"The Politics and Ethics of Land Concessions in Rural Cambodia","volume":"26","author":[{"family":"Neef","given":"Andreas"},{"family":"Touch","given":"Siphat"},{"family":"Chiengthong","given":"Jamaree"}],"issued":{"date-parts":[["2013",12,1]]}}},{"id":2053,"uris":["http://zotero.org/users/2170232/items/C9AXILM9"],"uri":["http://zotero.org/users/2170232/items/C9AXILM9"],"itemData":{"id":2053,"type":"article-newspaper","container-title":"The Cambodia Daily","page":"4-11","title":"Carving up Cambodia: One concesion at a time","author":[{"family":"Vrieze","given":"Paul"},{"family":"Kuch","given":"Naren"}],"issued":{"date-parts":[["2012"]]}}}],"schema":"https://github.com/citation-style-language/schema/raw/master/csl-citation.json"}</w:instrText>
      </w:r>
      <w:r>
        <w:rPr/>
      </w:r>
      <w:r>
        <w:rPr/>
        <w:fldChar w:fldCharType="separate"/>
      </w:r>
      <w:r>
        <w:rPr/>
      </w:r>
      <w:r>
        <w:rPr>
          <w:rFonts w:cs="Calibri"/>
        </w:rPr>
        <w:t>(Neef et al., 2013; Vrieze and Kuch, 2012)</w:t>
      </w:r>
      <w:r>
        <w:rPr/>
      </w:r>
      <w:r>
        <w:rPr/>
        <w:fldChar w:fldCharType="end"/>
      </w:r>
      <w:r>
        <w:rPr/>
        <w:t xml:space="preserve">, and so it is not always possible to identify who owns a particular concession. Nevertheless, of those identified, 48% were foreign owned </w:t>
      </w:r>
      <w:r>
        <w:fldChar w:fldCharType="begin"/>
      </w:r>
      <w:r>
        <w:rPr/>
        <w:instrText>ADDIN ZOTERO_ITEM CSL_CITATION {"citationID":"FzYs6DA6","properties":{"formattedCitation":"(Licadho, 2019)","plainCitation":"(Licadho, 2019)","noteIndex":0},"citationItems":[{"id":2054,"uris":["http://zotero.org/users/2170232/items/4ICGYNM8"],"uri":["http://zotero.org/users/2170232/items/4ICGYNM8"],"itemData":{"id":2054,"type":"map","title":"Economic Land Concessions in Cambodia","URL":"http://www.licadho-cambodia.org","author":[{"family":"Licadho","given":""}],"accessed":{"date-parts":[["2019",9,24]]},"issued":{"date-parts":[["2019"]]}}}],"schema":"https://github.com/citation-style-language/schema/raw/master/csl-citation.json"}</w:instrText>
      </w:r>
      <w:r>
        <w:rPr/>
      </w:r>
      <w:r>
        <w:rPr/>
        <w:fldChar w:fldCharType="separate"/>
      </w:r>
      <w:r>
        <w:rPr/>
      </w:r>
      <w:r>
        <w:rPr>
          <w:rFonts w:cs="Calibri"/>
        </w:rPr>
        <w:t>(Licadho, 2019)</w:t>
      </w:r>
      <w:r>
        <w:rPr/>
      </w:r>
      <w:r>
        <w:rPr/>
        <w:fldChar w:fldCharType="end"/>
      </w:r>
      <w:r>
        <w:rPr/>
        <w:t xml:space="preserve">. Despite real and perceived benefits of attracting foreign investment and expanding the production of cash crops, there are numerous negative effects on local people and the environment. Development of potential agricultural land by investors comes with opportunity costs for local people, who otherwise may have had access to the land, water, and other resources, and could have themselves developed agriculture that would have alleviated poverty more effectively than a commercial agricultural enterprise. Furthermore, agro-industrial production of cash crops for international markets leaves the country open to price shocks and other suboptimal market fluctuations </w:t>
      </w:r>
      <w:r>
        <w:fldChar w:fldCharType="begin"/>
      </w:r>
      <w:r>
        <w:rPr/>
        <w:instrText>ADDIN ZOTERO_ITEM CSL_CITATION {"citationID":"HGKLJYut","properties":{"formattedCitation":"(De Schutter, 2011)","plainCitation":"(De Schutter, 2011)","noteIndex":0},"citationItems":[{"id":2758,"uris":["http://zotero.org/users/2170232/items/W4WVMKX6"],"uri":["http://zotero.org/users/2170232/items/W4WVMKX6"],"itemData":{"id":2758,"type":"article-journal","abstract":"Large-scale investments in farmland have been criticized, chiefly, because of questions about the capacity of the countries targeted by these land deals to effectively manage these investments in order to ensure that they contribute to rural development and poverty alleviation. This article questions the idea that this is the only or even the main problem raised by such investments. If weak governance were the only problem, then appropriate regulation—and incentives to manage such investments correctly—would indeed be a solution. However the real concern behind the development of large-scale investments in farmland is that giving land away to investors, having better access to capital to ‘develop’, implies huge opportunity costs, as it will result in a type of farming that will have much less powerful poverty-reducing impacts, than if access to land and water were improved for the local farming communities; that it directs agriculture towards crops for export markets, increasing the vulnerability to price shocks of the target countries; and that even where titling schemes seek to protect land users from eviction, it accelerates the development of a market for land rights with potentially destructive effects on the livelihoods, both of the current land users that will face increased commercial pressure on land, and of groups depending on the commons—grazing and fishing grounds, and forests. The article maps these various levels of critiques. It concludes that we need to do more than impose a discipline on land-grabbing: we need a real alternative to this kind of investment in land.","container-title":"The Journal of Peasant Studies","DOI":"10.1080/03066150.2011.559008","ISSN":"0306-6150","issue":"2","note":"publisher: Routledge\n_eprint: https://doi.org/10.1080/03066150.2011.559008","page":"249-279","source":"Taylor and Francis+NEJM","title":"How not to think of land-grabbing: three critiques of large-scale investments in farmland","title-short":"How not to think of land-grabbing","volume":"38","author":[{"family":"De Schutter","given":"Olivier"}],"issued":{"date-parts":[["2011",3,1]]}}}],"schema":"https://github.com/citation-style-language/schema/raw/master/csl-citation.json"}</w:instrText>
      </w:r>
      <w:r>
        <w:rPr/>
      </w:r>
      <w:r>
        <w:rPr/>
        <w:fldChar w:fldCharType="separate"/>
      </w:r>
      <w:r>
        <w:rPr/>
      </w:r>
      <w:r>
        <w:rPr>
          <w:rFonts w:cs="Calibri"/>
        </w:rPr>
        <w:t>(De Schutter, 2011)</w:t>
      </w:r>
      <w:r>
        <w:rPr/>
      </w:r>
      <w:r>
        <w:rPr/>
        <w:fldChar w:fldCharType="end"/>
      </w:r>
      <w:r>
        <w:rPr/>
        <w:t xml:space="preserve">. </w:t>
      </w:r>
    </w:p>
    <w:p>
      <w:pPr>
        <w:pStyle w:val="Normal"/>
        <w:rPr>
          <w:sz w:val="20"/>
          <w:szCs w:val="20"/>
        </w:rPr>
      </w:pPr>
      <w:r>
        <w:rPr/>
        <w:t xml:space="preserve">Changes in new ELC allocation can also be effectively predicted by several key agricultural commodity prices, both on the international market and internally at the farmgate scale. Rubber, sugar, corn, and rice we all important variables in the models, and increases in the market prices of these commodities can predict increases in the allocation of ELCs. Importantly, there were differences in the effects of commodity and producer prices on ELC allocation at different time lags, suggesting that either investors will delay investing in a new crop for up to two years after the prices increase, or that the process of purchasing land and establishing an ELC venture can in some cases be a slow process. International market forces are known to drive LUC, and globally, land conversion for commodity production is the single largest driver of deforestation </w:t>
      </w:r>
      <w:r>
        <w:fldChar w:fldCharType="begin"/>
      </w:r>
      <w:r>
        <w:rPr/>
        <w:instrText>ADDIN ZOTERO_ITEM CSL_CITATION {"citationID":"MSxMEiBc","properties":{"formattedCitation":"(Curtis et al., 2018)","plainCitation":"(Curtis et al., 2018)","noteIndex":0},"citationItems":[{"id":2375,"uris":["http://zotero.org/users/2170232/items/MGBJXYEN"],"uri":["http://zotero.org/users/2170232/items/MGBJXYEN"],"itemData":{"id":2375,"type":"article-journal","abstract":"Mapping global deforestation patterns\nForest loss is being driven by various factors, including commodity production, forestry, agriculture, wildfire, and urbanization. Curtis et al. used high-resolution Google Earth imagery to map and classify global forest loss since 2001. Just over a quarter of global forest loss is due to deforestation through permanent land use change for the production of commodities, including beef, soy, palm oil, and wood fiber. Despite regional differences and efforts by governments, conservationists, and corporations to stem the losses, the overall rate of commodity-driven deforestation has not declined since 2001.\nScience, this issue p. 1108\nGlobal maps of forest loss depict the scale and magnitude of forest disturbance, yet companies, governments, and nongovernmental organizations need to distinguish permanent conversion (i.e., deforestation) from temporary loss from forestry or wildfire. Using satellite imagery, we developed a forest loss classification model to determine a spatial attribution of forest disturbance to the dominant drivers of land cover and land use change over the period 2001 to 2015. Our results indicate that 27% of global forest loss can be attributed to deforestation through permanent land use change for commodity production. The remaining areas maintained the same land use over 15 years; in those areas, loss was attributed to forestry (26%), shifting agriculture (24%), and wildfire (23%). Despite corporate commitments, the rate of commodity-driven deforestation has not declined. To end deforestation, companies must eliminate 5 million hectares of conversion from supply chains each year.\nA high-resolution global map enables a classification of the main drivers of forest loss.\nA high-resolution global map enables a classification of the main drivers of forest loss.","container-title":"Science","DOI":"10.1126/science.aau3445","ISSN":"0036-8075, 1095-9203","issue":"6407","language":"en","note":"PMID: 30213911","page":"1108-1111","source":"science.sciencemag.org","title":"Classifying drivers of global forest loss","volume":"361","author":[{"family":"Curtis","given":"Philip G."},{"family":"Slay","given":"Christy M."},{"family":"Harris","given":"Nancy L."},{"family":"Tyukavina","given":"Alexandra"},{"family":"Hansen","given":"Matthew C."}],"issued":{"date-parts":[["2018"]]}}}],"schema":"https://github.com/citation-style-language/schema/raw/master/csl-citation.json"}</w:instrText>
      </w:r>
      <w:r>
        <w:rPr/>
      </w:r>
      <w:r>
        <w:rPr/>
        <w:fldChar w:fldCharType="separate"/>
      </w:r>
      <w:r>
        <w:rPr/>
      </w:r>
      <w:r>
        <w:rPr>
          <w:rFonts w:cs="Calibri"/>
        </w:rPr>
        <w:t>(Curtis et al., 2018)</w:t>
      </w:r>
      <w:r>
        <w:rPr/>
      </w:r>
      <w:r>
        <w:rPr/>
        <w:fldChar w:fldCharType="end"/>
      </w:r>
      <w:r>
        <w:rPr/>
        <w:t xml:space="preserve">. </w:t>
      </w:r>
      <w:r>
        <w:fldChar w:fldCharType="begin"/>
      </w:r>
      <w:r>
        <w:rPr/>
        <w:instrText>ADDIN ZOTERO_ITEM CSL_CITATION {"citationID":"CwlwQmVP","properties":{"formattedCitation":"(Grogan et al., 2015)","plainCitation":"(Grogan et al., 2015)","dontUpdate":true,"noteIndex":0},"citationItems":[{"id":2760,"uris":["http://zotero.org/users/2170232/items/RPYSN4I3"],"uri":["http://zotero.org/users/2170232/items/RPYSN4I3"],"itemData":{"id":2760,"type":"article-journal","abstract":"The recent rise in global demand for natural rubber (Hevea brasiliensis) has led to expansive areas of natural forest being transformed into monoculture plantations. This paper explores the utility of annual Landsat time series for monitoring forest disturbance and the role of natural rubber in mainland Southeast Asia from 2000 to 2012. A region on the Cambodian–Vietnamese border was chosen for this study considering four primary questions: 1) how accurately can annual Landsat time series map the location and timing of forest disturbances in evergreen and seasonal tropical forests, 2) are there cross-border differences in frontier and non-frontier forest disturbance rates between Cambodia and Vietnam, 3) what proportion of disturbances in frontier and non-frontier forests can be accounted for by the impact of rubber plantations, and 4) is there a relationship between global market prices for natural rubber and the annual rate of frontier forest clearing for rubber plantations on both sides of the border. We used LandTrendr (Landsat-based detection of trends in disturbance and recovery) for temporal segmentation of the Landsat time series and disturbance mapping. Our results show that this approach can provide accurate forest disturbance maps but that accuracy is affected by forest type. Highest accuracies were found in evergreen forest (91%), with lower accuracies in mixed (82%) and dry-deciduous forest types (86%). Our final map considering all forest types yielded an overall accuracy of 86%. Forest disturbance rates were generally higher on the Cambodian side of the border. Frontier forest disturbance rates averaged 3.8%/year in Cambodia compared to 2.5%/year in Vietnam. Conversion to rubber was the dominant form of frontier forest change in both countries (42% in Cambodia and 84% in Vietnam). Non-frontier forest disturbances averaged 4.0% and 2.5% in Cambodia and Vietnam, respectively, with most disturbances likewise linked with rubber plantations. Although rates of frontier forest disturbance differed in both countries, they each displayed similar correlations between disturbance rates related to rubber plantation expansion and price fluctuations of natural rubber. This suggests links between localized land cover/use change and international market forces, irrespective of differing political and socioeconomic backgrounds. Our study underlines the value of using dense Landsat time series when exploring the dynamics of human-induced land cover change.","container-title":"Remote Sensing of Environment","DOI":"10.1016/j.rse.2015.03.001","ISSN":"0034-4257","journalAbbreviation":"Remote Sensing of Environment","language":"en","page":"438-453","source":"ScienceDirect","title":"Cross-border forest disturbance and the role of natural rubber in mainland Southeast Asia using annual Landsat time series","volume":"169","author":[{"family":"Grogan","given":"Kenneth"},{"family":"Pflugmacher","given":"Dirk"},{"family":"Hostert","given":"Patrick"},{"family":"Kennedy","given":"Robert"},{"family":"Fensholt","given":"Rasmus"}],"issued":{"date-parts":[["2015",11,1]]}}}],"schema":"https://github.com/citation-style-language/schema/raw/master/csl-citation.json"}</w:instrText>
      </w:r>
      <w:r>
        <w:rPr/>
      </w:r>
      <w:r>
        <w:rPr/>
        <w:fldChar w:fldCharType="separate"/>
      </w:r>
      <w:r>
        <w:rPr/>
      </w:r>
      <w:r>
        <w:rPr>
          <w:rFonts w:cs="Calibri"/>
        </w:rPr>
        <w:t>Grogan et al (2015)</w:t>
      </w:r>
      <w:r>
        <w:rPr/>
      </w:r>
      <w:r>
        <w:rPr/>
        <w:fldChar w:fldCharType="end"/>
      </w:r>
      <w:r>
        <w:rPr/>
        <w:t xml:space="preserve"> provide an empirical example of how the international market price of rubber can drive deforestation in frontier areas of Cambodia and Vietnam. Understanding which commodities are driving land conversion, the strength of the effects, the time lags, and the legal and institutional mechanisms that facilitate the link between prices and forest loss, is critical for predicting future forest loss. The Cambodian Prime Minister issued a moratorium on new ELCs in 2012, which drastically reduced (although did not eliminate) ELC allocation. Although this has had a positive effect on forests, rural livelihoods, and indigenous land tenure, it is unclear how long this reprieve will last </w:t>
      </w:r>
      <w:r>
        <w:fldChar w:fldCharType="begin"/>
      </w:r>
      <w:r>
        <w:rPr/>
        <w:instrText>ADDIN ZOTERO_ITEM CSL_CITATION {"citationID":"6Ox1VdRJ","properties":{"formattedCitation":"(Davis et al., 2015)","plainCitation":"(Davis et al., 2015)","noteIndex":0},"citationItems":[{"id":2465,"uris":["http://zotero.org/users/2170232/items/BM9FJ8GU"],"uri":["http://zotero.org/users/2170232/items/BM9FJ8GU"],"itemData":{"id":2465,"type":"article-journal","abstract":"Investment in agricultural land in the developing world has rapidly increased in the past two decades1,2,3. In Cambodia, there has been a surge in economic land concessions, in which long-term leases are provided to foreign and domestic investors for economic development. More than two million hectares4 have been leased so far, sparking debate over the consequences for local communities and the environment5. Here we combined official records of concession locations4,6 with a high-resolution data set of changes in forest cover7 to quantify the contribution of land concessions to deforestation between 2000 and 2012. We used covariate matching to control for variables other than classification as a concession that may influence forest loss. Nearly half of the area where concessions were granted between 2000 and 2012 was forested in 2000; this area then represented 12.4% of forest land cover in Cambodia. Within concessions, the annual rate of forest loss was between 29% and 105% higher than in comparable land areas outside concessions. Most of the deforestation within concessions occurred after the contract date, and whether an investor was domestic or foreign had no effect on deforestation rates. We conclude that land acquisitions can act as powerful drivers of deforestation.","container-title":"Nature Geoscience","DOI":"10.1038/ngeo2540","ISSN":"1752-0908","issue":"10","language":"en","page":"772-775","source":"www.nature.com","title":"Accelerated deforestation driven by large-scale land acquisitions in Cambodia","volume":"8","author":[{"family":"Davis","given":"Kyle Frankel"},{"family":"Yu","given":"Kailiang"},{"family":"Rulli","given":"Maria Cristina"},{"family":"Pichdara","given":"Lonn"},{"family":"D’Odorico","given":"Paolo"}],"issued":{"date-parts":[["2015"]]}}}],"schema":"https://github.com/citation-style-language/schema/raw/master/csl-citation.json"}</w:instrText>
      </w:r>
      <w:r>
        <w:rPr/>
      </w:r>
      <w:r>
        <w:rPr/>
        <w:fldChar w:fldCharType="separate"/>
      </w:r>
      <w:r>
        <w:rPr/>
      </w:r>
      <w:r>
        <w:rPr>
          <w:rFonts w:cs="Calibri"/>
        </w:rPr>
        <w:t>(Davis et al., 2015)</w:t>
      </w:r>
      <w:r>
        <w:rPr/>
      </w:r>
      <w:r>
        <w:rPr/>
        <w:fldChar w:fldCharType="end"/>
      </w:r>
      <w:r>
        <w:rPr/>
        <w:t xml:space="preserve">, or whether a new mechanism will emerge to replace ELCs. The opaque legal mechanisms and weak institutional frameworks that governed ELCs in the past are likely to continue to hinder the development of sustainable agricultural policies. The relationships between macroeconomics, commodity prices, and industrial-scale agriculture identified in this study are likely replicated across the region, and therefore these results will be of use to researchers and policy makers outside Cambodia.    </w:t>
      </w:r>
    </w:p>
    <w:p>
      <w:pPr>
        <w:pStyle w:val="Normal"/>
        <w:rPr>
          <w:i/>
          <w:i/>
          <w:iCs/>
        </w:rPr>
      </w:pPr>
      <w:r>
        <w:rPr/>
        <w:t xml:space="preserve"> </w:t>
      </w:r>
      <w:r>
        <w:rPr>
          <w:i/>
          <w:iCs/>
        </w:rPr>
        <w:t>Socioeconomic analysis</w:t>
      </w:r>
    </w:p>
    <w:p>
      <w:pPr>
        <w:pStyle w:val="Normal"/>
        <w:rPr>
          <w:sz w:val="20"/>
          <w:szCs w:val="20"/>
        </w:rPr>
      </w:pPr>
      <w:r>
        <w:rPr/>
        <w:t xml:space="preserve">The commune-level model revealed that population density was the only non-control variable with any effect, and the effect was very weak. We were limited in the socioeconomic variables that were available, and it is possible that the variables selected were simply poor predictors of forest cover. However, the modelling process revealed very large between-commune variation in both predictor and response variables, in addition to a large number of random effect levels (between 1,317 and 1,512). Model predictions from the final model, and from preliminary models, showed that the parameter estimates (intercepts and slopes) for a given socioeconomic variable (see Figure 6 for an example from population density) varied widely from commune to commune, even within the same province. Therefore, it is possible that the difficulty in estimating a single parameter from the surrounding “noise” resulted in the detection of weak, or no effects, rather than a genuine lack of effects. The province-level model was built to counter the issue of excessive between-commune variance by approaching the analysis from a different scale. Two socioeconomic variables remained in the final province-level model but again, the effects were relatively weak. It is still possible that the weak effects represented a genuine lack of correlation between socioeconomics and forest cover, however, modelling the effects at a larger scale will simply mask the large variation that exists at the finer scale, rather than eliminating it. This analysis highlights the importance of scale when modelling complex social-ecological systems; researchers must not only select the scale of the analysis carefully but must also be aware of underlying variation which may be affecting estimates, requiring cautious interpretation of results. The results of the socioeconomic analysis have further highlighted the effect of scale on drivers with larger effects. The direction of the effect of the presence of ELCs changes depending on whether you are looking at the commune-level or the province-level (ELCs have a negative effect on forest cover within a commune, but a positive effect on forest cover within a province). This reversal of effect direction between scales also occurs for distance to an international border (positive within communes and negative within provinces) and the distance to the provincial capital (positive within communes and negative within provinces). Taken together, the two models can add important nuance to the interpretation of results; provinces that are small and are close to international borders have higher forest cover, but within those provinces, the communes that are furthest away from the border and the provincial capital are predicted to have the highest forest cover. These results demonstrate how the relationships between forest cover and predictor variables are being driven in different directions at different scales, emphasising the complexity of modelling social-ecological systems. </w:t>
      </w:r>
    </w:p>
    <w:p>
      <w:pPr>
        <w:pStyle w:val="Normal"/>
        <w:rPr>
          <w:sz w:val="20"/>
          <w:szCs w:val="20"/>
        </w:rPr>
      </w:pPr>
      <w:r>
        <w:rPr/>
        <w:t xml:space="preserve">The inherent complexity within social-ecological systems results in significant challenges when researchers attempt to model them </w:t>
      </w:r>
      <w:r>
        <w:fldChar w:fldCharType="begin"/>
      </w:r>
      <w:r>
        <w:rPr/>
        <w:instrText>ADDIN ZOTERO_ITEM CSL_CITATION {"citationID":"7zXkx2n4","properties":{"formattedCitation":"(Basse et al., 2014)","plainCitation":"(Basse et al., 2014)","noteIndex":0},"citationItems":[{"id":1520,"uris":["http://zotero.org/users/2170232/items/LLN2Z9J7"],"uri":["http://zotero.org/users/2170232/items/LLN2Z9J7"],"itemData":{"id":1520,"type":"article-journal","abstract":"Identifying and evaluating the driving forces that are behind land use and land cover changes remains one of the most difficult exercises that geographers and environmental scientists must continually address. The difficulty emerges from the fact that in land use and land cover systems, multiple actions and interactions between different factors (e.g., economic, political, environmental, biophysical, institutional, and cultural) come into play and make it difficult to understand how the processes behind the changes function. Using advanced methods, such as Cellular Automata (CA) and Artificial Neural Networks (ANNs), the results highlight that these tools are adequate in formalising knowledge regarding land use systems in cross-border regions. Moreover, because modelling land use changes using big data is gaining increasing popularity, ANN techniques could contribute to improving the calibration of cellular automata-based land use models.","container-title":"Applied Geography","DOI":"10.1016/j.apgeog.2014.06.016","ISSN":"0143-6228","journalAbbreviation":"Applied Geography","page":"160-171","source":"ScienceDirect","title":"Land use changes modelling using advanced methods: Cellular automata and artificial neural networks. The spatial and explicit representation of land cover dynamics at the cross-border region scale","title-short":"Land use changes modelling using advanced methods","volume":"53","author":[{"family":"Basse","given":"Reine Maria"},{"family":"Omrani","given":"Hichem"},{"family":"Charif","given":"Omar"},{"family":"Gerber","given":"Philippe"},{"family":"Bódis","given":"Katalin"}],"issued":{"date-parts":[["2014",9,1]]}}}],"schema":"https://github.com/citation-style-language/schema/raw/master/csl-citation.json"}</w:instrText>
      </w:r>
      <w:r>
        <w:rPr/>
      </w:r>
      <w:r>
        <w:rPr/>
        <w:fldChar w:fldCharType="separate"/>
      </w:r>
      <w:r>
        <w:rPr/>
      </w:r>
      <w:r>
        <w:rPr>
          <w:rFonts w:cs="Calibri"/>
        </w:rPr>
        <w:t>(Basse et al., 2014)</w:t>
      </w:r>
      <w:r>
        <w:rPr/>
      </w:r>
      <w:r>
        <w:rPr/>
        <w:fldChar w:fldCharType="end"/>
      </w:r>
      <w:r>
        <w:rPr/>
        <w:t>. Taking this study as an example, a researcher has a choice between modelling at a large scale (e.g., national, regional) where effects may be weak or unrepresentative of much of the country or region, or modelling at a fine scale where effects may be swamped by variation resulting in the loss of the true signal. In some cases, prudence may stop researchers gathering increasingly complex data, but rather reframe their analytical goal by removing hypothesis testing and aiming for description of the data rather than explanation. Advances in simulation modelling and machine learning can isolate our thinking and increase understanding, without the need for large datasets and complex statistical modelling procedures (</w:t>
      </w:r>
      <w:r>
        <w:rPr>
          <w:highlight w:val="yellow"/>
        </w:rPr>
        <w:t>refs</w:t>
      </w:r>
      <w:r>
        <w:rPr/>
        <w:t xml:space="preserve">).  </w:t>
      </w:r>
    </w:p>
    <w:p>
      <w:pPr>
        <w:pStyle w:val="Normal"/>
        <w:rPr>
          <w:i/>
          <w:i/>
          <w:iCs/>
        </w:rPr>
      </w:pPr>
      <w:r>
        <w:rPr>
          <w:i/>
          <w:iCs/>
        </w:rPr>
        <w:t>Cluster analysis</w:t>
      </w:r>
    </w:p>
    <w:p>
      <w:pPr>
        <w:pStyle w:val="Normal"/>
        <w:rPr>
          <w:sz w:val="20"/>
          <w:szCs w:val="20"/>
        </w:rPr>
      </w:pPr>
      <w:r>
        <w:rPr/>
        <w:t xml:space="preserve">In this study we investigated the use of cluster analysis to describe Cambodia in terms of socioeconomics. The analysis revealed interesting patterns of distinct regions, suggesting that in many cases provinces that are adjacent to each other tend to have similar socioeconomic characteristics, resulting in clusters that are spatially contiguous. The two cluster that generally display the largest differences are clusters 1 and 3. Cluster 1 contains the provinces of Mondul Kiri and Rattank Kiri which are large, remote, and some of the least developed provinces in the country. They are home to the Eastern Plains Landscape which is one of the most important areas in SEA for biodiversity </w:t>
      </w:r>
      <w:r>
        <w:fldChar w:fldCharType="begin"/>
      </w:r>
      <w:r>
        <w:rPr/>
        <w:instrText>ADDIN ZOTERO_ITEM CSL_CITATION {"citationID":"pnfxn81c","properties":{"formattedCitation":"(Gray et al., 2012; Griffin and Nuttall, 2020; Nuttall et al., 2017)","plainCitation":"(Gray et al., 2012; Griffin and Nuttall, 2020; Nuttall et al., 2017)","dontUpdate":true,"noteIndex":0},"citationItems":[{"id":80,"uris":["http://zotero.org/users/2170232/items/9DT2Z23D"],"uri":["http://zotero.org/users/2170232/items/9DT2Z23D"],"itemData":{"id":80,"type":"article-journal","container-title":"Oryx","DOI":"10.1017/S0030605312000567","ISSN":"0030-6053, 1365-3008","issue":"04","language":"en","page":"563-566","source":"CrossRef","title":"Distance sampling reveals Cambodia's Eastern Plains Landscape supports the largest global population of the Endangered banteng Bos javanicus","volume":"46","author":[{"family":"Gray","given":"Thomas N. E."},{"family":"Prum","given":"Sovanna"},{"family":"Pin","given":"Chanrattana"},{"family":"Phan","given":"Channa"}],"issued":{"date-parts":[["2012"]]}}},{"id":54,"uris":["http://zotero.org/users/2170232/items/MDXPZQ4P"],"uri":["http://zotero.org/users/2170232/items/MDXPZQ4P"],"itemData":{"id":54,"type":"report","event-place":"Phnom Penh, Cambodia","genre":"Status report","publisher":"Wildlife Conservation Society","publisher-place":"Phnom Penh, Cambodia","title":"Status of Key Speceis in Keo Seima Wildlife Sanctuary 2010-2020","URL":"https://doi.org/10.19121/2020.Report.38511","author":[{"family":"Griffin","given":"O"},{"family":"Nuttall","given":"M"}],"issued":{"date-parts":[["2020"]]}}},{"id":2350,"uris":["http://zotero.org/users/2170232/items/IL8XBFLL"],"uri":["http://zotero.org/users/2170232/items/IL8XBFLL"],"itemData":{"id":2350,"type":"article-journal","abstract":"The catastrophic decline of the endangered Green peafowl Pavo muticus across its former range is well known, yet there are only a handful of reliable population estimates for this species from its remaining range, making global assessment challenging. We present the first rigorous population estimates for this species from Cambodia, and model the distribution and the relationships between this species and several environmental covariates from the Core Zone (187,900 ha) of Seima Protection Forest (SPF), eastern Cambodia. Using distance sampling the abundance of Green Peafowl in SPF in 2014 is estimated to be 541 (95% CI [252, 1160]). Density surface modelling was used to predict distribution and relative abundance within the study area, and there was some evidence that the species prefers areas of deciduous forest, non-forest, and to a lesser extent semi-evergreen forest. These results highlight the importance of the central and northern sections of SPF for this species. Furthermore, the analysis suggested that Green Peafowl abundance is higher in closer proximity to water, yet decreases in closer proximity to human settlement.","container-title":"Bird Conservation International","DOI":"10.1017/S0959270916000083","ISSN":"0959-2709, 1474-0001","issue":"1","language":"en","page":"127-139","source":"Cambridge Core","title":"Abundance estimates for the endangered Green Peafowl Pavo muticus in Cambodia: identification of a globally important site for conservation","title-short":"Abundance estimates for the endangered Green Peafowl Pavo muticus in Cambodia","volume":"27","author":[{"family":"Nuttall","given":"Matthew"},{"family":"Nut","given":"Menghor"},{"family":"Ung","given":"Vises"},{"family":"O’kelly","given":"Hannah"}],"issued":{"date-parts":[["2017"]]}}}],"schema":"https://github.com/citation-style-language/schema/raw/master/csl-citation.json"}</w:instrText>
      </w:r>
      <w:r>
        <w:rPr/>
      </w:r>
      <w:r>
        <w:rPr/>
        <w:fldChar w:fldCharType="separate"/>
      </w:r>
      <w:r>
        <w:rPr/>
      </w:r>
      <w:r>
        <w:rPr>
          <w:rFonts w:cs="Calibri"/>
        </w:rPr>
        <w:t>(Chapter 2, Gray et al., 2012; Griffin and Nuttall, 2020; Nuttall et al., 2017)</w:t>
      </w:r>
      <w:r>
        <w:rPr/>
      </w:r>
      <w:r>
        <w:rPr/>
        <w:fldChar w:fldCharType="end"/>
      </w:r>
      <w:r>
        <w:rPr/>
        <w:t xml:space="preserve">. The cluster has the highest forest cover, low population density, low access to services, and low migration. Economic development in the first two decades after the civil war was focused almost entirely on the major cities: Phnom Penh (cluster 3), Sihanoukville (cluster 5), and Battambang (cluster 4), with rural provinces remaining underdeveloped, inaccessible, and poor </w:t>
      </w:r>
      <w:r>
        <w:fldChar w:fldCharType="begin"/>
      </w:r>
      <w:r>
        <w:rPr/>
        <w:instrText>ADDIN ZOTERO_ITEM CSL_CITATION {"citationID":"aHOX0XU3","properties":{"formattedCitation":"(Hughes and Un, 2011)","plainCitation":"(Hughes and Un, 2011)","noteIndex":0},"citationItems":[{"id":2448,"uris":["http://zotero.org/users/2170232/items/IRTUHWES"],"uri":["http://zotero.org/users/2170232/items/IRTUHWES"],"itemData":{"id":2448,"type":"report","collection-title":"NIAS Studies in Asian Topic","event-place":"Leifsgade 33, DK-2300 Copenhagen S, Denmark","number":"49","publisher":"Nordic Institute of Asian Studies","publisher-place":"Leifsgade 33, DK-2300 Copenhagen S, Denmark","title":"Cambodia's Economic Transformation","author":[{"family":"Hughes","given":"C"},{"family":"Un","given":"K"}],"issued":{"date-parts":[["2011"]]}}}],"schema":"https://github.com/citation-style-language/schema/raw/master/csl-citation.json"}</w:instrText>
      </w:r>
      <w:r>
        <w:rPr/>
      </w:r>
      <w:r>
        <w:rPr/>
        <w:fldChar w:fldCharType="separate"/>
      </w:r>
      <w:r>
        <w:rPr/>
      </w:r>
      <w:r>
        <w:rPr>
          <w:rFonts w:cs="Calibri"/>
        </w:rPr>
        <w:t>(Hughes and Un, 2011)</w:t>
      </w:r>
      <w:r>
        <w:rPr/>
      </w:r>
      <w:r>
        <w:rPr/>
        <w:fldChar w:fldCharType="end"/>
      </w:r>
      <w:r>
        <w:rPr/>
        <w:t xml:space="preserve">. The lack of infrastructure and access, coupled with low population density and few employment opportunities that limited in-migration, has meant that forest cover has remained high </w:t>
      </w:r>
      <w:r>
        <w:fldChar w:fldCharType="begin"/>
      </w:r>
      <w:r>
        <w:rPr/>
        <w:instrText>ADDIN ZOTERO_ITEM CSL_CITATION {"citationID":"hcKplkwY","properties":{"formattedCitation":"(Evans et al., 2013)","plainCitation":"(Evans et al., 2013)","noteIndex":0},"citationItems":[{"id":9,"uris":["http://zotero.org/users/2170232/items/3I4YTE3P"],"uri":["http://zotero.org/users/2170232/items/3I4YTE3P"],"itemData":{"id":9,"type":"chapter","container-title":"Evidence-based conservation: Lessons from the Lower Mekong","event-place":"London, UK","page":"157-185","publisher":"Routledge","publisher-place":"London, UK","title":"Seima Protection Forest","author":[{"family":"Evans","given":"T"},{"family":"O'Kelly","given":"H"},{"family":"Men","given":"S"},{"family":"Nut","given":"M"},{"family":"Pet","given":"P"},{"family":"Pheakdey","given":"P"},{"family":"Pollard","given":"E"}],"issued":{"date-parts":[["2013"]]}}}],"schema":"https://github.com/citation-style-language/schema/raw/master/csl-citation.json"}</w:instrText>
      </w:r>
      <w:r>
        <w:rPr/>
      </w:r>
      <w:r>
        <w:rPr/>
        <w:fldChar w:fldCharType="separate"/>
      </w:r>
      <w:r>
        <w:rPr/>
      </w:r>
      <w:r>
        <w:rPr>
          <w:rFonts w:cs="Calibri"/>
        </w:rPr>
        <w:t>(Evans et al., 2013)</w:t>
      </w:r>
      <w:r>
        <w:rPr/>
      </w:r>
      <w:r>
        <w:rPr/>
        <w:fldChar w:fldCharType="end"/>
      </w:r>
      <w:r>
        <w:rPr/>
        <w:t>. Conversely, cluster 3 has the lowest levels of forest cover and contains the capital city of Phnom Penh and the surrounding provinces which are the hubs for industry and economic activity (such as the garment sector). Cluster 5 is interesting because it contains the largest number of provinces. The expectation was that the provinces that most closely resembled cluster 1 (i.e., large, rural provinces with high forest cover) such as Stung Treng, Preah Vihear, and Koh Kong, would have been clustered either with cluster 1, or within a separate cluster. However, they were clustered with the central belt of provinces (e.g., Kampong Speu, Kampong Chhnang, Kampong Thom) which are almost exclusively low elevation agricultural provinces that are geared towards rice production. The inclusion of Stung Treng, Preah Vihear, and Koh Kong within this cluster and the resulting cluster typologies, suggest that there has been some success in increasing the socioeconomic status of rural, highly forested provinces without excessive loss of forest cover.</w:t>
      </w:r>
    </w:p>
    <w:p>
      <w:pPr>
        <w:pStyle w:val="Normal"/>
        <w:rPr>
          <w:sz w:val="20"/>
          <w:szCs w:val="20"/>
        </w:rPr>
      </w:pPr>
      <w:r>
        <w:rPr/>
        <w:t xml:space="preserve">The advantage of clustering techniques such as UPGMA is that although there are metrics that can suggest optimal numbers of clusters, the researcher can select the number of clusters that is most useful for their particular investigation </w:t>
      </w:r>
      <w:r>
        <w:fldChar w:fldCharType="begin"/>
      </w:r>
      <w:r>
        <w:rPr/>
        <w:instrText>ADDIN ZOTERO_ITEM CSL_CITATION {"citationID":"GlYfBTQp","properties":{"formattedCitation":"(Borcard et al., 2018)","plainCitation":"(Borcard et al., 2018)","noteIndex":0},"citationItems":[{"id":2706,"uris":["http://zotero.org/users/2170232/items/5WYR7AXF"],"uri":["http://zotero.org/users/2170232/items/5WYR7AXF"],"itemData":{"id":2706,"type":"chapter","abstract":"In most cases, data exploration and the computation of association matrices are preliminary steps towards deeper analyses. In this chapter you will go further by experimenting one of the large groups of analytical methods used in ecology: clustering. Practically, you will learn how to choose among various clustering methods and compute them, apply these techniques to the Doubs River data to identify groups of sites and fish species. You will also explore two methods of constrained clustering, a powerful modelling approach where the clustering process is constrained by an external data set.","collection-title":"Use R!","container-title":"Numerical Ecology with R","event-place":"Cham","ISBN":"978-3-319-71404-2","language":"en","note":"DOI: 10.1007/978-3-319-71404-2_4","page":"59-150","publisher":"Springer International Publishing","publisher-place":"Cham","source":"Springer Link","title":"Cluster Analysis","URL":"https://doi.org/10.1007/978-3-319-71404-2_4","author":[{"family":"Borcard","given":"Daniel"},{"family":"Gillet","given":"François"},{"family":"Legendre","given":"Pierre"}],"editor":[{"family":"Borcard","given":"Daniel"},{"family":"Gillet","given":"François"},{"family":"Legendre","given":"Pierre"}],"accessed":{"date-parts":[["2021",4,30]]},"issued":{"date-parts":[["2018"]]}}}],"schema":"https://github.com/citation-style-language/schema/raw/master/csl-citation.json"}</w:instrText>
      </w:r>
      <w:r>
        <w:rPr/>
      </w:r>
      <w:r>
        <w:rPr/>
        <w:fldChar w:fldCharType="separate"/>
      </w:r>
      <w:r>
        <w:rPr/>
      </w:r>
      <w:r>
        <w:rPr>
          <w:rFonts w:cs="Calibri"/>
        </w:rPr>
        <w:t>(Borcard et al., 2018)</w:t>
      </w:r>
      <w:r>
        <w:rPr/>
      </w:r>
      <w:r>
        <w:rPr/>
        <w:fldChar w:fldCharType="end"/>
      </w:r>
      <w:r>
        <w:rPr/>
        <w:t xml:space="preserve">. Unlike statistical models, cluster analysis does not produce estimates of effect sizes, nor can predictions be made. Nevertheless, by altering the number of clusters, investigating different clustering approaches, followed by considered exploratory analysis and plotting, a comprehensive picture of the study system can be produced. This may be a sensible first step in a larger analysis which can increase understanding of the system before modelling approaches are decided upon. Furthermore, methods such as cluster analysis are conceptually simpler than advanced statistical and mechanistic modelling, making interpretation and explanation to non-specialist audiences, such as policy makers, simpler.             </w:t>
      </w:r>
    </w:p>
    <w:p>
      <w:pPr>
        <w:pStyle w:val="Normal"/>
        <w:rPr>
          <w:i/>
          <w:i/>
          <w:iCs/>
        </w:rPr>
      </w:pPr>
      <w:r>
        <w:rPr>
          <w:i/>
          <w:iCs/>
        </w:rPr>
        <w:t xml:space="preserve">Conclusion </w:t>
      </w:r>
    </w:p>
    <w:p>
      <w:pPr>
        <w:pStyle w:val="Normal"/>
        <w:rPr>
          <w:sz w:val="20"/>
          <w:szCs w:val="20"/>
        </w:rPr>
      </w:pPr>
      <w:r>
        <w:rPr/>
        <w:t xml:space="preserve">Cambodia is a country rich in natural resources and biological diversity, and despite the targeted efforts of the Khmer Rouge regime, is also rich in cultural and social diversity. Once the economic powerhouse of Indochina, in the 1960s Cambodia was the world’s third largest exporter of milled rice, behind only Thailand and the United States </w:t>
      </w:r>
      <w:r>
        <w:fldChar w:fldCharType="begin"/>
      </w:r>
      <w:r>
        <w:rPr/>
        <w:instrText>ADDIN ZOTERO_ITEM CSL_CITATION {"citationID":"5hOUIiyk","properties":{"formattedCitation":"(Hughes and Un, 2011)","plainCitation":"(Hughes and Un, 2011)","noteIndex":0},"citationItems":[{"id":2448,"uris":["http://zotero.org/users/2170232/items/IRTUHWES"],"uri":["http://zotero.org/users/2170232/items/IRTUHWES"],"itemData":{"id":2448,"type":"report","collection-title":"NIAS Studies in Asian Topic","event-place":"Leifsgade 33, DK-2300 Copenhagen S, Denmark","number":"49","publisher":"Nordic Institute of Asian Studies","publisher-place":"Leifsgade 33, DK-2300 Copenhagen S, Denmark","title":"Cambodia's Economic Transformation","author":[{"family":"Hughes","given":"C"},{"family":"Un","given":"K"}],"issued":{"date-parts":[["2011"]]}}}],"schema":"https://github.com/citation-style-language/schema/raw/master/csl-citation.json"}</w:instrText>
      </w:r>
      <w:r>
        <w:rPr/>
      </w:r>
      <w:r>
        <w:rPr/>
        <w:fldChar w:fldCharType="separate"/>
      </w:r>
      <w:r>
        <w:rPr/>
      </w:r>
      <w:r>
        <w:rPr>
          <w:rFonts w:cs="Calibri"/>
        </w:rPr>
        <w:t>(Hughes and Un, 2011)</w:t>
      </w:r>
      <w:r>
        <w:rPr/>
      </w:r>
      <w:r>
        <w:rPr/>
        <w:fldChar w:fldCharType="end"/>
      </w:r>
      <w:r>
        <w:rPr/>
        <w:t xml:space="preserve">. It is therefore appropriate that political leaders are given recognition for bringing the economy from complete collapse during the civil war, to a growth rate in 2006 that was larger than any other Asian economy apart from China </w:t>
      </w:r>
      <w:r>
        <w:fldChar w:fldCharType="begin"/>
      </w:r>
      <w:r>
        <w:rPr/>
        <w:instrText>ADDIN ZOTERO_ITEM CSL_CITATION {"citationID":"Qih1HAfG","properties":{"formattedCitation":"(Solcomb, 2010)","plainCitation":"(Solcomb, 2010)","noteIndex":0},"citationItems":[{"id":2762,"uris":["http://zotero.org/users/2170232/items/JRA2X9H8"],"uri":["http://zotero.org/users/2170232/items/JRA2X9H8"],"itemData":{"id":2762,"type":"book","event-place":"National University of Singapore","ISBN":"978-9971-69-499-9","publisher":"NUS Press","publisher-place":"National University of Singapore","title":"An economic histroy of Cambodia in the twentieth century","URL":"https://library.oapen.org/handle/20.500.12657/26109","author":[{"family":"Solcomb","given":"Margaret"}],"issued":{"date-parts":[["2010"]]}}}],"schema":"https://github.com/citation-style-language/schema/raw/master/csl-citation.json"}</w:instrText>
      </w:r>
      <w:r>
        <w:rPr/>
      </w:r>
      <w:r>
        <w:rPr/>
        <w:fldChar w:fldCharType="separate"/>
      </w:r>
      <w:r>
        <w:rPr/>
      </w:r>
      <w:r>
        <w:rPr>
          <w:rFonts w:cs="Calibri"/>
        </w:rPr>
        <w:t>(Solcomb, 2010)</w:t>
      </w:r>
      <w:r>
        <w:rPr/>
      </w:r>
      <w:r>
        <w:rPr/>
        <w:fldChar w:fldCharType="end"/>
      </w:r>
      <w:r>
        <w:rPr/>
        <w:t xml:space="preserve">. Over the last two decades there has been significant improvements in access to services, poverty, and inequality, thanks to pro-poor growth in consumption, which together pushed Cambodia’s poverty reduction well beyond the Millennium Development Goal targets </w:t>
      </w:r>
      <w:r>
        <w:fldChar w:fldCharType="begin"/>
      </w:r>
      <w:r>
        <w:rPr/>
        <w:instrText>ADDIN ZOTERO_ITEM CSL_CITATION {"citationID":"TJ7aFEUs","properties":{"formattedCitation":"(World Bank, 2014)","plainCitation":"(World Bank, 2014)","noteIndex":0},"citationItems":[{"id":2763,"uris":["http://zotero.org/users/2170232/items/DHPTZUDX"],"uri":["http://zotero.org/users/2170232/items/DHPTZUDX"],"itemData":{"id":2763,"type":"report","event-place":"Washington DC, USA","publisher":"World Bank Group","publisher-place":"Washington DC, USA","title":"Where have all the poor gone? Cambodia poverty assessment 2013","author":[{"family":"World Bank","given":""}],"issued":{"date-parts":[["2014"]]}}}],"schema":"https://github.com/citation-style-language/schema/raw/master/csl-citation.json"}</w:instrText>
      </w:r>
      <w:r>
        <w:rPr/>
      </w:r>
      <w:r>
        <w:rPr/>
        <w:fldChar w:fldCharType="separate"/>
      </w:r>
      <w:r>
        <w:rPr/>
      </w:r>
      <w:r>
        <w:rPr>
          <w:rFonts w:cs="Calibri"/>
        </w:rPr>
        <w:t>(World Bank, 2014)</w:t>
      </w:r>
      <w:r>
        <w:rPr/>
      </w:r>
      <w:r>
        <w:rPr/>
        <w:fldChar w:fldCharType="end"/>
      </w:r>
      <w:r>
        <w:rPr/>
        <w:t xml:space="preserve">. However, relative metrics of inequality (e.g., Gini Index) mask the actual gap between the rich and the poor in absolute terms, which has been increasing dramatically </w:t>
      </w:r>
      <w:r>
        <w:fldChar w:fldCharType="begin"/>
      </w:r>
      <w:r>
        <w:rPr/>
        <w:instrText>ADDIN ZOTERO_ITEM CSL_CITATION {"citationID":"sDeXuLPX","properties":{"formattedCitation":"(World Bank, 2014)","plainCitation":"(World Bank, 2014)","noteIndex":0},"citationItems":[{"id":2763,"uris":["http://zotero.org/users/2170232/items/DHPTZUDX"],"uri":["http://zotero.org/users/2170232/items/DHPTZUDX"],"itemData":{"id":2763,"type":"report","event-place":"Washington DC, USA","publisher":"World Bank Group","publisher-place":"Washington DC, USA","title":"Where have all the poor gone? Cambodia poverty assessment 2013","author":[{"family":"World Bank","given":""}],"issued":{"date-parts":[["2014"]]}}}],"schema":"https://github.com/citation-style-language/schema/raw/master/csl-citation.json"}</w:instrText>
      </w:r>
      <w:r>
        <w:rPr/>
      </w:r>
      <w:r>
        <w:rPr/>
        <w:fldChar w:fldCharType="separate"/>
      </w:r>
      <w:r>
        <w:rPr/>
      </w:r>
      <w:r>
        <w:rPr>
          <w:rFonts w:cs="Calibri"/>
        </w:rPr>
        <w:t>(World Bank, 2014)</w:t>
      </w:r>
      <w:r>
        <w:rPr/>
      </w:r>
      <w:r>
        <w:rPr/>
        <w:fldChar w:fldCharType="end"/>
      </w:r>
      <w:r>
        <w:rPr/>
        <w:t xml:space="preserve">. There exists a very large wealth gap between urban and rural populations, and between the urban rich and urban poor, and the gaps are growing </w:t>
      </w:r>
      <w:r>
        <w:fldChar w:fldCharType="begin"/>
      </w:r>
      <w:r>
        <w:rPr/>
        <w:instrText>ADDIN ZOTERO_ITEM CSL_CITATION {"citationID":"Jtq5ZuM0","properties":{"formattedCitation":"(Solcomb, 2010)","plainCitation":"(Solcomb, 2010)","noteIndex":0},"citationItems":[{"id":2762,"uris":["http://zotero.org/users/2170232/items/JRA2X9H8"],"uri":["http://zotero.org/users/2170232/items/JRA2X9H8"],"itemData":{"id":2762,"type":"book","event-place":"National University of Singapore","ISBN":"978-9971-69-499-9","publisher":"NUS Press","publisher-place":"National University of Singapore","title":"An economic histroy of Cambodia in the twentieth century","URL":"https://library.oapen.org/handle/20.500.12657/26109","author":[{"family":"Solcomb","given":"Margaret"}],"issued":{"date-parts":[["2010"]]}}}],"schema":"https://github.com/citation-style-language/schema/raw/master/csl-citation.json"}</w:instrText>
      </w:r>
      <w:r>
        <w:rPr/>
      </w:r>
      <w:r>
        <w:rPr/>
        <w:fldChar w:fldCharType="separate"/>
      </w:r>
      <w:r>
        <w:rPr/>
      </w:r>
      <w:r>
        <w:rPr>
          <w:rFonts w:cs="Calibri"/>
        </w:rPr>
        <w:t>(Solcomb, 2010)</w:t>
      </w:r>
      <w:r>
        <w:rPr/>
      </w:r>
      <w:r>
        <w:rPr/>
        <w:fldChar w:fldCharType="end"/>
      </w:r>
      <w:r>
        <w:rPr/>
        <w:t xml:space="preserve">. Some of the economic mechanisms which have vastly increased the wealth of the urban political class, whilst violating local land rights and driving deforestation, such as ELCs, have been justifiably criticized </w:t>
      </w:r>
      <w:r>
        <w:fldChar w:fldCharType="begin"/>
      </w:r>
      <w:r>
        <w:rPr/>
        <w:instrText>ADDIN ZOTERO_ITEM CSL_CITATION {"citationID":"o6M6ApNg","properties":{"formattedCitation":"(Davis et al., 2015; Global Witness, 2013; Vrieze and Kuch, 2012)","plainCitation":"(Davis et al., 2015; Global Witness, 2013; Vrieze and Kuch, 2012)","noteIndex":0},"citationItems":[{"id":2465,"uris":["http://zotero.org/users/2170232/items/BM9FJ8GU"],"uri":["http://zotero.org/users/2170232/items/BM9FJ8GU"],"itemData":{"id":2465,"type":"article-journal","abstract":"Investment in agricultural land in the developing world has rapidly increased in the past two decades1,2,3. In Cambodia, there has been a surge in economic land concessions, in which long-term leases are provided to foreign and domestic investors for economic development. More than two million hectares4 have been leased so far, sparking debate over the consequences for local communities and the environment5. Here we combined official records of concession locations4,6 with a high-resolution data set of changes in forest cover7 to quantify the contribution of land concessions to deforestation between 2000 and 2012. We used covariate matching to control for variables other than classification as a concession that may influence forest loss. Nearly half of the area where concessions were granted between 2000 and 2012 was forested in 2000; this area then represented 12.4% of forest land cover in Cambodia. Within concessions, the annual rate of forest loss was between 29% and 105% higher than in comparable land areas outside concessions. Most of the deforestation within concessions occurred after the contract date, and whether an investor was domestic or foreign had no effect on deforestation rates. We conclude that land acquisitions can act as powerful drivers of deforestation.","container-title":"Nature Geoscience","DOI":"10.1038/ngeo2540","ISSN":"1752-0908","issue":"10","language":"en","page":"772-775","source":"www.nature.com","title":"Accelerated deforestation driven by large-scale land acquisitions in Cambodia","volume":"8","author":[{"family":"Davis","given":"Kyle Frankel"},{"family":"Yu","given":"Kailiang"},{"family":"Rulli","given":"Maria Cristina"},{"family":"Pichdara","given":"Lonn"},{"family":"D’Odorico","given":"Paolo"}],"issued":{"date-parts":[["2015"]]}}},{"id":2447,"uris":["http://zotero.org/users/2170232/items/UWK5XCYU"],"uri":["http://zotero.org/users/2170232/items/UWK5XCYU"],"itemData":{"id":2447,"type":"report","publisher":"Global Witness","title":"Rubber Barons: How Vietnamese companies and international financiers are driving a land grabbing crisis in Cambodia and Laos","title-short":"Rubber Barons","URL":"https://www.globalwitness.org/en-gb/campaigns/land-deals/rubberbarons/","author":[{"family":"Global Witness","given":""}],"issued":{"date-parts":[["2013"]]}}},{"id":2053,"uris":["http://zotero.org/users/2170232/items/C9AXILM9"],"uri":["http://zotero.org/users/2170232/items/C9AXILM9"],"itemData":{"id":2053,"type":"article-newspaper","container-title":"The Cambodia Daily","page":"4-11","title":"Carving up Cambodia: One concesion at a time","author":[{"family":"Vrieze","given":"Paul"},{"family":"Kuch","given":"Naren"}],"issued":{"date-parts":[["2012"]]}}}],"schema":"https://github.com/citation-style-language/schema/raw/master/csl-citation.json"}</w:instrText>
      </w:r>
      <w:r>
        <w:rPr/>
      </w:r>
      <w:r>
        <w:rPr/>
        <w:fldChar w:fldCharType="separate"/>
      </w:r>
      <w:r>
        <w:rPr/>
      </w:r>
      <w:r>
        <w:rPr>
          <w:rFonts w:cs="Calibri"/>
        </w:rPr>
        <w:t>(Davis et al., 2015; Global Witness, 2013; Vrieze and Kuch, 2012)</w:t>
      </w:r>
      <w:r>
        <w:rPr/>
      </w:r>
      <w:r>
        <w:rPr/>
        <w:fldChar w:fldCharType="end"/>
      </w:r>
      <w:r>
        <w:rPr/>
        <w:t xml:space="preserve">. Further land use policies such as Directive 01 and social land concessions have lacked transparency, have been poorly implemented, and have eroded protected forests </w:t>
      </w:r>
      <w:r>
        <w:fldChar w:fldCharType="begin"/>
      </w:r>
      <w:r>
        <w:rPr/>
        <w:instrText>ADDIN ZOTERO_ITEM CSL_CITATION {"citationID":"pOG8RNNB","properties":{"formattedCitation":"(Grimsditch and Schoenberger, 2015; Milne, 2013)","plainCitation":"(Grimsditch and Schoenberger, 2015; Milne, 2013)","dontUpdate":true,"noteIndex":0},"citationItems":[{"id":1612,"uris":["http://zotero.org/users/2170232/items/3HW4UYHH"],"uri":["http://zotero.org/users/2170232/items/3HW4UYHH"],"itemData":{"id":1612,"type":"report","publisher":"NGO Forum","title":"New actions and existing policies: The implementation and impacts of Order 01","author":[{"family":"Grimsditch","given":"Mark"},{"family":"Schoenberger","given":"Laura"}],"issued":{"date-parts":[["2015"]]}}},{"id":2435,"uris":["http://zotero.org/users/2170232/items/EEIR9IDH"],"uri":["http://zotero.org/users/2170232/items/EEIR9IDH"],"itemData":{"id":2435,"type":"article-journal","abstract":"Two opposing land tenure policies are being implemented in upland Cambodia: indigenous communal title, the product of a decade of advocacy for indigenous rights; and Order 01, a dramatic new initiative to provide private individual titles to thousands of farmers living on state public land. This policy conflict has precipitated painful deliberations in Indigenous villages, whereby the merits of inalienable communal title must be weighed against its risks and constraints; and individual titles must be scrutinised for their potential to accelerate alienation and render frontier areas ‘legible’ for government and markets. I examine these issues through the experiences of one village in Mondulkiri, which recently ‘reconciled’ its communal title claim with the new individually motivated reforms. The village exemplifies Cambodia's commodity frontier: it is of mixed Bunong-Khmer ethnicity, and has undergone rapid deforestation and market integration since 2005. Thus, when the individual titling commenced in 2012, the already-fragile communal land claim was abandoned by 25% of its constituents. I explore how this unfolded, revealing powerful moral and racial narratives around Bunong identity and the processes of land fragmentation, commodification and alienation. I also reveal how these processes are enabled by Cambodia's predatory regime, of which Order 01 is an intimate part.","container-title":"Asia Pacific Viewpoint","DOI":"10.1111/apv.12027","ISSN":"1467-8373","issue":"3","language":"en","page":"323-339","source":"Wiley Online Library","title":"Under the leopard's skin: Land commodification and the dilemmas of Indigenous communal title in upland Cambodia","title-short":"Under the leopard's skin","volume":"54","author":[{"family":"Milne","given":"Sarah"}],"issued":{"date-parts":[["2013"]]}}}],"schema":"https://github.com/citation-style-language/schema/raw/master/csl-citation.json"}</w:instrText>
      </w:r>
      <w:r>
        <w:rPr/>
      </w:r>
      <w:r>
        <w:rPr/>
        <w:fldChar w:fldCharType="separate"/>
      </w:r>
      <w:r>
        <w:rPr/>
      </w:r>
      <w:r>
        <w:rPr>
          <w:rFonts w:cs="Calibri"/>
        </w:rPr>
        <w:t>(Thesis appendix, Grimsditch and Schoenberger, 2015; Milne, 2013)</w:t>
      </w:r>
      <w:r>
        <w:rPr/>
      </w:r>
      <w:r>
        <w:rPr/>
        <w:fldChar w:fldCharType="end"/>
      </w:r>
      <w:r>
        <w:rPr/>
        <w:t xml:space="preserve">.         </w:t>
      </w:r>
    </w:p>
    <w:p>
      <w:pPr>
        <w:pStyle w:val="Normal"/>
        <w:rPr>
          <w:sz w:val="20"/>
          <w:szCs w:val="20"/>
        </w:rPr>
      </w:pPr>
      <w:r>
        <w:rPr>
          <w:sz w:val="20"/>
          <w:szCs w:val="20"/>
        </w:rPr>
      </w:r>
    </w:p>
    <w:p>
      <w:pPr>
        <w:pStyle w:val="Normal"/>
        <w:rPr>
          <w:i/>
          <w:i/>
          <w:iCs/>
        </w:rPr>
      </w:pPr>
      <w:r>
        <w:rPr>
          <w:i/>
          <w:iCs/>
          <w:highlight w:val="lightGray"/>
        </w:rPr>
        <w:t>Conclusions. What forest transition pathway is Cambodia on (lambin &amp; Meyfroidt papers)? Linking forest cover and forest loss to economic and social factors is challenging. This is particularly true of a country like Cambodia which has changed and developed extremely rapidly over the last 30 years – does not conform to development trends of the region. The governance of the country also means that natural resource exploitation is difficult to pin down through official metrics – opaque legal mechanisms and processes (e.g. ELC allocation). Nevertheless, there are analytical tools to use. Which ones you choose will depend on the data you have and the questions you are trying to ask. Final point of optimism  - something about the Environmental Kuznet curve and hoping that Cambodia can reduce forest loss before its too late.</w:t>
      </w:r>
      <w:r>
        <w:rPr>
          <w:i/>
          <w:iCs/>
        </w:rPr>
        <w:t xml:space="preserve"> </w:t>
      </w:r>
    </w:p>
    <w:p>
      <w:pPr>
        <w:pStyle w:val="Normal"/>
        <w:rPr>
          <w:i/>
          <w:i/>
          <w:iCs/>
        </w:rPr>
      </w:pPr>
      <w:r>
        <w:rPr>
          <w:i/>
          <w:iCs/>
        </w:rPr>
      </w:r>
    </w:p>
    <w:p>
      <w:pPr>
        <w:pStyle w:val="Normal"/>
        <w:rPr>
          <w:i/>
          <w:i/>
          <w:iCs/>
        </w:rPr>
      </w:pPr>
      <w:r>
        <w:rPr>
          <w:i/>
          <w:iCs/>
        </w:rPr>
      </w:r>
    </w:p>
    <w:p>
      <w:pPr>
        <w:pStyle w:val="Normal"/>
        <w:rPr>
          <w:b/>
          <w:b/>
          <w:bCs/>
        </w:rPr>
      </w:pPr>
      <w:r>
        <w:rPr>
          <w:b/>
          <w:bCs/>
        </w:rPr>
        <w:t>References</w:t>
      </w:r>
    </w:p>
    <w:p>
      <w:pPr>
        <w:pStyle w:val="Bibliography"/>
        <w:rPr>
          <w:rFonts w:ascii="Calibri" w:hAnsi="Calibri" w:cs="Calibri"/>
        </w:rPr>
      </w:pPr>
      <w:r>
        <w:fldChar w:fldCharType="begin"/>
      </w:r>
      <w:r>
        <w:rPr/>
        <w:instrText>ADDIN ZOTERO_BIBL {"uncited":[],"omitted":[],"custom":[]} CSL_BIBLIOGRAPHY</w:instrText>
      </w:r>
      <w:r>
        <w:rPr/>
      </w:r>
      <w:r>
        <w:rPr/>
        <w:fldChar w:fldCharType="separate"/>
      </w:r>
      <w:r>
        <w:rPr/>
      </w:r>
      <w:r>
        <w:rPr>
          <w:rFonts w:cs="Calibri"/>
        </w:rPr>
        <w:t>Abdullah, S.A., Nakagoshi, N., 2007. Forest fragmentation and its correlation to human land use change in the state of Selangor, peninsular Malaysia. For. Ecol. Manag. 241, 39–48. https://doi.org/10.1016/j.foreco.2006.12.016</w:t>
      </w:r>
    </w:p>
    <w:p>
      <w:pPr>
        <w:pStyle w:val="Bibliography"/>
        <w:rPr>
          <w:rFonts w:ascii="Calibri" w:hAnsi="Calibri" w:cs="Calibri"/>
        </w:rPr>
      </w:pPr>
      <w:r>
        <w:rPr>
          <w:rFonts w:cs="Calibri"/>
        </w:rPr>
        <w:t>Aguiar, A.P.D., Vieira, I.C.G., Assis, T.O., Dalla-Nora, E.L., Toledo, P.M., Oliveira Santos-Junior, R.A., Batistella, M., Coelho, A.S., Savaget, E.K., Aragão, L.E.O.C., Nobre, C.A., Ometto, J.P.H., 2016. Land use change emission scenarios: anticipating a forest transition process in the Brazilian Amazon. Glob. Change Biol. 22, 1821–1840. https://doi.org/10.1111/gcb.13134</w:t>
      </w:r>
    </w:p>
    <w:p>
      <w:pPr>
        <w:pStyle w:val="Bibliography"/>
        <w:rPr>
          <w:rFonts w:ascii="Calibri" w:hAnsi="Calibri" w:cs="Calibri"/>
        </w:rPr>
      </w:pPr>
      <w:r>
        <w:rPr>
          <w:rFonts w:cs="Calibri"/>
        </w:rPr>
        <w:t>Aspinall, R., 2004. Modelling land use change with generalized linear models—a multi-model analysis of change between 1860 and 2000 in Gallatin Valley, Montana. J. Environ. Manage., Modelling land use change and environmental impact 72, 91–103. https://doi.org/10.1016/j.jenvman.2004.02.009</w:t>
      </w:r>
    </w:p>
    <w:p>
      <w:pPr>
        <w:pStyle w:val="Bibliography"/>
        <w:rPr>
          <w:rFonts w:ascii="Calibri" w:hAnsi="Calibri" w:cs="Calibri"/>
        </w:rPr>
      </w:pPr>
      <w:r>
        <w:rPr>
          <w:rFonts w:cs="Calibri"/>
        </w:rPr>
        <w:t>Barrett, C.B., Gibson, C.C., Hoffman, B., McCUBBINS, M.D., 2006. The Complex Links between Governance and Biodiversity. Conserv. Biol. 20, 1358–1366. https://doi.org/10.1111/j.1523-1739.2006.00521.x</w:t>
      </w:r>
    </w:p>
    <w:p>
      <w:pPr>
        <w:pStyle w:val="Bibliography"/>
        <w:rPr>
          <w:rFonts w:ascii="Calibri" w:hAnsi="Calibri" w:cs="Calibri"/>
        </w:rPr>
      </w:pPr>
      <w:r>
        <w:rPr>
          <w:rFonts w:cs="Calibri"/>
        </w:rPr>
        <w:t>Bartoń, K., 2020. MuMIn: Multi-Model Inference.</w:t>
      </w:r>
    </w:p>
    <w:p>
      <w:pPr>
        <w:pStyle w:val="Bibliography"/>
        <w:rPr>
          <w:rFonts w:ascii="Calibri" w:hAnsi="Calibri" w:cs="Calibri"/>
        </w:rPr>
      </w:pPr>
      <w:r>
        <w:rPr>
          <w:rFonts w:cs="Calibri"/>
        </w:rPr>
        <w:t>Basse, R.M., Omrani, H., Charif, O., Gerber, P., Bódis, K., 2014. Land use changes modelling using advanced methods: Cellular automata and artificial neural networks. The spatial and explicit representation of land cover dynamics at the cross-border region scale. Appl. Geogr. 53, 160–171. https://doi.org/10.1016/j.apgeog.2014.06.016</w:t>
      </w:r>
    </w:p>
    <w:p>
      <w:pPr>
        <w:pStyle w:val="Bibliography"/>
        <w:rPr>
          <w:rFonts w:ascii="Calibri" w:hAnsi="Calibri" w:cs="Calibri"/>
        </w:rPr>
      </w:pPr>
      <w:r>
        <w:rPr>
          <w:rFonts w:cs="Calibri"/>
        </w:rPr>
        <w:t>Beever, E.A., Simberloff, D., Crowley, S.L., Al‐Chokhachy, R., Jackson, H.A., Petersen, S.L., 2019. Social–ecological mismatches create conservation challenges in introduced species management. Front. Ecol. Environ. 17, 117–125. https://doi.org/10.1002/fee.2000</w:t>
      </w:r>
    </w:p>
    <w:p>
      <w:pPr>
        <w:pStyle w:val="Bibliography"/>
        <w:rPr>
          <w:rFonts w:ascii="Calibri" w:hAnsi="Calibri" w:cs="Calibri"/>
        </w:rPr>
      </w:pPr>
      <w:r>
        <w:rPr>
          <w:rFonts w:cs="Calibri"/>
        </w:rPr>
        <w:t>Bhattarai, M., Hammig, M., 2004. Governance, economic policy, and the environmental Kuznets curve for natural tropical forests. Environ. Dev. Econ. 9, 367–382. https://doi.org/10.1017/S1355770X03001293</w:t>
      </w:r>
    </w:p>
    <w:p>
      <w:pPr>
        <w:pStyle w:val="Bibliography"/>
        <w:rPr>
          <w:rFonts w:ascii="Calibri" w:hAnsi="Calibri" w:cs="Calibri"/>
        </w:rPr>
      </w:pPr>
      <w:r>
        <w:rPr>
          <w:rFonts w:cs="Calibri"/>
        </w:rPr>
        <w:t>Bonilla-Bedoya, S., Estrella-Bastidas, A., Molina, J.R., Herrera, M.Á., 2018. Socioecological system and potential deforestation in Western Amazon forest landscapes. Sci. Total Environ. 644, 1044–1055. https://doi.org/10.1016/j.scitotenv.2018.07.028</w:t>
      </w:r>
    </w:p>
    <w:p>
      <w:pPr>
        <w:pStyle w:val="Bibliography"/>
        <w:rPr>
          <w:rFonts w:ascii="Calibri" w:hAnsi="Calibri" w:cs="Calibri"/>
        </w:rPr>
      </w:pPr>
      <w:r>
        <w:rPr>
          <w:rFonts w:cs="Calibri"/>
        </w:rPr>
        <w:t>Borcard, D., Gillet, F., Legendre, P., 2018. Cluster Analysis, in: Borcard, D., Gillet, F., Legendre, P. (Eds.), Numerical Ecology with R, Use R! Springer International Publishing, Cham, pp. 59–150. https://doi.org/10.1007/978-3-319-71404-2_4</w:t>
      </w:r>
    </w:p>
    <w:p>
      <w:pPr>
        <w:pStyle w:val="Bibliography"/>
        <w:rPr>
          <w:rFonts w:ascii="Calibri" w:hAnsi="Calibri" w:cs="Calibri"/>
        </w:rPr>
      </w:pPr>
      <w:r>
        <w:rPr>
          <w:rFonts w:cs="Calibri"/>
        </w:rPr>
        <w:t>Brown, D.G., Verburg, P.H., Pontius, R.G., Lange, M.D., 2013. Opportunities to improve impact, integration, and evaluation of land change models. Curr. Opin. Environ. Sustain., Human settlements and industrial systems 5, 452–457. https://doi.org/10.1016/j.cosust.2013.07.012</w:t>
      </w:r>
    </w:p>
    <w:p>
      <w:pPr>
        <w:pStyle w:val="Bibliography"/>
        <w:rPr>
          <w:rFonts w:ascii="Calibri" w:hAnsi="Calibri" w:cs="Calibri"/>
        </w:rPr>
      </w:pPr>
      <w:r>
        <w:rPr>
          <w:rFonts w:cs="Calibri"/>
        </w:rPr>
        <w:t>Burnham, K.P., Anderson, D.R., 2007. Model Selection and Multimodel Inference: A Practical Information-Theoretic Approach. Springer Science &amp; Business Media.</w:t>
      </w:r>
    </w:p>
    <w:p>
      <w:pPr>
        <w:pStyle w:val="Bibliography"/>
        <w:rPr>
          <w:rFonts w:ascii="Calibri" w:hAnsi="Calibri" w:cs="Calibri"/>
        </w:rPr>
      </w:pPr>
      <w:r>
        <w:rPr>
          <w:rFonts w:cs="Calibri"/>
        </w:rPr>
        <w:t>Ceddia, M.G., 2019. The impact of income, land, and wealth inequality on agricultural expansion in Latin America. Proc. Natl. Acad. Sci. 116, 2527–2532. https://doi.org/10.1073/pnas.1814894116</w:t>
      </w:r>
    </w:p>
    <w:p>
      <w:pPr>
        <w:pStyle w:val="Bibliography"/>
        <w:rPr>
          <w:rFonts w:ascii="Calibri" w:hAnsi="Calibri" w:cs="Calibri"/>
        </w:rPr>
      </w:pPr>
      <w:r>
        <w:rPr>
          <w:rFonts w:cs="Calibri"/>
        </w:rPr>
        <w:t>Ceddia, M.G., Gunter, U., Corriveau-Bourque, A., 2015. Land tenure and agricultural expansion in Latin America: The role of Indigenous Peoples’ and local communities’ forest rights. Glob. Environ. Change 35, 316–322. https://doi.org/10.1016/j.gloenvcha.2015.09.010</w:t>
      </w:r>
    </w:p>
    <w:p>
      <w:pPr>
        <w:pStyle w:val="Bibliography"/>
        <w:rPr>
          <w:rFonts w:ascii="Calibri" w:hAnsi="Calibri" w:cs="Calibri"/>
        </w:rPr>
      </w:pPr>
      <w:r>
        <w:rPr>
          <w:rFonts w:cs="Calibri"/>
        </w:rPr>
        <w:t>Chapman, P.M., Tobias, J.A., Edwards, D.P., Davies, R.G., 2018. Contrasting impacts of land-use change on phylogenetic and functional diversity of tropical forest birds. J. Appl. Ecol. 55, 1604–1614. https://doi.org/10.1111/1365-2664.13073</w:t>
      </w:r>
    </w:p>
    <w:p>
      <w:pPr>
        <w:pStyle w:val="Bibliography"/>
        <w:rPr>
          <w:rFonts w:ascii="Calibri" w:hAnsi="Calibri" w:cs="Calibri"/>
        </w:rPr>
      </w:pPr>
      <w:r>
        <w:rPr>
          <w:rFonts w:cs="Calibri"/>
        </w:rPr>
        <w:t>Chhair, S., Ung, L., 2013. Economic history of industrialization in Cambodia (Working Paper No. No.7), WIDER. World Institue for Development Economics Research.</w:t>
      </w:r>
    </w:p>
    <w:p>
      <w:pPr>
        <w:pStyle w:val="Bibliography"/>
        <w:rPr>
          <w:rFonts w:ascii="Calibri" w:hAnsi="Calibri" w:cs="Calibri"/>
        </w:rPr>
      </w:pPr>
      <w:r>
        <w:rPr>
          <w:rFonts w:cs="Calibri"/>
        </w:rPr>
        <w:t>Culas, R.J., 2012. REDD and forest transition: Tunneling through the environmental Kuznets curve. Ecol. Econ. 79, 44–51. https://doi.org/10.1016/j.ecolecon.2012.04.015</w:t>
      </w:r>
    </w:p>
    <w:p>
      <w:pPr>
        <w:pStyle w:val="Bibliography"/>
        <w:rPr>
          <w:rFonts w:ascii="Calibri" w:hAnsi="Calibri" w:cs="Calibri"/>
        </w:rPr>
      </w:pPr>
      <w:r>
        <w:rPr>
          <w:rFonts w:cs="Calibri"/>
        </w:rPr>
        <w:t>Culas, R.J., 2007. Deforestation and the environmental Kuznets curve: An institutional perspective. Ecol. Econ. 61, 429–437. https://doi.org/10.1016/j.ecolecon.2006.03.014</w:t>
      </w:r>
    </w:p>
    <w:p>
      <w:pPr>
        <w:pStyle w:val="Bibliography"/>
        <w:rPr>
          <w:rFonts w:ascii="Calibri" w:hAnsi="Calibri" w:cs="Calibri"/>
        </w:rPr>
      </w:pPr>
      <w:r>
        <w:rPr>
          <w:rFonts w:cs="Calibri"/>
        </w:rPr>
        <w:t>Curtis, P.G., Slay, C.M., Harris, N.L., Tyukavina, A., Hansen, M.C., 2018. Classifying drivers of global forest loss. Science 361, 1108–1111. https://doi.org/10.1126/science.aau3445</w:t>
      </w:r>
    </w:p>
    <w:p>
      <w:pPr>
        <w:pStyle w:val="Bibliography"/>
        <w:rPr>
          <w:rFonts w:ascii="Calibri" w:hAnsi="Calibri" w:cs="Calibri"/>
        </w:rPr>
      </w:pPr>
      <w:r>
        <w:rPr>
          <w:rFonts w:cs="Calibri"/>
        </w:rPr>
        <w:t>Davis, K.F., Yu, K., Rulli, M.C., Pichdara, L., D’Odorico, P., 2015. Accelerated deforestation driven by large-scale land acquisitions in Cambodia. Nat. Geosci. 8, 772–775. https://doi.org/10.1038/ngeo2540</w:t>
      </w:r>
    </w:p>
    <w:p>
      <w:pPr>
        <w:pStyle w:val="Bibliography"/>
        <w:rPr>
          <w:rFonts w:ascii="Calibri" w:hAnsi="Calibri" w:cs="Calibri"/>
        </w:rPr>
      </w:pPr>
      <w:r>
        <w:rPr>
          <w:rFonts w:cs="Calibri"/>
        </w:rPr>
        <w:t>Dawson, T.P., Rounsevell, M.D.A., Kluv\’ankov\’a-Oravsk\’a Tatiana, Chobotov\’a Veronika, Stirling, A., 2010. Dynamic properties of complex adaptive ecosystems: implications for the sustainability of service provision. Biodivers. Conserv. 19, 2843–2853. https://doi.org/10.1007/s10531-010-9892-z"</w:t>
      </w:r>
    </w:p>
    <w:p>
      <w:pPr>
        <w:pStyle w:val="Bibliography"/>
        <w:rPr>
          <w:rFonts w:ascii="Calibri" w:hAnsi="Calibri" w:cs="Calibri"/>
        </w:rPr>
      </w:pPr>
      <w:r>
        <w:rPr>
          <w:rFonts w:cs="Calibri"/>
        </w:rPr>
        <w:t>De Schutter, O., 2011. How not to think of land-grabbing: three critiques of large-scale investments in farmland. J. Peasant Stud. 38, 249–279. https://doi.org/10.1080/03066150.2011.559008</w:t>
      </w:r>
    </w:p>
    <w:p>
      <w:pPr>
        <w:pStyle w:val="Bibliography"/>
        <w:rPr>
          <w:rFonts w:ascii="Calibri" w:hAnsi="Calibri" w:cs="Calibri"/>
        </w:rPr>
      </w:pPr>
      <w:r>
        <w:rPr>
          <w:rFonts w:cs="Calibri"/>
        </w:rPr>
        <w:t>de Souza, R.A., De Marco, P., 2014. The use of species distribution models to predict the spatial distribution of deforestation in the western Brazilian Amazon. Ecol. Model. 291, 250–259. https://doi.org/10.1016/j.ecolmodel.2014.07.007</w:t>
      </w:r>
    </w:p>
    <w:p>
      <w:pPr>
        <w:pStyle w:val="Bibliography"/>
        <w:rPr>
          <w:rFonts w:ascii="Calibri" w:hAnsi="Calibri" w:cs="Calibri"/>
        </w:rPr>
      </w:pPr>
      <w:r>
        <w:rPr>
          <w:rFonts w:cs="Calibri"/>
        </w:rPr>
        <w:t>Eliste, P., Zorya, S., 2015. Cambodian agriculture in transition: Opportunities and risks. World Bank Group, Washington DC, USA.</w:t>
      </w:r>
    </w:p>
    <w:p>
      <w:pPr>
        <w:pStyle w:val="Bibliography"/>
        <w:rPr>
          <w:rFonts w:ascii="Calibri" w:hAnsi="Calibri" w:cs="Calibri"/>
        </w:rPr>
      </w:pPr>
      <w:r>
        <w:rPr>
          <w:rFonts w:cs="Calibri"/>
        </w:rPr>
        <w:t>Estoque, R.C., Ooba, M., Avitabile, V., Hijioka, Y., DasGupta, R., Togawa, T., Murayama, Y., 2019. The future of Southeast Asia’s forests. Nat. Commun. 10, 1829. https://doi.org/10.1038/s41467-019-09646-4</w:t>
      </w:r>
    </w:p>
    <w:p>
      <w:pPr>
        <w:pStyle w:val="Bibliography"/>
        <w:rPr>
          <w:rFonts w:ascii="Calibri" w:hAnsi="Calibri" w:cs="Calibri"/>
        </w:rPr>
      </w:pPr>
      <w:r>
        <w:rPr>
          <w:rFonts w:cs="Calibri"/>
        </w:rPr>
        <w:t>Evans, T., O’Kelly, H., Men, S., Nut, M., Pet, P., Pheakdey, P., Pollard, E., 2013. Seima Protection Forest, in: Evidence-Based Conservation: Lessons from the Lower Mekong. Routledge, London, UK, pp. 157–185.</w:t>
      </w:r>
    </w:p>
    <w:p>
      <w:pPr>
        <w:pStyle w:val="Bibliography"/>
        <w:rPr>
          <w:rFonts w:ascii="Calibri" w:hAnsi="Calibri" w:cs="Calibri"/>
        </w:rPr>
      </w:pPr>
      <w:r>
        <w:rPr>
          <w:rFonts w:cs="Calibri"/>
        </w:rPr>
        <w:t>Ewers, R.M., 2006. Interaction effects between economic development and forest cover determine deforestation rates. Glob. Environ. Change 16, 161–169. https://doi.org/10.1016/j.gloenvcha.2005.12.001</w:t>
      </w:r>
    </w:p>
    <w:p>
      <w:pPr>
        <w:pStyle w:val="Bibliography"/>
        <w:rPr>
          <w:rFonts w:ascii="Calibri" w:hAnsi="Calibri" w:cs="Calibri"/>
        </w:rPr>
      </w:pPr>
      <w:r>
        <w:rPr>
          <w:rFonts w:cs="Calibri"/>
        </w:rPr>
        <w:t>Fan, Q., Ding, S., 2016. Landscape pattern changes at a county scale: A case study in Fengqiu, Henan Province, China from 1990 to 2013. CATENA 137, 152–160. https://doi.org/10.1016/j.catena.2015.09.012</w:t>
      </w:r>
    </w:p>
    <w:p>
      <w:pPr>
        <w:pStyle w:val="Bibliography"/>
        <w:rPr>
          <w:rFonts w:ascii="Calibri" w:hAnsi="Calibri" w:cs="Calibri"/>
        </w:rPr>
      </w:pPr>
      <w:r>
        <w:rPr>
          <w:rFonts w:cs="Calibri"/>
        </w:rPr>
        <w:t>Frewer, T., Chan, S., 2014. GIS and the ‘Usual Suspects’-[Mis]understanding Land Use Change in Cambodia. Hum. Ecol. 42, 267–281. https://doi.org/10.1007/s10745-013-9639-z</w:t>
      </w:r>
    </w:p>
    <w:p>
      <w:pPr>
        <w:pStyle w:val="Bibliography"/>
        <w:rPr>
          <w:rFonts w:ascii="Calibri" w:hAnsi="Calibri" w:cs="Calibri"/>
        </w:rPr>
      </w:pPr>
      <w:r>
        <w:rPr>
          <w:rFonts w:cs="Calibri"/>
        </w:rPr>
        <w:t>Gao, J., Liu, Y., 2012. Deforestation in Heilongjiang Province of China, 1896–2000: Severity, spatiotemporal patterns and causes. Appl. Geogr. 35, 345–352. https://doi.org/10.1016/j.apgeog.2012.08.001</w:t>
      </w:r>
    </w:p>
    <w:p>
      <w:pPr>
        <w:pStyle w:val="Bibliography"/>
        <w:rPr>
          <w:rFonts w:ascii="Calibri" w:hAnsi="Calibri" w:cs="Calibri"/>
        </w:rPr>
      </w:pPr>
      <w:r>
        <w:rPr>
          <w:rFonts w:cs="Calibri"/>
        </w:rPr>
        <w:t>Gaughan, A.E., Binford, M.W., Southworth, J., 2009. Tourism, forest conversion, and land transformations in the Angkor basin, Cambodia. Appl. Geogr. 29, 212–223. https://doi.org/10.1016/j.apgeog.2008.09.007</w:t>
      </w:r>
    </w:p>
    <w:p>
      <w:pPr>
        <w:pStyle w:val="Bibliography"/>
        <w:rPr>
          <w:rFonts w:ascii="Calibri" w:hAnsi="Calibri" w:cs="Calibri"/>
        </w:rPr>
      </w:pPr>
      <w:r>
        <w:rPr>
          <w:rFonts w:cs="Calibri"/>
        </w:rPr>
        <w:t>Geist, H.J., Lambin, E.F., 2002. Proximate Causes and Underlying Driving Forces of Tropical DeforestationTropical forests are disappearing as the result of many pressures, both local and regional, acting in various combinations in different geographical locations. BioScience 52, 143–150. https://doi.org/10.1641/0006-3568(2002)052[0143:PCAUDF]2.0.CO;2</w:t>
      </w:r>
    </w:p>
    <w:p>
      <w:pPr>
        <w:pStyle w:val="Bibliography"/>
        <w:rPr>
          <w:rFonts w:ascii="Calibri" w:hAnsi="Calibri" w:cs="Calibri"/>
        </w:rPr>
      </w:pPr>
      <w:r>
        <w:rPr>
          <w:rFonts w:cs="Calibri"/>
        </w:rPr>
        <w:t>Gelman, A., Hill, J., 2006. Data Analysis Using Regression and Multilevel/Hierarchical Models. Cambridge University Press.</w:t>
      </w:r>
    </w:p>
    <w:p>
      <w:pPr>
        <w:pStyle w:val="Bibliography"/>
        <w:rPr>
          <w:rFonts w:ascii="Calibri" w:hAnsi="Calibri" w:cs="Calibri"/>
        </w:rPr>
      </w:pPr>
      <w:r>
        <w:rPr>
          <w:rFonts w:cs="Calibri"/>
        </w:rPr>
        <w:t>Global Witness, 2013. Rubber Barons: How Vietnamese companies and international financiers are driving a land grabbing crisis in Cambodia and Laos. Global Witness.</w:t>
      </w:r>
    </w:p>
    <w:p>
      <w:pPr>
        <w:pStyle w:val="Bibliography"/>
        <w:rPr>
          <w:rFonts w:ascii="Calibri" w:hAnsi="Calibri" w:cs="Calibri"/>
        </w:rPr>
      </w:pPr>
      <w:r>
        <w:rPr>
          <w:rFonts w:cs="Calibri"/>
        </w:rPr>
        <w:t>Gong, C., Yu, S., Joesting, H., Chen, J., 2013. Determining socioeconomic drivers of urban forest fragmentation with historical remote sensing images. Landsc. Urban Plan. 117, 57–65. https://doi.org/10.1016/j.landurbplan.2013.04.009</w:t>
      </w:r>
    </w:p>
    <w:p>
      <w:pPr>
        <w:pStyle w:val="Bibliography"/>
        <w:rPr>
          <w:rFonts w:ascii="Calibri" w:hAnsi="Calibri" w:cs="Calibri"/>
        </w:rPr>
      </w:pPr>
      <w:r>
        <w:rPr>
          <w:rFonts w:cs="Calibri"/>
        </w:rPr>
        <w:t>Gray, T.N.E., Prum, S., Pin, C., Phan, C., 2012. Distance sampling reveals Cambodia’s Eastern Plains Landscape supports the largest global population of the Endangered banteng Bos javanicus. Oryx 46, 563–566. https://doi.org/10.1017/S0030605312000567</w:t>
      </w:r>
    </w:p>
    <w:p>
      <w:pPr>
        <w:pStyle w:val="Bibliography"/>
        <w:rPr>
          <w:rFonts w:ascii="Calibri" w:hAnsi="Calibri" w:cs="Calibri"/>
        </w:rPr>
      </w:pPr>
      <w:r>
        <w:rPr>
          <w:rFonts w:cs="Calibri"/>
        </w:rPr>
        <w:t>Griffin, O., Nuttall, M., 2020. Status of Key Speceis in Keo Seima Wildlife Sanctuary 2010-2020 (Status report). Wildlife Conservation Society, Phnom Penh, Cambodia.</w:t>
      </w:r>
    </w:p>
    <w:p>
      <w:pPr>
        <w:pStyle w:val="Bibliography"/>
        <w:rPr>
          <w:rFonts w:ascii="Calibri" w:hAnsi="Calibri" w:cs="Calibri"/>
        </w:rPr>
      </w:pPr>
      <w:r>
        <w:rPr>
          <w:rFonts w:cs="Calibri"/>
        </w:rPr>
        <w:t>Grimsditch, M., Schoenberger, L., 2015. New actions and existing policies: The implementation and impacts of Order 01. NGO Forum.</w:t>
      </w:r>
    </w:p>
    <w:p>
      <w:pPr>
        <w:pStyle w:val="Bibliography"/>
        <w:rPr>
          <w:rFonts w:ascii="Calibri" w:hAnsi="Calibri" w:cs="Calibri"/>
        </w:rPr>
      </w:pPr>
      <w:r>
        <w:rPr>
          <w:rFonts w:cs="Calibri"/>
        </w:rPr>
        <w:t>Grogan, K., Pflugmacher, D., Hostert, P., Kennedy, R., Fensholt, R., 2015. Cross-border forest disturbance and the role of natural rubber in mainland Southeast Asia using annual Landsat time series. Remote Sens. Environ. 169, 438–453. https://doi.org/10.1016/j.rse.2015.03.001</w:t>
      </w:r>
    </w:p>
    <w:p>
      <w:pPr>
        <w:pStyle w:val="Bibliography"/>
        <w:rPr>
          <w:rFonts w:ascii="Calibri" w:hAnsi="Calibri" w:cs="Calibri"/>
        </w:rPr>
      </w:pPr>
      <w:r>
        <w:rPr>
          <w:rFonts w:cs="Calibri"/>
        </w:rPr>
        <w:t>Harrison, X.A., Donaldson, L., Correa-Cano, M.E., Evans, J., Fisher, D.N., Goodwin, C.E.D., Robinson, B.S., Hodgson, D.J., Inger, R., 2018. A brief introduction to mixed effects modelling and multi-model inference in ecology. PeerJ 6, e4794. https://doi.org/10.7717/peerj.4794</w:t>
      </w:r>
    </w:p>
    <w:p>
      <w:pPr>
        <w:pStyle w:val="Bibliography"/>
        <w:rPr>
          <w:rFonts w:ascii="Calibri" w:hAnsi="Calibri" w:cs="Calibri"/>
        </w:rPr>
      </w:pPr>
      <w:r>
        <w:rPr>
          <w:rFonts w:cs="Calibri"/>
        </w:rPr>
        <w:t>Hearn, A.J., Cushman, S.A., Goossens, B., Macdonald, E., Ross, J., Hunter, L.T.B., Abram, N.K., Macdonald, D.W., 2018. Evaluating scenarios of landscape change for Sunda clouded leopard connectivity in a human dominated landscape. Biol. Conserv. 222, 232–240. https://doi.org/10.1016/j.biocon.2018.04.016</w:t>
      </w:r>
    </w:p>
    <w:p>
      <w:pPr>
        <w:pStyle w:val="Bibliography"/>
        <w:rPr>
          <w:rFonts w:ascii="Calibri" w:hAnsi="Calibri" w:cs="Calibri"/>
        </w:rPr>
      </w:pPr>
      <w:r>
        <w:rPr>
          <w:rFonts w:cs="Calibri"/>
        </w:rPr>
        <w:t>Hughes, A.C., 2018. Have Indo-Malaysian forests reached the end of the road? Biol. Conserv. 223, 129–137. https://doi.org/10.1016/j.biocon.2018.04.029</w:t>
      </w:r>
    </w:p>
    <w:p>
      <w:pPr>
        <w:pStyle w:val="Bibliography"/>
        <w:rPr>
          <w:rFonts w:ascii="Calibri" w:hAnsi="Calibri" w:cs="Calibri"/>
        </w:rPr>
      </w:pPr>
      <w:r>
        <w:rPr>
          <w:rFonts w:cs="Calibri"/>
        </w:rPr>
        <w:t>Hughes, A.C., 2017. Understanding the drivers of Southeast Asian biodiversity loss. Ecosphere 8, e01624. https://doi.org/10.1002/ecs2.1624</w:t>
      </w:r>
    </w:p>
    <w:p>
      <w:pPr>
        <w:pStyle w:val="Bibliography"/>
        <w:rPr>
          <w:rFonts w:ascii="Calibri" w:hAnsi="Calibri" w:cs="Calibri"/>
        </w:rPr>
      </w:pPr>
      <w:r>
        <w:rPr>
          <w:rFonts w:cs="Calibri"/>
        </w:rPr>
        <w:t>Hughes, C., Un, K., 2011. Cambodia’s Economic Transformation (No. 49), NIAS Studies in Asian Topic. Nordic Institute of Asian Studies, Leifsgade 33, DK-2300 Copenhagen S, Denmark.</w:t>
      </w:r>
    </w:p>
    <w:p>
      <w:pPr>
        <w:pStyle w:val="Bibliography"/>
        <w:rPr>
          <w:rFonts w:ascii="Calibri" w:hAnsi="Calibri" w:cs="Calibri"/>
        </w:rPr>
      </w:pPr>
      <w:r>
        <w:rPr>
          <w:rFonts w:cs="Calibri"/>
        </w:rPr>
        <w:t>Imai, N., Furukawa, T., Tsujino, R., Kitamura, S., Yumoto, T., 2018. Factors affecting forest area change in Southeast Asia during 1980-2010. PLOS ONE 13, e0197391. https://doi.org/10.1371/journal.pone.0197391</w:t>
      </w:r>
    </w:p>
    <w:p>
      <w:pPr>
        <w:pStyle w:val="Bibliography"/>
        <w:rPr>
          <w:rFonts w:ascii="Calibri" w:hAnsi="Calibri" w:cs="Calibri"/>
        </w:rPr>
      </w:pPr>
      <w:r>
        <w:rPr>
          <w:rFonts w:cs="Calibri"/>
        </w:rPr>
        <w:t>Kaimowitz, D., Fauné, A., 2003. Contras and Comandantes. J. Sustain. For. 16, 21–46. https://doi.org/10.1300/J091v16n03_02</w:t>
      </w:r>
    </w:p>
    <w:p>
      <w:pPr>
        <w:pStyle w:val="Bibliography"/>
        <w:rPr>
          <w:rFonts w:ascii="Calibri" w:hAnsi="Calibri" w:cs="Calibri"/>
        </w:rPr>
      </w:pPr>
      <w:r>
        <w:rPr>
          <w:rFonts w:cs="Calibri"/>
        </w:rPr>
        <w:t>Kristensen, S.B.P., Busck, A.G., van der Sluis, T., Gaube, V., 2016. Patterns and drivers of farm-level land use change in selected European rural landscapes. Land Use Policy 57, 786–799. https://doi.org/10.1016/j.landusepol.2015.07.014</w:t>
      </w:r>
    </w:p>
    <w:p>
      <w:pPr>
        <w:pStyle w:val="Bibliography"/>
        <w:rPr>
          <w:rFonts w:ascii="Calibri" w:hAnsi="Calibri" w:cs="Calibri"/>
        </w:rPr>
      </w:pPr>
      <w:r>
        <w:rPr>
          <w:rFonts w:cs="Calibri"/>
        </w:rPr>
        <w:t>Kuang, W., Liu, J., Dong, J., Chi, W., Zhang, C., 2016. The rapid and massive urban and industrial land expansions in China between 1990 and 2010: A CLUD-based analysis of their trajectories, patterns, and drivers. Landsc. Urban Plan. 145, 21–33. https://doi.org/10.1016/j.landurbplan.2015.10.001</w:t>
      </w:r>
    </w:p>
    <w:p>
      <w:pPr>
        <w:pStyle w:val="Bibliography"/>
        <w:rPr>
          <w:rFonts w:ascii="Calibri" w:hAnsi="Calibri" w:cs="Calibri"/>
        </w:rPr>
      </w:pPr>
      <w:r>
        <w:rPr>
          <w:rFonts w:cs="Calibri"/>
        </w:rPr>
        <w:t>Lambin, E.F., Meyfroidt, P., 2010. Land use transitions: Socio-ecological feedback versus socio-economic change. Land Use Policy, Forest transitions 27, 108–118. https://doi.org/10.1016/j.landusepol.2009.09.003</w:t>
      </w:r>
    </w:p>
    <w:p>
      <w:pPr>
        <w:pStyle w:val="Bibliography"/>
        <w:rPr>
          <w:rFonts w:ascii="Calibri" w:hAnsi="Calibri" w:cs="Calibri"/>
        </w:rPr>
      </w:pPr>
      <w:r>
        <w:rPr>
          <w:rFonts w:cs="Calibri"/>
        </w:rPr>
        <w:t>Licadho, 2019. Economic Land Concessions in Cambodia.</w:t>
      </w:r>
    </w:p>
    <w:p>
      <w:pPr>
        <w:pStyle w:val="Bibliography"/>
        <w:rPr>
          <w:rFonts w:ascii="Calibri" w:hAnsi="Calibri" w:cs="Calibri"/>
        </w:rPr>
      </w:pPr>
      <w:r>
        <w:rPr>
          <w:rFonts w:cs="Calibri"/>
        </w:rPr>
        <w:t>Luck, G.W., Smallbone, L.T., O’Brien, R., 2009. Socio-Economics and Vegetation Change in Urban Ecosystems: Patterns in Space and Time. Ecosystems 12, 604. https://doi.org/10.1007/s10021-009-9244-6</w:t>
      </w:r>
    </w:p>
    <w:p>
      <w:pPr>
        <w:pStyle w:val="Bibliography"/>
        <w:rPr>
          <w:rFonts w:ascii="Calibri" w:hAnsi="Calibri" w:cs="Calibri"/>
        </w:rPr>
      </w:pPr>
      <w:r>
        <w:rPr>
          <w:rFonts w:cs="Calibri"/>
        </w:rPr>
        <w:t>Mather, A.S., 1992. The Forest Transition. Area 24, 367–379.</w:t>
      </w:r>
    </w:p>
    <w:p>
      <w:pPr>
        <w:pStyle w:val="Bibliography"/>
        <w:rPr>
          <w:rFonts w:ascii="Calibri" w:hAnsi="Calibri" w:cs="Calibri"/>
        </w:rPr>
      </w:pPr>
      <w:r>
        <w:rPr>
          <w:rFonts w:cs="Calibri"/>
        </w:rPr>
        <w:t>Meyfroidt, P., Lambin, E.F., 2009. Forest transition in Vietnam and displacement of deforestation abroad. Proc. Natl. Acad. Sci. 106, 16139–16144. https://doi.org/10.1073/pnas.0904942106</w:t>
      </w:r>
    </w:p>
    <w:p>
      <w:pPr>
        <w:pStyle w:val="Bibliography"/>
        <w:rPr>
          <w:rFonts w:ascii="Calibri" w:hAnsi="Calibri" w:cs="Calibri"/>
        </w:rPr>
      </w:pPr>
      <w:r>
        <w:rPr>
          <w:rFonts w:cs="Calibri"/>
        </w:rPr>
        <w:t>Meyfroidt, P., Lambin, E.F., 2008. Forest transition in Vietnam and its environmental impacts. Glob. Change Biol. 14, 1319–1336. https://doi.org/10.1111/j.1365-2486.2008.01575.x</w:t>
      </w:r>
    </w:p>
    <w:p>
      <w:pPr>
        <w:pStyle w:val="Bibliography"/>
        <w:rPr>
          <w:rFonts w:ascii="Calibri" w:hAnsi="Calibri" w:cs="Calibri"/>
        </w:rPr>
      </w:pPr>
      <w:r>
        <w:rPr>
          <w:rFonts w:cs="Calibri"/>
        </w:rPr>
        <w:t>Milne, S., 2013. Under the leopard’s skin: Land commodification and the dilemmas of Indigenous communal title in upland Cambodia. Asia Pac. Viewp. 54, 323–339. https://doi.org/10.1111/apv.12027</w:t>
      </w:r>
    </w:p>
    <w:p>
      <w:pPr>
        <w:pStyle w:val="Bibliography"/>
        <w:rPr>
          <w:rFonts w:ascii="Calibri" w:hAnsi="Calibri" w:cs="Calibri"/>
        </w:rPr>
      </w:pPr>
      <w:r>
        <w:rPr>
          <w:rFonts w:cs="Calibri"/>
        </w:rPr>
        <w:t>Nakagawa, S., Schielzeth, H., 2017. A general and simple method for obtaining R2 from generalized linear mixed-effects models. Methods Ecol. Evol. 133–142. https://doi.org/10.1111/j.2041-210x.2012.00261.x@10.1111/(ISSN)2041-210X.STATSTOO</w:t>
      </w:r>
    </w:p>
    <w:p>
      <w:pPr>
        <w:pStyle w:val="Bibliography"/>
        <w:rPr>
          <w:rFonts w:ascii="Calibri" w:hAnsi="Calibri" w:cs="Calibri"/>
        </w:rPr>
      </w:pPr>
      <w:r>
        <w:rPr>
          <w:rFonts w:cs="Calibri"/>
        </w:rPr>
        <w:t>Neef, A., Touch, S., Chiengthong, J., 2013. The Politics and Ethics of Land Concessions in Rural Cambodia. J. Agric. Environ. Ethics 26, 1085–1103. https://doi.org/10.1007/s10806-013-9446-y</w:t>
      </w:r>
    </w:p>
    <w:p>
      <w:pPr>
        <w:pStyle w:val="Bibliography"/>
        <w:rPr>
          <w:rFonts w:ascii="Calibri" w:hAnsi="Calibri" w:cs="Calibri"/>
        </w:rPr>
      </w:pPr>
      <w:r>
        <w:rPr>
          <w:rFonts w:cs="Calibri"/>
        </w:rPr>
        <w:t>Nelson, G.C., Dobermann, A., Nakicenovic, N., O’Neill, B.C., 2006. Anthropogenic drivers of ecosystem change: An overview. Ecol. Soc. 11.</w:t>
      </w:r>
    </w:p>
    <w:p>
      <w:pPr>
        <w:pStyle w:val="Bibliography"/>
        <w:rPr>
          <w:rFonts w:ascii="Calibri" w:hAnsi="Calibri" w:cs="Calibri"/>
        </w:rPr>
      </w:pPr>
      <w:r>
        <w:rPr>
          <w:rFonts w:cs="Calibri"/>
        </w:rPr>
        <w:t>Nguyen, T.T., Do, T.L., Bühler, D., Hartje, R., Grote, U., 2015. Rural livelihoods and environmental resource dependence in Cambodia. Ecol. Econ. 120, 282–295. https://doi.org/10.1016/j.ecolecon.2015.11.001</w:t>
      </w:r>
    </w:p>
    <w:p>
      <w:pPr>
        <w:pStyle w:val="Bibliography"/>
        <w:rPr>
          <w:rFonts w:ascii="Calibri" w:hAnsi="Calibri" w:cs="Calibri"/>
        </w:rPr>
      </w:pPr>
      <w:r>
        <w:rPr>
          <w:rFonts w:cs="Calibri"/>
        </w:rPr>
        <w:t>Nuttall, M., Nut, M., Ung, V., O’kelly, H., 2017. Abundance estimates for the endangered Green Peafowl Pavo muticus in Cambodia: identification of a globally important site for conservation. Bird Conserv. Int. 27, 127–139. https://doi.org/10.1017/S0959270916000083</w:t>
      </w:r>
    </w:p>
    <w:p>
      <w:pPr>
        <w:pStyle w:val="Bibliography"/>
        <w:rPr>
          <w:rFonts w:ascii="Calibri" w:hAnsi="Calibri" w:cs="Calibri"/>
        </w:rPr>
      </w:pPr>
      <w:r>
        <w:rPr>
          <w:rFonts w:cs="Calibri"/>
        </w:rPr>
        <w:t>Poffenberger, M., 2006. People in the forest: community forestry experiences from Southeast Asia. Int. J. Environ. Sustain. Dev. 5, 57–69. https://doi.org/10.1504/IJESD.2006.008683</w:t>
      </w:r>
    </w:p>
    <w:p>
      <w:pPr>
        <w:pStyle w:val="Bibliography"/>
        <w:rPr>
          <w:rFonts w:ascii="Calibri" w:hAnsi="Calibri" w:cs="Calibri"/>
        </w:rPr>
      </w:pPr>
      <w:r>
        <w:rPr>
          <w:rFonts w:cs="Calibri"/>
        </w:rPr>
        <w:t>Price, S., 2020. War and Tropical Forests: Conservation in Areas of Armed Conflict. CRC Press.</w:t>
      </w:r>
    </w:p>
    <w:p>
      <w:pPr>
        <w:pStyle w:val="Bibliography"/>
        <w:rPr>
          <w:rFonts w:ascii="Calibri" w:hAnsi="Calibri" w:cs="Calibri"/>
        </w:rPr>
      </w:pPr>
      <w:r>
        <w:rPr>
          <w:rFonts w:cs="Calibri"/>
        </w:rPr>
        <w:t>QGIS Geographic Information System, 2020. . Open Source Geospatial Foundation Program.</w:t>
      </w:r>
    </w:p>
    <w:p>
      <w:pPr>
        <w:pStyle w:val="Bibliography"/>
        <w:rPr>
          <w:rFonts w:ascii="Calibri" w:hAnsi="Calibri" w:cs="Calibri"/>
        </w:rPr>
      </w:pPr>
      <w:r>
        <w:rPr>
          <w:rFonts w:cs="Calibri"/>
        </w:rPr>
        <w:t>R Core Team, 2021. R: A language and Environment for Statistical Computing. R Foundation for Statistical Computing, Vienna, Austria.</w:t>
      </w:r>
    </w:p>
    <w:p>
      <w:pPr>
        <w:pStyle w:val="Bibliography"/>
        <w:rPr>
          <w:rFonts w:ascii="Calibri" w:hAnsi="Calibri" w:cs="Calibri"/>
        </w:rPr>
      </w:pPr>
      <w:r>
        <w:rPr>
          <w:rFonts w:cs="Calibri"/>
        </w:rPr>
        <w:t>Rudel, T.K., Coomes, O.T., Moran, E., Achard, F., Angelsen, A., Xu, J., Lambin, E., 2005. Forest transitions: towards a global understanding of land use change. Glob. Environ. Change 15, 23–31. https://doi.org/10.1016/j.gloenvcha.2004.11.001</w:t>
      </w:r>
    </w:p>
    <w:p>
      <w:pPr>
        <w:pStyle w:val="Bibliography"/>
        <w:rPr>
          <w:rFonts w:ascii="Calibri" w:hAnsi="Calibri" w:cs="Calibri"/>
        </w:rPr>
      </w:pPr>
      <w:r>
        <w:rPr>
          <w:rFonts w:cs="Calibri"/>
        </w:rPr>
        <w:t>Sodhi, N.S., Koh, L.P., Brook, B.W., Ng, P.K.L., 2004. Southeast Asian biodiversity: an impending disaster. Trends Ecol. Evol. 19, 654–660. https://doi.org/10.1016/j.tree.2004.09.006</w:t>
      </w:r>
    </w:p>
    <w:p>
      <w:pPr>
        <w:pStyle w:val="Bibliography"/>
        <w:rPr>
          <w:rFonts w:ascii="Calibri" w:hAnsi="Calibri" w:cs="Calibri"/>
        </w:rPr>
      </w:pPr>
      <w:r>
        <w:rPr>
          <w:rFonts w:cs="Calibri"/>
        </w:rPr>
        <w:t>Sodhi, N.S., Posa, M.R.C., Lee, T.M., Bickford, D., Koh, L.P., Brook, B.W., 2010. The state and conservation of Southeast Asian biodiversity. Biodivers. Conserv. 19, 317–328. https://doi.org/10.1007/s10531-009-9607-5</w:t>
      </w:r>
    </w:p>
    <w:p>
      <w:pPr>
        <w:pStyle w:val="Bibliography"/>
        <w:rPr>
          <w:rFonts w:ascii="Calibri" w:hAnsi="Calibri" w:cs="Calibri"/>
        </w:rPr>
      </w:pPr>
      <w:r>
        <w:rPr>
          <w:rFonts w:cs="Calibri"/>
        </w:rPr>
        <w:t>Solcomb, M., 2010. An economic histroy of Cambodia in the twentieth century. NUS Press, National University of Singapore.</w:t>
      </w:r>
    </w:p>
    <w:p>
      <w:pPr>
        <w:pStyle w:val="Bibliography"/>
        <w:rPr>
          <w:rFonts w:ascii="Calibri" w:hAnsi="Calibri" w:cs="Calibri"/>
        </w:rPr>
      </w:pPr>
      <w:r>
        <w:rPr>
          <w:rFonts w:cs="Calibri"/>
        </w:rPr>
        <w:t>Stern, D.I., 2004. The Rise and Fall of the Environmental Kuznets Curve. World Dev. 32, 1419–1439. https://doi.org/10.1016/j.worlddev.2004.03.004</w:t>
      </w:r>
    </w:p>
    <w:p>
      <w:pPr>
        <w:pStyle w:val="Bibliography"/>
        <w:rPr>
          <w:rFonts w:ascii="Calibri" w:hAnsi="Calibri" w:cs="Calibri"/>
        </w:rPr>
      </w:pPr>
      <w:r>
        <w:rPr>
          <w:rFonts w:cs="Calibri"/>
        </w:rPr>
        <w:t>Stevens, D., Dragićević, S., 2007. A GIS-Based Irregular Cellular Automata Model of Land-Use Change. Environ. Plan. B Plan. Des. 34, 708–724. https://doi.org/10.1068/b32098</w:t>
      </w:r>
    </w:p>
    <w:p>
      <w:pPr>
        <w:pStyle w:val="Bibliography"/>
        <w:rPr>
          <w:rFonts w:ascii="Calibri" w:hAnsi="Calibri" w:cs="Calibri"/>
        </w:rPr>
      </w:pPr>
      <w:r>
        <w:rPr>
          <w:rFonts w:cs="Calibri"/>
        </w:rPr>
        <w:t>Stibig, H.-J., Achard, F., Carboni, S., Raši, R., Miettinen, J., 2014. Change in tropical forest cover of Southeast Asia from 1990 to 2010. Biogeosciences 11, 247–258. https://doi.org/10.5194/bg-11-247-2014</w:t>
      </w:r>
    </w:p>
    <w:p>
      <w:pPr>
        <w:pStyle w:val="Bibliography"/>
        <w:rPr>
          <w:rFonts w:ascii="Calibri" w:hAnsi="Calibri" w:cs="Calibri"/>
        </w:rPr>
      </w:pPr>
      <w:r>
        <w:rPr>
          <w:rFonts w:cs="Calibri"/>
        </w:rPr>
        <w:t>Ty, T.V., Sunada, K., Ichikawa, Y., Oishi, S., 2012. Scenario-based Impact Assessment of Land Use/Cover and Climate Changes on Water Resources and Demand: A Case Study in the Srepok River Basin, Vietnam—Cambodia. Water Resour. Manag. 26, 1387–1407. https://doi.org/10.1007/s11269-011-9964-1</w:t>
      </w:r>
    </w:p>
    <w:p>
      <w:pPr>
        <w:pStyle w:val="Bibliography"/>
        <w:rPr>
          <w:rFonts w:ascii="Calibri" w:hAnsi="Calibri" w:cs="Calibri"/>
        </w:rPr>
      </w:pPr>
      <w:r>
        <w:rPr>
          <w:rFonts w:cs="Calibri"/>
        </w:rPr>
        <w:t>UNDP, 2020. Charting pathways out of multidimensional poverty: Achieving the SDGs. United Nations Development Program.</w:t>
      </w:r>
    </w:p>
    <w:p>
      <w:pPr>
        <w:pStyle w:val="Bibliography"/>
        <w:rPr>
          <w:rFonts w:ascii="Calibri" w:hAnsi="Calibri" w:cs="Calibri"/>
        </w:rPr>
      </w:pPr>
      <w:r>
        <w:rPr>
          <w:rFonts w:cs="Calibri"/>
        </w:rPr>
        <w:t>Vrieze, P., Kuch, N., 2012. Carving up Cambodia: One concesion at a time. Cambodia Dly. 4–11.</w:t>
      </w:r>
    </w:p>
    <w:p>
      <w:pPr>
        <w:pStyle w:val="Bibliography"/>
        <w:rPr>
          <w:rFonts w:ascii="Calibri" w:hAnsi="Calibri" w:cs="Calibri"/>
        </w:rPr>
      </w:pPr>
      <w:r>
        <w:rPr>
          <w:rFonts w:cs="Calibri"/>
        </w:rPr>
        <w:t>Watson, J.E.M., Dudley, N., Segan, D.B., Hockings, M., 2014. The performance and potential of protected areas. Nature 515, 67–73. https://doi.org/10.1038/nature13947</w:t>
      </w:r>
    </w:p>
    <w:p>
      <w:pPr>
        <w:pStyle w:val="Bibliography"/>
        <w:rPr>
          <w:rFonts w:ascii="Calibri" w:hAnsi="Calibri" w:cs="Calibri"/>
        </w:rPr>
      </w:pPr>
      <w:r>
        <w:rPr>
          <w:rFonts w:cs="Calibri"/>
        </w:rPr>
        <w:t>Wilcove, D.S., Giam, X., Edwards, D.P., Fisher, B., Koh, L.P., 2013. Navjot’s nightmare revisited: logging, agriculture, and biodiversity in Southeast Asia. Trends Ecol. Evol. 28, 531–540. https://doi.org/10.1016/j.tree.2013.04.005</w:t>
      </w:r>
    </w:p>
    <w:p>
      <w:pPr>
        <w:pStyle w:val="Bibliography"/>
        <w:rPr>
          <w:rFonts w:ascii="Calibri" w:hAnsi="Calibri" w:cs="Calibri"/>
        </w:rPr>
      </w:pPr>
      <w:r>
        <w:rPr>
          <w:rFonts w:cs="Calibri"/>
        </w:rPr>
        <w:t>World Bank, 2014. Where have all the poor gone? Cambodia poverty assessment 2013. World Bank Group, Washington DC, USA.</w:t>
      </w:r>
    </w:p>
    <w:p>
      <w:pPr>
        <w:pStyle w:val="Bibliography"/>
        <w:rPr>
          <w:rFonts w:ascii="Calibri" w:hAnsi="Calibri" w:cs="Calibri"/>
        </w:rPr>
      </w:pPr>
      <w:r>
        <w:rPr>
          <w:rFonts w:cs="Calibri"/>
        </w:rPr>
        <w:t>Yang, X., Zheng, X.-Q., Lv, L.-N., 2012. A spatiotemporal model of land use change based on ant colony optimization, Markov chain and cellular automata. Ecol. Model. 233, 11–19. https://doi.org/10.1016/j.ecolmodel.2012.03.011</w:t>
      </w:r>
    </w:p>
    <w:p>
      <w:pPr>
        <w:pStyle w:val="Bibliography"/>
        <w:rPr>
          <w:rFonts w:ascii="Calibri" w:hAnsi="Calibri" w:cs="Calibri"/>
        </w:rPr>
      </w:pPr>
      <w:r>
        <w:rPr>
          <w:rFonts w:cs="Calibri"/>
        </w:rPr>
        <w:t>Zeng, Z., Estes, L., Ziegler, A.D., Chen, A., Searchinger, T., Hua, F., Guan, K., Jintrawet, A., Wood, E.F., 2018. Highland cropland expansion and forest loss in Southeast Asia in the twenty-first century. Nat. Geosci. 1. https://doi.org/10.1038/s41561-018-0166-9</w:t>
      </w:r>
    </w:p>
    <w:p>
      <w:pPr>
        <w:pStyle w:val="Bibliography"/>
        <w:rPr>
          <w:rFonts w:ascii="Calibri" w:hAnsi="Calibri" w:cs="Calibri"/>
        </w:rPr>
      </w:pPr>
      <w:r>
        <w:rPr>
          <w:rFonts w:cs="Calibri"/>
        </w:rPr>
        <w:t>Zuur, A.F., Ieno, E.N., Walker, N.J., Saveliev, A.A., Smith, G.M., 2009. Mixed effects models and extensions in ecology with R, Statistics for Biology and Health. Springer Science+Business Media, New York, USA.</w:t>
      </w:r>
    </w:p>
    <w:p>
      <w:pPr>
        <w:pStyle w:val="Normal"/>
        <w:rPr>
          <w:sz w:val="20"/>
          <w:szCs w:val="20"/>
        </w:rPr>
      </w:pPr>
      <w:r>
        <w:rPr/>
      </w:r>
      <w:r>
        <w:rPr/>
        <w:fldChar w:fldCharType="end"/>
      </w:r>
    </w:p>
    <w:p>
      <w:pPr>
        <w:pStyle w:val="Normal"/>
        <w:spacing w:before="0" w:after="160"/>
        <w:rPr>
          <w:sz w:val="20"/>
          <w:szCs w:val="20"/>
        </w:rPr>
      </w:pPr>
      <w:r>
        <w:rPr/>
      </w:r>
    </w:p>
    <w:sectPr>
      <w:footerReference w:type="default" r:id="rId17"/>
      <w:type w:val="nextPage"/>
      <w:pgSz w:w="11906" w:h="16838"/>
      <w:pgMar w:left="1440" w:right="1440" w:header="0" w:top="1440" w:footer="0" w:bottom="1440" w:gutter="0"/>
      <w:pgNumType w:fmt="decimal"/>
      <w:formProt w:val="false"/>
      <w:textDirection w:val="lrTb"/>
      <w:docGrid w:type="default" w:linePitch="360" w:charSpace="4096"/>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Jeroen Minderman" w:date="2021-08-27T14:19:24Z" w:initials="JM">
    <w:p>
      <w:r>
        <w:rPr>
          <w:rFonts w:cs="" w:ascii="Calibri" w:hAnsi="Calibri"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GB" w:bidi="ar-SA" w:eastAsia="en-US"/>
        </w:rPr>
        <w:t>… and spatial correlations, too!</w:t>
      </w:r>
    </w:p>
  </w:comment>
  <w:comment w:id="1" w:author="Matthew Nuttall" w:date="2021-08-04T10:51:00Z" w:initials="MN">
    <w:p>
      <w:r>
        <w:rPr>
          <w:rFonts w:ascii="Liberation Serif" w:hAnsi="Liberation Serif" w:eastAsia="DejaVu Sans" w:cs="DejaVu Sans"/>
          <w:sz w:val="24"/>
          <w:szCs w:val="24"/>
          <w:lang w:val="en-US" w:eastAsia="en-US" w:bidi="en-US"/>
        </w:rPr>
        <w:t>Nils and Jeroen, can you check I’ve got this interpretation right??</w:t>
      </w:r>
    </w:p>
    <w:p>
      <w:r>
        <w:rPr>
          <w:rFonts w:ascii="Liberation Serif" w:hAnsi="Liberation Serif" w:eastAsia="DejaVu Sans" w:cs="DejaVu Sans"/>
          <w:sz w:val="24"/>
          <w:szCs w:val="24"/>
          <w:lang w:val="en-US" w:eastAsia="en-US" w:bidi="en-US"/>
        </w:rPr>
      </w:r>
    </w:p>
    <w:p>
      <w:r>
        <w:rPr>
          <w:rFonts w:ascii="Liberation Serif" w:hAnsi="Liberation Serif" w:eastAsia="DejaVu Sans" w:cs="DejaVu Sans"/>
          <w:sz w:val="24"/>
          <w:szCs w:val="24"/>
          <w:lang w:val="en-US" w:eastAsia="en-US" w:bidi="en-US"/>
        </w:rPr>
        <w:t>I’m trying to set up the results of our socioeconomic models, and to emphasise that most people (in the world of modelling LUC anyway) just seem to breeze over the potentially huge variance that can make GLMMs global predictions dodgy.</w:t>
      </w:r>
    </w:p>
  </w:comment>
  <w:comment w:id="2" w:author="Jeroen Minderman" w:date="2021-08-27T14:21:39Z" w:initials="JM">
    <w:p>
      <w:r>
        <w:rPr>
          <w:rFonts w:cs="" w:ascii="Calibri" w:hAnsi="Calibri" w:eastAsia="Calibri"/>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2"/>
          <w:u w:val="none"/>
          <w:vertAlign w:val="baseline"/>
          <w:em w:val="none"/>
          <w:lang w:val="en-GB" w:bidi="ar-SA" w:eastAsia="en-US"/>
        </w:rPr>
        <w:t>Reply to Matthew Nuttall (04/08/2021, 10:51): "..."</w:t>
      </w:r>
    </w:p>
    <w:p>
      <w:r>
        <w:rPr>
          <w:rFonts w:ascii="Liberation Serif" w:hAnsi="Liberation Serif" w:eastAsia="DejaVu Sans" w:cs="DejaVu Sans"/>
          <w:sz w:val="20"/>
          <w:szCs w:val="24"/>
          <w:lang w:val="en-GB" w:eastAsia="en-US" w:bidi="ar-SA"/>
        </w:rPr>
        <w:t>I think this is spot on Matt</w:t>
      </w:r>
    </w:p>
  </w:comment>
  <w:comment w:id="3" w:author="Matthew Nuttall" w:date="2021-08-05T11:31:00Z" w:initials="MN">
    <w:p>
      <w:r>
        <w:rPr>
          <w:rFonts w:ascii="Liberation Serif" w:hAnsi="Liberation Serif" w:eastAsia="DejaVu Sans" w:cs="DejaVu Sans"/>
          <w:sz w:val="24"/>
          <w:szCs w:val="24"/>
          <w:lang w:val="en-US" w:eastAsia="en-US" w:bidi="en-US"/>
        </w:rPr>
        <w:t>For those who don’t know, I am in the process of writing a short perspectives piece for Conservation Science and Practice, which looks at a case study of these land tenure policies and the effects on two PAs. It’s something that was started years ago (and is hopefully nearly ready for submission!), but is kind of related, so we are thinking of attaching it as an appendix to my thesis. We decided it can’t really be a full data chapter as there isn’t any analysis.</w:t>
      </w:r>
    </w:p>
  </w:comment>
  <w:comment w:id="4" w:author="Jeroen Minderman" w:date="2021-08-27T14:54:00Z" w:initials="JM">
    <w:p>
      <w:r>
        <w:rPr>
          <w:rFonts w:cs="" w:ascii="Calibri" w:hAnsi="Calibri"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GB" w:bidi="ar-SA" w:eastAsia="en-US"/>
        </w:rPr>
        <w:t>Ok, this is me being dim probably, but I don’t actually know what these are, or understand fully from what you are saying here. It would be helpful to have another sentence here that clearly states what these “concessions” represent, and how “agro-industrial land concessions” and “Economic Land Concessions” are related?</w:t>
      </w:r>
    </w:p>
  </w:comment>
  <w:comment w:id="5" w:author="Jeroen Minderman" w:date="2021-08-27T14:51:50Z" w:initials="JM">
    <w:p>
      <w:r>
        <w:rPr>
          <w:rFonts w:cs="" w:ascii="Calibri" w:hAnsi="Calibri"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GB" w:bidi="ar-SA" w:eastAsia="en-US"/>
        </w:rPr>
        <w:t>Not sure if it’s clear enough at this point why the two separate periods?</w:t>
      </w:r>
    </w:p>
  </w:comment>
  <w:comment w:id="6" w:author="Jeroen Minderman" w:date="2021-08-27T15:25:28Z" w:initials="JM">
    <w:p>
      <w:r>
        <w:rPr>
          <w:rFonts w:cs="" w:ascii="Calibri" w:hAnsi="Calibri"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GB" w:bidi="ar-SA" w:eastAsia="en-US"/>
        </w:rPr>
        <w:t>So do you mean to imply here that none  of these selected predictors were correlated? I’m sure it’s not an issue really (more out of interest) but I must admit I’m surprised by that – surely a lot of the commodity prices correlate?</w:t>
      </w:r>
    </w:p>
  </w:comment>
  <w:comment w:id="7" w:author="Jeroen Minderman" w:date="2021-08-27T16:29:10Z" w:initials="JM">
    <w:p>
      <w:r>
        <w:rPr>
          <w:rFonts w:cs="" w:ascii="Calibri" w:hAnsi="Calibri"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GB" w:bidi="ar-SA" w:eastAsia="en-US"/>
        </w:rPr>
        <w:t>Number of?</w:t>
      </w:r>
    </w:p>
  </w:comment>
  <w:comment w:id="8" w:author="Jeroen Minderman" w:date="2021-08-27T16:29:18Z" w:initials="JM">
    <w:p>
      <w:r>
        <w:rPr>
          <w:rFonts w:cs="" w:ascii="Calibri" w:hAnsi="Calibri"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GB" w:bidi="ar-SA" w:eastAsia="en-US"/>
        </w:rPr>
        <w:t>Number of?</w:t>
      </w:r>
    </w:p>
  </w:comment>
  <w:comment w:id="9" w:author="Jeroen Minderman" w:date="2021-08-30T12:16:47Z" w:initials="JM">
    <w:p>
      <w:r>
        <w:rPr>
          <w:rFonts w:cs="" w:ascii="Calibri" w:hAnsi="Calibri"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GB" w:bidi="ar-SA" w:eastAsia="en-US"/>
        </w:rPr>
        <w:t>The whole year was removed from the analysis? As opposed to a predictor with missing values?</w:t>
      </w:r>
    </w:p>
  </w:comment>
  <w:comment w:id="10" w:author="Jeroen Minderman" w:date="2021-08-30T12:17:38Z" w:initials="JM">
    <w:p>
      <w:r>
        <w:rPr>
          <w:rFonts w:cs="" w:ascii="Calibri" w:hAnsi="Calibri"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GB" w:bidi="ar-SA" w:eastAsia="en-US"/>
        </w:rPr>
        <w:t>But they were prior to the actual analysis?</w:t>
      </w:r>
    </w:p>
  </w:comment>
  <w:comment w:id="11" w:author="Jeroen Minderman" w:date="2021-08-30T12:26:52Z" w:initials="JM">
    <w:p>
      <w:r>
        <w:rPr>
          <w:rFonts w:cs="" w:ascii="Calibri" w:hAnsi="Calibri"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GB" w:bidi="ar-SA" w:eastAsia="en-US"/>
        </w:rPr>
        <w:t>What does that mean? Averaged?</w:t>
      </w:r>
    </w:p>
  </w:comment>
  <w:comment w:id="12" w:author="Jeroen Minderman" w:date="2021-08-30T13:04:46Z" w:initials="JM">
    <w:p>
      <w:r>
        <w:rPr>
          <w:rFonts w:cs="" w:ascii="Calibri" w:hAnsi="Calibri"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GB" w:bidi="ar-SA" w:eastAsia="en-US"/>
        </w:rPr>
        <w:t>At face value, this concerns me!</w:t>
      </w:r>
    </w:p>
    <w:p>
      <w:r>
        <w:rPr>
          <w:rFonts w:cs="" w:ascii="Calibri" w:hAnsi="Calibri"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GB" w:bidi="ar-SA" w:eastAsia="en-US"/>
        </w:rPr>
        <w:t xml:space="preserve">I think it’d be worthwhile motivating this a bit more. Why do this prior to any further analysis? Not saying this is a massive problem, I just think the basis for doing it needs to be made clearer. For one, I’m no longer sure I entirely understand how to interpret the effect of “time” in these models. </w:t>
      </w:r>
    </w:p>
  </w:comment>
  <w:comment w:id="13" w:author="Matthew Nuttall" w:date="2021-06-04T09:29:00Z" w:initials="MN">
    <w:p>
      <w:r>
        <w:rPr>
          <w:rFonts w:ascii="Liberation Serif" w:hAnsi="Liberation Serif" w:eastAsia="DejaVu Sans" w:cs="DejaVu Sans"/>
          <w:sz w:val="24"/>
          <w:szCs w:val="24"/>
          <w:lang w:val="en-US" w:eastAsia="en-US" w:bidi="en-US"/>
        </w:rPr>
        <w:t>NOT CORRECT EQUATIONS. Will use R package to get correct equations</w:t>
      </w:r>
    </w:p>
  </w:comment>
  <w:comment w:id="14" w:author="Jeroen Minderman" w:date="2021-08-30T12:49:44Z" w:initials="JM">
    <w:p>
      <w:r>
        <w:rPr>
          <w:rFonts w:cs="" w:ascii="Calibri" w:hAnsi="Calibri"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GB" w:bidi="ar-SA" w:eastAsia="en-US"/>
        </w:rPr>
        <w:t>How weak?</w:t>
      </w:r>
    </w:p>
  </w:comment>
  <w:comment w:id="15" w:author="Jeroen Minderman" w:date="2021-08-30T12:50:14Z" w:initials="JM">
    <w:p>
      <w:r>
        <w:rPr>
          <w:rFonts w:cs="" w:ascii="Calibri" w:hAnsi="Calibri"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GB" w:bidi="ar-SA" w:eastAsia="en-US"/>
        </w:rPr>
        <w:t>In addition to the dropping of weak variables above? Or sequentially?</w:t>
      </w:r>
    </w:p>
  </w:comment>
  <w:comment w:id="16" w:author="Jeroen Minderman" w:date="2021-08-30T12:55:06Z" w:initials="JM">
    <w:p>
      <w:r>
        <w:rPr>
          <w:rFonts w:cs="" w:ascii="Calibri" w:hAnsi="Calibri"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bidi="ar-SA" w:val="en-GB" w:eastAsia="en-US"/>
        </w:rPr>
        <w:t xml:space="preserve">This is confusing. The 50% quantile is by definition equal to the </w:t>
      </w:r>
      <w:r>
        <w:rPr>
          <w:rFonts w:cs="" w:ascii="Calibri" w:hAnsi="Calibri" w:eastAsia="Calibri"/>
          <w:b/>
          <w:bCs w:val="false"/>
          <w:i/>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bidi="ar-SA" w:val="en-GB" w:eastAsia="en-US"/>
        </w:rPr>
        <w:t>median</w:t>
      </w:r>
      <w:r>
        <w:rPr>
          <w:rFonts w:cs="" w:ascii="Calibri" w:hAnsi="Calibri"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bidi="ar-SA" w:val="en-GB" w:eastAsia="en-US"/>
        </w:rPr>
        <w:t xml:space="preserve"> of a distribution, not the mean. So are you using the mean or the median?</w:t>
      </w:r>
    </w:p>
  </w:comment>
  <w:comment w:id="17" w:author="Jeroen Minderman" w:date="2021-08-30T12:58:42Z" w:initials="JM">
    <w:p>
      <w:r>
        <w:rPr>
          <w:rFonts w:cs="" w:ascii="Calibri" w:hAnsi="Calibri"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GB" w:bidi="ar-SA" w:eastAsia="en-US"/>
        </w:rPr>
        <w:t>S20?</w:t>
      </w:r>
    </w:p>
  </w:comment>
  <w:comment w:id="18" w:author="Jeroen Minderman" w:date="2021-08-30T14:51:25Z" w:initials="JM">
    <w:p>
      <w:r>
        <w:rPr>
          <w:rFonts w:cs="" w:ascii="Calibri" w:hAnsi="Calibri"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GB" w:bidi="ar-SA" w:eastAsia="en-US"/>
        </w:rPr>
        <w:t>Sorry which ones? Needs to be clear. All of the ones in Tab 2?</w:t>
      </w:r>
    </w:p>
  </w:comment>
  <w:comment w:id="19" w:author="Jeroen Minderman" w:date="2021-08-30T13:21:03Z" w:initials="JM">
    <w:p>
      <w:r>
        <w:rPr>
          <w:rFonts w:cs="" w:ascii="Calibri" w:hAnsi="Calibri"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GB" w:bidi="ar-SA" w:eastAsia="en-US"/>
        </w:rPr>
        <w:t>Throughout I think I would really consider summarising the tables effectively for each of the model scales and model sets, in a single table that you present with the main text. Perhaps presenting the averaged coefficients for the model/scale/set that you consider (or choose) to be the most important. So similar to Table 3 for the models for ELCs, but for forest cover.</w:t>
      </w:r>
    </w:p>
    <w:p>
      <w:r>
        <w:rPr>
          <w:rFonts w:cs="" w:ascii="Calibri" w:hAnsi="Calibri"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GB" w:bidi="ar-SA" w:eastAsia="en-US"/>
        </w:rPr>
        <w:t>As it stands the quantitative results are extremely difficult to interpret, just because there are so many tables, sets, scales and models. It’s hard to see the wood through the trees (pun entirely intended BAHAHAHA)</w:t>
      </w:r>
    </w:p>
  </w:comment>
  <w:comment w:id="20" w:author="Jeroen Minderman" w:date="2021-08-30T13:13:48Z" w:initials="JM">
    <w:p>
      <w:r>
        <w:rPr>
          <w:rFonts w:cs="" w:ascii="Calibri" w:hAnsi="Calibri"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GB" w:bidi="ar-SA" w:eastAsia="en-US"/>
        </w:rPr>
        <w:t>You mentioned R2 values somewhere in the methods. Where are they reported?</w:t>
      </w:r>
    </w:p>
    <w:p>
      <w:r>
        <w:rPr>
          <w:rFonts w:cs="" w:ascii="Calibri" w:hAnsi="Calibri"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GB" w:bidi="ar-SA" w:eastAsia="en-US"/>
        </w:rPr>
        <w:t>I ask because all the fits shown (Figs S2-S4) look pretty ropey (i.e. the predictions seem restricted to a very very narrow range of observed values)</w:t>
      </w:r>
    </w:p>
  </w:comment>
  <w:comment w:id="21" w:author="Jeroen Minderman" w:date="2021-08-30T13:09:21Z" w:initials="JM">
    <w:p>
      <w:r>
        <w:rPr>
          <w:rFonts w:cs="" w:ascii="Calibri" w:hAnsi="Calibri"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GB" w:bidi="ar-SA" w:eastAsia="en-US"/>
        </w:rPr>
        <w:t>So this is the effect of time, as a residual of a previous analysis? How do you interpret this effect?</w:t>
      </w:r>
    </w:p>
  </w:comment>
  <w:comment w:id="22" w:author="Jeroen Minderman" w:date="2021-08-30T13:32:25Z" w:initials="JM">
    <w:p>
      <w:r>
        <w:rPr>
          <w:rFonts w:cs="" w:ascii="Calibri" w:hAnsi="Calibri"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GB" w:bidi="ar-SA" w:eastAsia="en-US"/>
        </w:rPr>
        <w:t>Greater than what?</w:t>
      </w:r>
    </w:p>
  </w:comment>
  <w:comment w:id="23" w:author="Matthew Nuttall" w:date="2021-07-08T17:11:00Z" w:initials="MN">
    <w:p>
      <w:r>
        <w:rPr>
          <w:rFonts w:ascii="Liberation Serif" w:hAnsi="Liberation Serif" w:eastAsia="DejaVu Sans" w:cs="DejaVu Sans"/>
          <w:sz w:val="24"/>
          <w:szCs w:val="24"/>
          <w:lang w:val="en-US" w:eastAsia="en-US" w:bidi="en-US"/>
        </w:rPr>
        <w:t>These are the largest effects based on the rate ratios which are the exp(coefficient). These are supposed to be what you would multiply the response by to get the new response after a 1 unit increase in the predictor. But the plots below (Fig 2) make it look like the foreign direct investment at 1 year lag is a steeper slope. I’m a bit confused….</w:t>
      </w:r>
    </w:p>
  </w:comment>
  <w:comment w:id="24" w:author="Jeroen Minderman" w:date="2021-08-30T13:25:24Z" w:initials="JM">
    <w:p>
      <w:r>
        <w:rPr>
          <w:rFonts w:cs="" w:ascii="Calibri" w:hAnsi="Calibri" w:eastAsia="Calibri"/>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2"/>
          <w:u w:val="none"/>
          <w:vertAlign w:val="baseline"/>
          <w:em w:val="none"/>
          <w:lang w:val="en-GB" w:bidi="ar-SA" w:eastAsia="en-US"/>
        </w:rPr>
        <w:t>Reply to Matthew Nuttall (08/07/2021, 17:11): "..."</w:t>
      </w:r>
    </w:p>
    <w:p>
      <w:r>
        <w:rPr>
          <w:rFonts w:ascii="Liberation Serif" w:hAnsi="Liberation Serif" w:eastAsia="DejaVu Sans" w:cs="DejaVu Sans"/>
          <w:sz w:val="20"/>
          <w:szCs w:val="24"/>
          <w:lang w:val="en-GB" w:eastAsia="en-US" w:bidi="ar-SA"/>
        </w:rPr>
        <w:t>Sorry, no idea. I don’t really know what you mean by rate ratio tbh… I can’t really comment without having seen the analysis.</w:t>
      </w:r>
    </w:p>
  </w:comment>
  <w:comment w:id="25" w:author="Jeroen Minderman" w:date="2021-08-30T14:01:00Z" w:initials="JM">
    <w:p>
      <w:r>
        <w:rPr>
          <w:rFonts w:cs="" w:ascii="Calibri" w:hAnsi="Calibri"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GB" w:bidi="ar-SA" w:eastAsia="en-US"/>
        </w:rPr>
        <w:t>Suggest change to “as CHANGE in per capita GDP increases”.</w:t>
      </w:r>
    </w:p>
    <w:p>
      <w:r>
        <w:rPr>
          <w:rFonts w:cs="" w:ascii="Calibri" w:hAnsi="Calibri"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GB" w:bidi="ar-SA" w:eastAsia="en-US"/>
        </w:rPr>
        <w:t>I got really confused re “as GDP increases”; that would imply something different?</w:t>
      </w:r>
    </w:p>
  </w:comment>
  <w:comment w:id="26" w:author="Jeroen Minderman" w:date="2021-08-30T13:26:18Z" w:initials="JM">
    <w:p>
      <w:r>
        <w:rPr>
          <w:rFonts w:cs="" w:ascii="Calibri" w:hAnsi="Calibri"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GB" w:bidi="ar-SA" w:eastAsia="en-US"/>
        </w:rPr>
        <w:t xml:space="preserve">A single model? Averaged over multiple models? If so which ones? </w:t>
      </w:r>
    </w:p>
  </w:comment>
  <w:comment w:id="27" w:author="Jeroen Minderman" w:date="2021-08-30T14:04:44Z" w:initials="JM">
    <w:p>
      <w:r>
        <w:rPr>
          <w:rFonts w:cs="" w:ascii="Calibri" w:hAnsi="Calibri"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GB" w:bidi="ar-SA" w:eastAsia="en-US"/>
        </w:rPr>
        <w:t>Ah ok. This needs to be in the caption I think but I’m also confused why this apparently only applies to some not all coefficients? Surely all models were averaged?</w:t>
      </w:r>
    </w:p>
  </w:comment>
  <w:comment w:id="28" w:author="Jeroen Minderman" w:date="2021-08-30T14:11:57Z" w:initials="JM">
    <w:p>
      <w:r>
        <w:rPr>
          <w:rFonts w:cs="" w:ascii="Calibri" w:hAnsi="Calibri"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GB" w:bidi="ar-SA" w:eastAsia="en-US"/>
        </w:rPr>
        <w:t>Theoretically, incredibly unlikely (impossible) to be ==1. So perhaps state &gt;0.99 or sommat?</w:t>
      </w:r>
    </w:p>
  </w:comment>
  <w:comment w:id="29" w:author="Jeroen Minderman" w:date="2021-08-30T14:14:38Z" w:initials="JM">
    <w:p>
      <w:r>
        <w:rPr>
          <w:rFonts w:cs="" w:ascii="Calibri" w:hAnsi="Calibri"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GB" w:bidi="ar-SA" w:eastAsia="en-US"/>
        </w:rPr>
        <w:t>Why? I’m confused about this statement?</w:t>
      </w:r>
    </w:p>
    <w:p>
      <w:r>
        <w:rPr>
          <w:rFonts w:cs="" w:ascii="Calibri" w:hAnsi="Calibri"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bidi="ar-SA" w:val="en-GB" w:eastAsia="en-US"/>
        </w:rPr>
        <w:t xml:space="preserve">I think what these numbers essentially are saying is that accounting for the random effects </w:t>
      </w:r>
      <w:r>
        <w:rPr>
          <w:rFonts w:cs="" w:ascii="Calibri" w:hAnsi="Calibri" w:eastAsia="Calibri"/>
          <w:b/>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bidi="ar-SA" w:val="en-GB" w:eastAsia="en-US"/>
        </w:rPr>
        <w:t>on top of the fixed ones</w:t>
      </w:r>
      <w:r>
        <w:rPr>
          <w:rFonts w:cs="" w:ascii="Calibri" w:hAnsi="Calibri"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bidi="ar-SA" w:val="en-GB" w:eastAsia="en-US"/>
        </w:rPr>
        <w:t>, you effectively get 100% fit. As far as I understood it, the marginal R2 essentially “ignores” the random component, and only says something about how well you do with the fixed effects alone – that doesn’t mean to say that you wouldn’t do at least as well (possibly even better) with the random effects alone?</w:t>
      </w:r>
    </w:p>
    <w:p>
      <w:r>
        <w:rPr>
          <w:rFonts w:cs="" w:ascii="Calibri" w:hAnsi="Calibri"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GB" w:bidi="ar-SA" w:eastAsia="en-US"/>
        </w:rPr>
        <w:t>Marginal R2 of .78 just means your fixed effects are pretty good at predicting stuff.</w:t>
      </w:r>
    </w:p>
    <w:p>
      <w:r>
        <w:rPr>
          <w:rFonts w:cs="" w:ascii="Calibri" w:hAnsi="Calibri"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GB" w:bidi="ar-SA" w:eastAsia="en-US"/>
        </w:rPr>
        <w:t>Stating that “most of variance was explained by the fixed effects” does also not square well with the fact that you then go on to talk about how the marginal coefficients should be effectively ignored because of the huge variance among commues/provinces.</w:t>
      </w:r>
    </w:p>
  </w:comment>
  <w:comment w:id="30" w:author="Jeroen Minderman" w:date="2021-08-30T14:33:03Z" w:initials="JM">
    <w:p>
      <w:r>
        <w:rPr>
          <w:rFonts w:cs="" w:ascii="Calibri" w:hAnsi="Calibri"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GB" w:bidi="ar-SA" w:eastAsia="en-US"/>
        </w:rPr>
        <w:t>Just eyeballing the coefficients and their SE’s, apparently not distinguishable from zero, so not really an effect at all. I’d refrain from commenting on that, tbh. In fact, ELC presence == 0!</w:t>
      </w:r>
    </w:p>
  </w:comment>
  <w:comment w:id="31" w:author="Jeroen Minderman" w:date="2021-08-30T14:34:21Z" w:initials="JM">
    <w:p>
      <w:r>
        <w:rPr>
          <w:rFonts w:cs="" w:ascii="Calibri" w:hAnsi="Calibri"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GB" w:bidi="ar-SA" w:eastAsia="en-US"/>
        </w:rPr>
        <w:t>I think this caveat is great and need to be in, but essentially by this logic the coefficients reported in Table 4 are meaningless then? :)</w:t>
      </w:r>
    </w:p>
  </w:comment>
  <w:comment w:id="32" w:author="Matthew Nuttall" w:date="2021-07-23T13:30:00Z" w:initials="MN">
    <w:p>
      <w:r>
        <w:rPr>
          <w:rFonts w:ascii="Liberation Serif" w:hAnsi="Liberation Serif" w:eastAsia="DejaVu Sans" w:cs="DejaVu Sans"/>
          <w:sz w:val="24"/>
          <w:szCs w:val="24"/>
          <w:lang w:val="en-US" w:eastAsia="en-US" w:bidi="en-US"/>
        </w:rPr>
        <w:t>Need to check/change y axis labels (can’t be both pixels and km2)</w:t>
      </w:r>
    </w:p>
  </w:comment>
  <w:comment w:id="33" w:author="Jeroen Minderman" w:date="2021-08-30T14:37:27Z" w:initials="JM">
    <w:p>
      <w:r>
        <w:rPr>
          <w:rFonts w:cs="" w:ascii="Calibri" w:hAnsi="Calibri"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GB" w:bidi="ar-SA" w:eastAsia="en-US"/>
        </w:rPr>
        <w:t>I don’t think you should refer to models like this in written reports (these are coding shorthands)</w:t>
      </w:r>
    </w:p>
  </w:comment>
  <w:comment w:id="34" w:author="Jeroen Minderman" w:date="2021-08-30T14:38:12Z" w:initials="JM">
    <w:p>
      <w:r>
        <w:rPr>
          <w:rFonts w:cs="" w:ascii="Calibri" w:hAnsi="Calibri"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GB" w:bidi="ar-SA" w:eastAsia="en-US"/>
        </w:rPr>
        <w:t>As above. I think the interpretation/issue here is much the same as the analysis on the commune level.</w:t>
      </w:r>
    </w:p>
  </w:comment>
  <w:comment w:id="35" w:author="Jeroen Minderman" w:date="2021-08-30T14:38:54Z" w:initials="JM">
    <w:p>
      <w:r>
        <w:rPr>
          <w:rFonts w:cs="" w:ascii="Calibri" w:hAnsi="Calibri"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GB" w:bidi="ar-SA" w:eastAsia="en-US"/>
        </w:rPr>
        <w:t>Issues aside, it is interesting that this comes out as one of the stronger predictors, where it was extremely dubious on a commune level. Is it safe to assume that the “presence” of ELC is generally something associated with province, rather than commune?</w:t>
      </w:r>
    </w:p>
  </w:comment>
  <w:comment w:id="36" w:author="Jeroen Minderman" w:date="2021-08-30T14:45:04Z" w:initials="JM">
    <w:p>
      <w:r>
        <w:rPr>
          <w:rFonts w:cs="" w:ascii="Calibri" w:hAnsi="Calibri"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GB" w:bidi="ar-SA" w:eastAsia="en-US"/>
        </w:rPr>
        <w:t>I don’t understand, you mean non-geographically? Surely cluster 1 is geographically contiguous?</w:t>
      </w:r>
    </w:p>
  </w:comment>
  <w:comment w:id="37" w:author="Jeroen Minderman" w:date="2021-08-30T14:48:32Z" w:initials="JM">
    <w:p>
      <w:r>
        <w:rPr>
          <w:rFonts w:cs="" w:ascii="Calibri" w:hAnsi="Calibri"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GB" w:bidi="ar-SA" w:eastAsia="en-US"/>
        </w:rPr>
        <w:t>Figure 12 is fantastic; in fact I think the cluster analysis overall is a super useful bit of work! Nice!</w:t>
      </w:r>
    </w:p>
    <w:p>
      <w:r>
        <w:rPr>
          <w:rFonts w:ascii="Liberation Serif" w:hAnsi="Liberation Serif" w:eastAsia="DejaVu Sans" w:cs="DejaVu Sans"/>
          <w:sz w:val="24"/>
          <w:szCs w:val="24"/>
          <w:lang w:val="en-US" w:eastAsia="en-US" w:bidi="en-US"/>
        </w:rPr>
      </w:r>
    </w:p>
    <w:p>
      <w:r>
        <w:rPr>
          <w:rFonts w:ascii="Calibri" w:hAnsi="Calibri" w:cs=""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en-GB" w:bidi="ar-SA" w:eastAsia="en-US"/>
        </w:rPr>
        <w:t xml:space="preserve">I would say though, it’s possibly better to focus on purely the relationship with </w:t>
      </w:r>
      <w:r>
        <w:rPr>
          <w:rFonts w:ascii="Calibri" w:hAnsi="Calibri" w:cs="" w:eastAsia="Calibri"/>
          <w:b w:val="false"/>
          <w:bCs w:val="false"/>
          <w:i/>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en-GB" w:bidi="ar-SA" w:eastAsia="en-US"/>
        </w:rPr>
        <w:t>environmental</w:t>
      </w:r>
      <w:r>
        <w:rPr>
          <w:rFonts w:ascii="Calibri" w:hAnsi="Calibri" w:cs=""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en-GB" w:bidi="ar-SA" w:eastAsia="en-US"/>
        </w:rPr>
        <w:t xml:space="preserve"> variables with ach of the clusters here. i.e. don’t interpret the relationship with “mean distance to” – I say this because the latter two are actually components of the cluster analysis itself, so if you’re using Fig 12 as an inferential tool for the links between SE factors and environmental factors, including some of the former (which were included in setting  up the clusters in the first place) would be circular?</w:t>
      </w:r>
    </w:p>
    <w:p>
      <w:r>
        <w:rPr>
          <w:rFonts w:ascii="Liberation Serif" w:hAnsi="Liberation Serif" w:eastAsia="DejaVu Sans" w:cs="DejaVu Sans"/>
          <w:sz w:val="24"/>
          <w:szCs w:val="24"/>
          <w:lang w:val="en-US" w:eastAsia="en-US" w:bidi="en-US"/>
        </w:rPr>
      </w:r>
    </w:p>
    <w:p>
      <w:r>
        <w:rPr>
          <w:rFonts w:ascii="Liberation Serif" w:hAnsi="Liberation Serif" w:eastAsia="DejaVu Sans" w:cs="DejaVu Sans"/>
          <w:sz w:val="24"/>
          <w:szCs w:val="24"/>
          <w:lang w:val="en-US" w:eastAsia="en-US" w:bidi="en-US"/>
        </w:rPr>
      </w:r>
    </w:p>
  </w:comment>
  <w:comment w:id="38" w:author="Jeroen Minderman" w:date="2021-08-30T14:42:15Z" w:initials="JM">
    <w:p>
      <w:r>
        <w:rPr>
          <w:rFonts w:cs="" w:ascii="Calibri" w:hAnsi="Calibri"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GB" w:bidi="ar-SA" w:eastAsia="en-US"/>
        </w:rPr>
        <w:t>This looks like a bit of an odd choice of plot. Are these intended just as single values for each grouping? If so, why not plot them as bars? Also is there any point in considering adding prediction uncertainty on top of this?</w:t>
      </w:r>
    </w:p>
  </w:comment>
  <w:comment w:id="39" w:author="Jeroen Minderman" w:date="2021-08-30T15:09:14Z" w:initials="JM">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eastAsia="en-US" w:val="en-GB"/>
        </w:rPr>
        <w:t>Nice! I would perhaps adjust the scale on the y-axis for (c) so you can see the difference between the clusters better.</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 w:name="Times New Roman">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suppressAutoHyphens w:val="true"/>
      <w:bidi w:val="0"/>
      <w:spacing w:lineRule="auto" w:line="259" w:before="0" w:after="160"/>
      <w:jc w:val="left"/>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suppressAutoHyphens w:val="true"/>
      <w:bidi w:val="0"/>
      <w:spacing w:lineRule="auto" w:line="259" w:before="0" w:after="160"/>
      <w:jc w:val="left"/>
      <w:rPr/>
    </w:pPr>
    <w:r>
      <w:rPr/>
    </w:r>
  </w:p>
</w:ftr>
</file>

<file path=word/settings.xml><?xml version="1.0" encoding="utf-8"?>
<w:settings xmlns:w="http://schemas.openxmlformats.org/wordprocessingml/2006/main">
  <w:zoom w:percent="110"/>
  <w:trackRevisions/>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GB"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60fcb"/>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GB" w:eastAsia="en-US" w:bidi="ar-SA"/>
    </w:rPr>
  </w:style>
  <w:style w:type="character" w:styleId="DefaultParagraphFont" w:default="1">
    <w:name w:val="Default Paragraph Font"/>
    <w:uiPriority w:val="1"/>
    <w:unhideWhenUsed/>
    <w:qFormat/>
    <w:rPr/>
  </w:style>
  <w:style w:type="character" w:styleId="Annotationreference">
    <w:name w:val="annotation reference"/>
    <w:basedOn w:val="DefaultParagraphFont"/>
    <w:uiPriority w:val="99"/>
    <w:semiHidden/>
    <w:unhideWhenUsed/>
    <w:qFormat/>
    <w:rsid w:val="00f60fcb"/>
    <w:rPr>
      <w:sz w:val="16"/>
      <w:szCs w:val="16"/>
    </w:rPr>
  </w:style>
  <w:style w:type="character" w:styleId="CommentTextChar" w:customStyle="1">
    <w:name w:val="Comment Text Char"/>
    <w:basedOn w:val="DefaultParagraphFont"/>
    <w:link w:val="CommentText"/>
    <w:uiPriority w:val="99"/>
    <w:qFormat/>
    <w:rsid w:val="00f60fcb"/>
    <w:rPr>
      <w:sz w:val="20"/>
      <w:szCs w:val="20"/>
    </w:rPr>
  </w:style>
  <w:style w:type="character" w:styleId="CommentSubjectChar" w:customStyle="1">
    <w:name w:val="Comment Subject Char"/>
    <w:basedOn w:val="CommentTextChar"/>
    <w:link w:val="CommentSubject"/>
    <w:uiPriority w:val="99"/>
    <w:semiHidden/>
    <w:qFormat/>
    <w:rsid w:val="00147652"/>
    <w:rPr>
      <w:b/>
      <w:bCs/>
      <w:sz w:val="20"/>
      <w:szCs w:val="20"/>
    </w:rPr>
  </w:style>
  <w:style w:type="character" w:styleId="InternetLink">
    <w:name w:val="Hyperlink"/>
    <w:basedOn w:val="DefaultParagraphFont"/>
    <w:uiPriority w:val="99"/>
    <w:unhideWhenUsed/>
    <w:rsid w:val="001e05dc"/>
    <w:rPr>
      <w:color w:val="0563C1" w:themeColor="hyperlink"/>
      <w:u w:val="single"/>
    </w:rPr>
  </w:style>
  <w:style w:type="character" w:styleId="UnresolvedMention">
    <w:name w:val="Unresolved Mention"/>
    <w:basedOn w:val="DefaultParagraphFont"/>
    <w:uiPriority w:val="99"/>
    <w:semiHidden/>
    <w:unhideWhenUsed/>
    <w:qFormat/>
    <w:rsid w:val="001e05dc"/>
    <w:rPr>
      <w:color w:val="605E5C"/>
      <w:shd w:fill="E1DFDD" w:val="clear"/>
    </w:rPr>
  </w:style>
  <w:style w:type="character" w:styleId="HeaderChar" w:customStyle="1">
    <w:name w:val="Header Char"/>
    <w:basedOn w:val="DefaultParagraphFont"/>
    <w:link w:val="Header"/>
    <w:uiPriority w:val="99"/>
    <w:qFormat/>
    <w:rsid w:val="00923f2f"/>
    <w:rPr/>
  </w:style>
  <w:style w:type="character" w:styleId="FooterChar" w:customStyle="1">
    <w:name w:val="Footer Char"/>
    <w:basedOn w:val="DefaultParagraphFont"/>
    <w:link w:val="Footer"/>
    <w:uiPriority w:val="99"/>
    <w:qFormat/>
    <w:rsid w:val="00923f2f"/>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Annotationtext">
    <w:name w:val="annotation text"/>
    <w:basedOn w:val="Normal"/>
    <w:link w:val="CommentTextChar"/>
    <w:uiPriority w:val="99"/>
    <w:unhideWhenUsed/>
    <w:qFormat/>
    <w:rsid w:val="00f60fcb"/>
    <w:pPr>
      <w:spacing w:lineRule="auto" w:line="240"/>
    </w:pPr>
    <w:rPr>
      <w:sz w:val="20"/>
      <w:szCs w:val="20"/>
    </w:rPr>
  </w:style>
  <w:style w:type="paragraph" w:styleId="Bibliography">
    <w:name w:val="Bibliography"/>
    <w:basedOn w:val="Normal"/>
    <w:next w:val="Normal"/>
    <w:uiPriority w:val="37"/>
    <w:unhideWhenUsed/>
    <w:qFormat/>
    <w:rsid w:val="00bf441f"/>
    <w:pPr/>
    <w:rPr/>
  </w:style>
  <w:style w:type="paragraph" w:styleId="Annotationsubject">
    <w:name w:val="annotation subject"/>
    <w:basedOn w:val="Annotationtext"/>
    <w:next w:val="Annotationtext"/>
    <w:link w:val="CommentSubjectChar"/>
    <w:uiPriority w:val="99"/>
    <w:semiHidden/>
    <w:unhideWhenUsed/>
    <w:qFormat/>
    <w:rsid w:val="00147652"/>
    <w:pPr/>
    <w:rPr>
      <w:b/>
      <w:bCs/>
    </w:rPr>
  </w:style>
  <w:style w:type="paragraph" w:styleId="ListParagraph">
    <w:name w:val="List Paragraph"/>
    <w:basedOn w:val="Normal"/>
    <w:uiPriority w:val="34"/>
    <w:qFormat/>
    <w:rsid w:val="00923f2f"/>
    <w:pPr>
      <w:spacing w:before="0" w:after="160"/>
      <w:ind w:left="720" w:hanging="0"/>
      <w:contextualSpacing/>
    </w:pPr>
    <w:rPr/>
  </w:style>
  <w:style w:type="paragraph" w:styleId="HeaderandFooter">
    <w:name w:val="Header and Footer"/>
    <w:basedOn w:val="Normal"/>
    <w:qFormat/>
    <w:pPr/>
    <w:rPr/>
  </w:style>
  <w:style w:type="paragraph" w:styleId="Header">
    <w:name w:val="Header"/>
    <w:basedOn w:val="Normal"/>
    <w:link w:val="HeaderChar"/>
    <w:uiPriority w:val="99"/>
    <w:unhideWhenUsed/>
    <w:rsid w:val="00923f2f"/>
    <w:pPr>
      <w:tabs>
        <w:tab w:val="clear" w:pos="720"/>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923f2f"/>
    <w:pPr>
      <w:tabs>
        <w:tab w:val="clear" w:pos="720"/>
        <w:tab w:val="center" w:pos="4513" w:leader="none"/>
        <w:tab w:val="right" w:pos="9026" w:leader="none"/>
      </w:tabs>
      <w:spacing w:lineRule="auto" w:line="240" w:before="0" w:after="0"/>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1e05dc"/>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www.opendevelopmentcambodia.net/"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footer" Target="footer3.xml"/><Relationship Id="rId18" Type="http://schemas.openxmlformats.org/officeDocument/2006/relationships/comments" Target="comments.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170</TotalTime>
  <Application>LibreOffice/6.4.7.2$Linux_X86_64 LibreOffice_project/40$Build-2</Application>
  <Pages>44</Pages>
  <Words>57771</Words>
  <Characters>329296</Characters>
  <CharactersWithSpaces>386295</CharactersWithSpaces>
  <Paragraphs>772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2021-08-07T18:57:00Z</dcterms:created>
  <dc:creator>Matthew Nuttall</dc:creator>
  <dc:description/>
  <dc:language>en-GB</dc:language>
  <cp:lastModifiedBy>Jeroen Minderman</cp:lastModifiedBy>
  <dcterms:modified xsi:type="dcterms:W3CDTF">2021-08-30T15:09:38Z</dcterms:modified>
  <cp:revision>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y fmtid="{D5CDD505-2E9C-101B-9397-08002B2CF9AE}" pid="8" name="ZOTERO_PREF_1">
    <vt:lpwstr>&lt;data data-version="3" zotero-version="5.0.96.2"&gt;&lt;session id="W8zpdyqj"/&gt;&lt;style id="http://www.zotero.org/styles/elsevier-harvard" hasBibliography="1" bibliographyStyleHasBeenSet="1"/&gt;&lt;prefs&gt;&lt;pref name="fieldType" value="Field"/&gt;&lt;pref name="automaticJourn</vt:lpwstr>
  </property>
  <property fmtid="{D5CDD505-2E9C-101B-9397-08002B2CF9AE}" pid="9" name="ZOTERO_PREF_2">
    <vt:lpwstr>alAbbreviations" value="true"/&gt;&lt;/prefs&gt;&lt;/data&gt;</vt:lpwstr>
  </property>
</Properties>
</file>